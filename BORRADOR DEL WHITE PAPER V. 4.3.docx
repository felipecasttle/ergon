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1997D6" w14:textId="77777777" w:rsidR="00947B9F" w:rsidRPr="00A879E9" w:rsidRDefault="00947B9F">
      <w:pPr>
        <w:pStyle w:val="Sinespaciado"/>
        <w:rPr>
          <w:ins w:id="0" w:author="Heleen Devos" w:date="2018-07-22T17:33:00Z"/>
          <w:rFonts w:asciiTheme="minorHAnsi" w:hAnsiTheme="minorHAnsi"/>
          <w:rPrChange w:id="1" w:author="Heleen Devos" w:date="2018-07-22T17:42:00Z">
            <w:rPr>
              <w:ins w:id="2" w:author="Heleen Devos" w:date="2018-07-22T17:33:00Z"/>
            </w:rPr>
          </w:rPrChange>
        </w:rPr>
        <w:pPrChange w:id="3" w:author="Heleen Devos" w:date="2018-07-22T17:33:00Z">
          <w:pPr>
            <w:pStyle w:val="Prrafodelista"/>
            <w:pBdr>
              <w:top w:val="nil"/>
              <w:left w:val="nil"/>
              <w:bottom w:val="nil"/>
              <w:right w:val="nil"/>
              <w:between w:val="nil"/>
            </w:pBdr>
            <w:ind w:left="1080"/>
          </w:pPr>
        </w:pPrChange>
      </w:pPr>
    </w:p>
    <w:p w14:paraId="30E2C097" w14:textId="77777777" w:rsidR="00947B9F" w:rsidRPr="00A879E9" w:rsidRDefault="00947B9F">
      <w:pPr>
        <w:pStyle w:val="Sinespaciado"/>
        <w:rPr>
          <w:ins w:id="4" w:author="Heleen Devos" w:date="2018-07-22T17:33:00Z"/>
          <w:rFonts w:asciiTheme="minorHAnsi" w:hAnsiTheme="minorHAnsi"/>
          <w:rPrChange w:id="5" w:author="Heleen Devos" w:date="2018-07-22T17:42:00Z">
            <w:rPr>
              <w:ins w:id="6" w:author="Heleen Devos" w:date="2018-07-22T17:33:00Z"/>
            </w:rPr>
          </w:rPrChange>
        </w:rPr>
        <w:pPrChange w:id="7" w:author="Heleen Devos" w:date="2018-07-22T17:33:00Z">
          <w:pPr>
            <w:pStyle w:val="Prrafodelista"/>
            <w:pBdr>
              <w:top w:val="nil"/>
              <w:left w:val="nil"/>
              <w:bottom w:val="nil"/>
              <w:right w:val="nil"/>
              <w:between w:val="nil"/>
            </w:pBdr>
            <w:ind w:left="1080"/>
          </w:pPr>
        </w:pPrChange>
      </w:pPr>
    </w:p>
    <w:p w14:paraId="06031E27" w14:textId="77777777" w:rsidR="00947B9F" w:rsidRPr="00A879E9" w:rsidRDefault="00947B9F">
      <w:pPr>
        <w:pStyle w:val="Sinespaciado"/>
        <w:rPr>
          <w:ins w:id="8" w:author="Heleen Devos" w:date="2018-07-22T17:33:00Z"/>
          <w:rFonts w:asciiTheme="minorHAnsi" w:hAnsiTheme="minorHAnsi"/>
          <w:rPrChange w:id="9" w:author="Heleen Devos" w:date="2018-07-22T17:42:00Z">
            <w:rPr>
              <w:ins w:id="10" w:author="Heleen Devos" w:date="2018-07-22T17:33:00Z"/>
            </w:rPr>
          </w:rPrChange>
        </w:rPr>
        <w:pPrChange w:id="11" w:author="Heleen Devos" w:date="2018-07-22T17:33:00Z">
          <w:pPr>
            <w:pStyle w:val="Prrafodelista"/>
            <w:pBdr>
              <w:top w:val="nil"/>
              <w:left w:val="nil"/>
              <w:bottom w:val="nil"/>
              <w:right w:val="nil"/>
              <w:between w:val="nil"/>
            </w:pBdr>
            <w:ind w:left="1080"/>
          </w:pPr>
        </w:pPrChange>
      </w:pPr>
    </w:p>
    <w:p w14:paraId="40A8619C" w14:textId="77777777" w:rsidR="00947B9F" w:rsidRPr="00A879E9" w:rsidRDefault="00947B9F">
      <w:pPr>
        <w:pStyle w:val="Sinespaciado"/>
        <w:rPr>
          <w:ins w:id="12" w:author="Heleen Devos" w:date="2018-07-22T17:33:00Z"/>
          <w:rFonts w:asciiTheme="minorHAnsi" w:hAnsiTheme="minorHAnsi"/>
          <w:rPrChange w:id="13" w:author="Heleen Devos" w:date="2018-07-22T17:42:00Z">
            <w:rPr>
              <w:ins w:id="14" w:author="Heleen Devos" w:date="2018-07-22T17:33:00Z"/>
            </w:rPr>
          </w:rPrChange>
        </w:rPr>
        <w:pPrChange w:id="15" w:author="Heleen Devos" w:date="2018-07-22T17:33:00Z">
          <w:pPr>
            <w:pStyle w:val="Prrafodelista"/>
            <w:pBdr>
              <w:top w:val="nil"/>
              <w:left w:val="nil"/>
              <w:bottom w:val="nil"/>
              <w:right w:val="nil"/>
              <w:between w:val="nil"/>
            </w:pBdr>
            <w:ind w:left="1080"/>
          </w:pPr>
        </w:pPrChange>
      </w:pPr>
    </w:p>
    <w:p w14:paraId="16B5744B" w14:textId="77777777" w:rsidR="00947B9F" w:rsidRPr="00A879E9" w:rsidRDefault="00947B9F">
      <w:pPr>
        <w:pStyle w:val="Sinespaciado"/>
        <w:rPr>
          <w:ins w:id="16" w:author="Heleen Devos" w:date="2018-07-22T17:33:00Z"/>
          <w:rFonts w:asciiTheme="minorHAnsi" w:hAnsiTheme="minorHAnsi"/>
          <w:rPrChange w:id="17" w:author="Heleen Devos" w:date="2018-07-22T17:42:00Z">
            <w:rPr>
              <w:ins w:id="18" w:author="Heleen Devos" w:date="2018-07-22T17:33:00Z"/>
            </w:rPr>
          </w:rPrChange>
        </w:rPr>
        <w:pPrChange w:id="19" w:author="Heleen Devos" w:date="2018-07-22T17:33:00Z">
          <w:pPr>
            <w:pStyle w:val="Prrafodelista"/>
            <w:pBdr>
              <w:top w:val="nil"/>
              <w:left w:val="nil"/>
              <w:bottom w:val="nil"/>
              <w:right w:val="nil"/>
              <w:between w:val="nil"/>
            </w:pBdr>
            <w:ind w:left="1080"/>
          </w:pPr>
        </w:pPrChange>
      </w:pPr>
    </w:p>
    <w:p w14:paraId="4A3B13D3" w14:textId="5DB8739D" w:rsidR="00441D39" w:rsidRPr="0007379D" w:rsidRDefault="00092521">
      <w:pPr>
        <w:pStyle w:val="Sinespaciado"/>
        <w:rPr>
          <w:rFonts w:asciiTheme="minorHAnsi" w:hAnsiTheme="minorHAnsi"/>
          <w:sz w:val="144"/>
          <w:rPrChange w:id="20" w:author="Heleen Devos" w:date="2018-07-22T18:34:00Z">
            <w:rPr/>
          </w:rPrChange>
        </w:rPr>
        <w:pPrChange w:id="21" w:author="Heleen Devos" w:date="2018-07-22T17:34:00Z">
          <w:pPr>
            <w:pStyle w:val="Prrafodelista"/>
            <w:pBdr>
              <w:top w:val="nil"/>
              <w:left w:val="nil"/>
              <w:bottom w:val="nil"/>
              <w:right w:val="nil"/>
              <w:between w:val="nil"/>
            </w:pBdr>
            <w:ind w:left="1080"/>
          </w:pPr>
        </w:pPrChange>
      </w:pPr>
      <w:del w:id="22" w:author="Heleen Devos" w:date="2018-07-22T17:32:00Z">
        <w:r w:rsidRPr="003E5443" w:rsidDel="00947B9F">
          <w:rPr>
            <w:rFonts w:asciiTheme="minorHAnsi" w:hAnsiTheme="minorHAnsi"/>
            <w:sz w:val="96"/>
            <w:szCs w:val="96"/>
            <w:rPrChange w:id="23" w:author="Heleen Devos" w:date="2018-08-02T15:09:00Z">
              <w:rPr/>
            </w:rPrChange>
          </w:rPr>
          <w:delText>BORRADOR</w:delText>
        </w:r>
        <w:r w:rsidR="00B209F9" w:rsidRPr="003E5443" w:rsidDel="00947B9F">
          <w:rPr>
            <w:rFonts w:asciiTheme="minorHAnsi" w:hAnsiTheme="minorHAnsi"/>
            <w:sz w:val="96"/>
            <w:szCs w:val="96"/>
            <w:rPrChange w:id="24" w:author="Heleen Devos" w:date="2018-08-02T15:09:00Z">
              <w:rPr/>
            </w:rPrChange>
          </w:rPr>
          <w:delText xml:space="preserve"> DEL WHITE PAPER – </w:delText>
        </w:r>
      </w:del>
      <w:r w:rsidR="00B209F9" w:rsidRPr="003E5443">
        <w:rPr>
          <w:rFonts w:asciiTheme="minorHAnsi" w:hAnsiTheme="minorHAnsi"/>
          <w:sz w:val="96"/>
          <w:szCs w:val="96"/>
          <w:rPrChange w:id="25" w:author="Heleen Devos" w:date="2018-08-02T15:09:00Z">
            <w:rPr/>
          </w:rPrChange>
        </w:rPr>
        <w:t>ER</w:t>
      </w:r>
      <w:del w:id="26" w:author="Heleen Devos" w:date="2018-07-22T17:34:00Z">
        <w:r w:rsidR="00B209F9" w:rsidRPr="003E5443" w:rsidDel="00947B9F">
          <w:rPr>
            <w:rFonts w:asciiTheme="minorHAnsi" w:hAnsiTheme="minorHAnsi"/>
            <w:sz w:val="96"/>
            <w:szCs w:val="96"/>
            <w:rPrChange w:id="27" w:author="Heleen Devos" w:date="2018-08-02T15:09:00Z">
              <w:rPr/>
            </w:rPrChange>
          </w:rPr>
          <w:delText>G</w:delText>
        </w:r>
      </w:del>
      <w:ins w:id="28" w:author="Heleen Devos" w:date="2018-08-02T15:09:00Z">
        <w:r w:rsidR="003E5443" w:rsidRPr="003E5443">
          <w:rPr>
            <w:rFonts w:asciiTheme="minorHAnsi" w:hAnsiTheme="minorHAnsi"/>
            <w:sz w:val="96"/>
            <w:szCs w:val="96"/>
            <w:rPrChange w:id="29" w:author="Heleen Devos" w:date="2018-08-02T15:09:00Z">
              <w:rPr>
                <w:rFonts w:asciiTheme="minorHAnsi" w:hAnsiTheme="minorHAnsi"/>
                <w:sz w:val="144"/>
              </w:rPr>
            </w:rPrChange>
          </w:rPr>
          <w:t>G</w:t>
        </w:r>
      </w:ins>
      <w:r w:rsidR="00B209F9" w:rsidRPr="003E5443">
        <w:rPr>
          <w:rFonts w:asciiTheme="minorHAnsi" w:hAnsiTheme="minorHAnsi"/>
          <w:sz w:val="96"/>
          <w:szCs w:val="96"/>
          <w:rPrChange w:id="30" w:author="Heleen Devos" w:date="2018-08-02T15:09:00Z">
            <w:rPr/>
          </w:rPrChange>
        </w:rPr>
        <w:t>ON</w:t>
      </w:r>
      <w:ins w:id="31" w:author="Heleen Devos" w:date="2018-08-02T15:09:00Z">
        <w:r w:rsidR="003E5443" w:rsidRPr="003E5443">
          <w:rPr>
            <w:rFonts w:asciiTheme="minorHAnsi" w:hAnsiTheme="minorHAnsi"/>
            <w:sz w:val="96"/>
            <w:szCs w:val="96"/>
            <w:rPrChange w:id="32" w:author="Heleen Devos" w:date="2018-08-02T15:09:00Z">
              <w:rPr>
                <w:rFonts w:asciiTheme="minorHAnsi" w:hAnsiTheme="minorHAnsi"/>
                <w:sz w:val="144"/>
              </w:rPr>
            </w:rPrChange>
          </w:rPr>
          <w:t xml:space="preserve"> LATAM</w:t>
        </w:r>
      </w:ins>
      <w:del w:id="33" w:author="Heleen Devos" w:date="2018-07-22T17:40:00Z">
        <w:r w:rsidR="00B209F9" w:rsidRPr="00A879E9" w:rsidDel="00A879E9">
          <w:rPr>
            <w:rFonts w:asciiTheme="minorHAnsi" w:hAnsiTheme="minorHAnsi"/>
            <w:sz w:val="144"/>
            <w:rPrChange w:id="34" w:author="Heleen Devos" w:date="2018-07-22T17:44:00Z">
              <w:rPr/>
            </w:rPrChange>
          </w:rPr>
          <w:delText xml:space="preserve"> </w:delText>
        </w:r>
      </w:del>
      <w:ins w:id="35" w:author="Heleen Devos" w:date="2018-07-22T17:40:00Z">
        <w:r w:rsidR="00A879E9" w:rsidRPr="00A879E9">
          <w:rPr>
            <w:rFonts w:asciiTheme="minorHAnsi" w:hAnsiTheme="minorHAnsi"/>
            <w:sz w:val="144"/>
            <w:rPrChange w:id="36" w:author="Heleen Devos" w:date="2018-07-22T17:44:00Z">
              <w:rPr>
                <w:rFonts w:asciiTheme="majorHAnsi" w:hAnsiTheme="majorHAnsi"/>
                <w:sz w:val="48"/>
                <w:szCs w:val="48"/>
              </w:rPr>
            </w:rPrChange>
          </w:rPr>
          <w:t xml:space="preserve">: </w:t>
        </w:r>
      </w:ins>
      <w:ins w:id="37" w:author="Heleen Devos" w:date="2018-07-22T18:34:00Z">
        <w:r w:rsidR="0007379D" w:rsidRPr="0007379D">
          <w:rPr>
            <w:rFonts w:asciiTheme="minorHAnsi" w:hAnsiTheme="minorHAnsi"/>
            <w:sz w:val="96"/>
            <w:rPrChange w:id="38" w:author="Heleen Devos" w:date="2018-07-22T18:35:00Z">
              <w:rPr>
                <w:rFonts w:asciiTheme="minorHAnsi" w:hAnsiTheme="minorHAnsi"/>
                <w:b/>
                <w:sz w:val="28"/>
                <w:u w:val="single"/>
              </w:rPr>
            </w:rPrChange>
          </w:rPr>
          <w:t xml:space="preserve"> </w:t>
        </w:r>
      </w:ins>
      <w:ins w:id="39" w:author="Heleen Devos" w:date="2018-08-02T15:09:00Z">
        <w:r w:rsidR="003E5443">
          <w:rPr>
            <w:rFonts w:asciiTheme="minorHAnsi" w:hAnsiTheme="minorHAnsi"/>
            <w:sz w:val="96"/>
          </w:rPr>
          <w:t xml:space="preserve">Plataforma de </w:t>
        </w:r>
      </w:ins>
      <w:ins w:id="40" w:author="Heleen Devos" w:date="2018-07-22T18:34:00Z">
        <w:r w:rsidR="0007379D" w:rsidRPr="0007379D">
          <w:rPr>
            <w:rFonts w:asciiTheme="minorHAnsi" w:hAnsiTheme="minorHAnsi"/>
            <w:sz w:val="96"/>
            <w:rPrChange w:id="41" w:author="Heleen Devos" w:date="2018-07-22T18:35:00Z">
              <w:rPr>
                <w:rFonts w:asciiTheme="minorHAnsi" w:hAnsiTheme="minorHAnsi"/>
                <w:b/>
                <w:sz w:val="28"/>
                <w:u w:val="single"/>
              </w:rPr>
            </w:rPrChange>
          </w:rPr>
          <w:t>Crowdfunding y Exchange</w:t>
        </w:r>
      </w:ins>
      <w:ins w:id="42" w:author="Heleen Devos" w:date="2018-08-02T15:09:00Z">
        <w:r w:rsidR="003E5443">
          <w:rPr>
            <w:rFonts w:asciiTheme="minorHAnsi" w:hAnsiTheme="minorHAnsi"/>
            <w:sz w:val="96"/>
          </w:rPr>
          <w:t xml:space="preserve"> en Blockchain</w:t>
        </w:r>
      </w:ins>
    </w:p>
    <w:p w14:paraId="5774506E" w14:textId="77777777" w:rsidR="00947B9F" w:rsidRPr="00A879E9" w:rsidRDefault="00947B9F">
      <w:pPr>
        <w:pStyle w:val="Sinespaciado"/>
        <w:rPr>
          <w:ins w:id="43" w:author="Heleen Devos" w:date="2018-07-22T17:34:00Z"/>
          <w:rFonts w:asciiTheme="minorHAnsi" w:hAnsiTheme="minorHAnsi"/>
          <w:rPrChange w:id="44" w:author="Heleen Devos" w:date="2018-07-22T17:42:00Z">
            <w:rPr>
              <w:ins w:id="45" w:author="Heleen Devos" w:date="2018-07-22T17:34:00Z"/>
              <w:rFonts w:asciiTheme="majorHAnsi" w:hAnsiTheme="majorHAnsi"/>
              <w:sz w:val="48"/>
              <w:szCs w:val="48"/>
            </w:rPr>
          </w:rPrChange>
        </w:rPr>
        <w:pPrChange w:id="46" w:author="Heleen Devos" w:date="2018-07-22T17:34:00Z">
          <w:pPr>
            <w:pBdr>
              <w:top w:val="nil"/>
              <w:left w:val="nil"/>
              <w:bottom w:val="nil"/>
              <w:right w:val="nil"/>
              <w:between w:val="nil"/>
            </w:pBdr>
            <w:spacing w:after="0"/>
            <w:contextualSpacing/>
          </w:pPr>
        </w:pPrChange>
      </w:pPr>
    </w:p>
    <w:p w14:paraId="243E7071" w14:textId="77777777" w:rsidR="00947B9F" w:rsidRPr="00A879E9" w:rsidRDefault="00947B9F">
      <w:pPr>
        <w:pStyle w:val="Sinespaciado"/>
        <w:rPr>
          <w:ins w:id="47" w:author="Heleen Devos" w:date="2018-07-22T17:34:00Z"/>
          <w:rFonts w:asciiTheme="minorHAnsi" w:hAnsiTheme="minorHAnsi"/>
          <w:rPrChange w:id="48" w:author="Heleen Devos" w:date="2018-07-22T17:42:00Z">
            <w:rPr>
              <w:ins w:id="49" w:author="Heleen Devos" w:date="2018-07-22T17:34:00Z"/>
              <w:rFonts w:asciiTheme="majorHAnsi" w:hAnsiTheme="majorHAnsi"/>
              <w:sz w:val="48"/>
              <w:szCs w:val="48"/>
            </w:rPr>
          </w:rPrChange>
        </w:rPr>
        <w:pPrChange w:id="50" w:author="Heleen Devos" w:date="2018-07-22T17:34:00Z">
          <w:pPr>
            <w:pBdr>
              <w:top w:val="nil"/>
              <w:left w:val="nil"/>
              <w:bottom w:val="nil"/>
              <w:right w:val="nil"/>
              <w:between w:val="nil"/>
            </w:pBdr>
            <w:spacing w:after="0"/>
            <w:contextualSpacing/>
          </w:pPr>
        </w:pPrChange>
      </w:pPr>
    </w:p>
    <w:p w14:paraId="0A6C68C9" w14:textId="77777777" w:rsidR="00947B9F" w:rsidRPr="00A879E9" w:rsidRDefault="00947B9F">
      <w:pPr>
        <w:pStyle w:val="Sinespaciado"/>
        <w:rPr>
          <w:ins w:id="51" w:author="Heleen Devos" w:date="2018-07-22T17:34:00Z"/>
          <w:rFonts w:asciiTheme="minorHAnsi" w:hAnsiTheme="minorHAnsi"/>
          <w:rPrChange w:id="52" w:author="Heleen Devos" w:date="2018-07-22T17:42:00Z">
            <w:rPr>
              <w:ins w:id="53" w:author="Heleen Devos" w:date="2018-07-22T17:34:00Z"/>
              <w:rFonts w:asciiTheme="majorHAnsi" w:hAnsiTheme="majorHAnsi"/>
              <w:sz w:val="48"/>
              <w:szCs w:val="48"/>
            </w:rPr>
          </w:rPrChange>
        </w:rPr>
        <w:pPrChange w:id="54" w:author="Heleen Devos" w:date="2018-07-22T17:34:00Z">
          <w:pPr>
            <w:pBdr>
              <w:top w:val="nil"/>
              <w:left w:val="nil"/>
              <w:bottom w:val="nil"/>
              <w:right w:val="nil"/>
              <w:between w:val="nil"/>
            </w:pBdr>
            <w:spacing w:after="0"/>
            <w:contextualSpacing/>
          </w:pPr>
        </w:pPrChange>
      </w:pPr>
    </w:p>
    <w:p w14:paraId="66CDBD10" w14:textId="77777777" w:rsidR="00A879E9" w:rsidRDefault="00A879E9">
      <w:pPr>
        <w:pStyle w:val="Sinespaciado"/>
        <w:rPr>
          <w:ins w:id="55" w:author="Heleen Devos" w:date="2018-07-22T17:44:00Z"/>
          <w:rFonts w:asciiTheme="minorHAnsi" w:hAnsiTheme="minorHAnsi"/>
        </w:rPr>
        <w:pPrChange w:id="56" w:author="Heleen Devos" w:date="2018-07-22T17:34:00Z">
          <w:pPr>
            <w:pBdr>
              <w:top w:val="nil"/>
              <w:left w:val="nil"/>
              <w:bottom w:val="nil"/>
              <w:right w:val="nil"/>
              <w:between w:val="nil"/>
            </w:pBdr>
            <w:spacing w:after="0"/>
            <w:contextualSpacing/>
          </w:pPr>
        </w:pPrChange>
      </w:pPr>
    </w:p>
    <w:p w14:paraId="7BFC904D" w14:textId="6FE27113" w:rsidR="00947B9F" w:rsidRPr="00A879E9" w:rsidRDefault="00947B9F">
      <w:pPr>
        <w:pStyle w:val="Sinespaciado"/>
        <w:rPr>
          <w:ins w:id="57" w:author="Heleen Devos" w:date="2018-07-22T17:32:00Z"/>
          <w:rFonts w:asciiTheme="minorHAnsi" w:hAnsiTheme="minorHAnsi"/>
          <w:b/>
          <w:sz w:val="24"/>
          <w:rPrChange w:id="58" w:author="Heleen Devos" w:date="2018-07-22T17:44:00Z">
            <w:rPr>
              <w:ins w:id="59" w:author="Heleen Devos" w:date="2018-07-22T17:32:00Z"/>
            </w:rPr>
          </w:rPrChange>
        </w:rPr>
        <w:pPrChange w:id="60" w:author="Heleen Devos" w:date="2018-07-22T17:34:00Z">
          <w:pPr>
            <w:pBdr>
              <w:top w:val="nil"/>
              <w:left w:val="nil"/>
              <w:bottom w:val="nil"/>
              <w:right w:val="nil"/>
              <w:between w:val="nil"/>
            </w:pBdr>
            <w:spacing w:after="0"/>
            <w:contextualSpacing/>
          </w:pPr>
        </w:pPrChange>
      </w:pPr>
      <w:ins w:id="61" w:author="Heleen Devos" w:date="2018-07-22T17:32:00Z">
        <w:r w:rsidRPr="00A879E9">
          <w:rPr>
            <w:rFonts w:asciiTheme="minorHAnsi" w:hAnsiTheme="minorHAnsi"/>
            <w:b/>
            <w:sz w:val="24"/>
            <w:rPrChange w:id="62" w:author="Heleen Devos" w:date="2018-07-22T17:44:00Z">
              <w:rPr/>
            </w:rPrChange>
          </w:rPr>
          <w:t>WHITE PAPER</w:t>
        </w:r>
      </w:ins>
      <w:ins w:id="63" w:author="Heleen Devos" w:date="2018-07-22T17:35:00Z">
        <w:r w:rsidRPr="00A879E9">
          <w:rPr>
            <w:rFonts w:asciiTheme="minorHAnsi" w:hAnsiTheme="minorHAnsi"/>
            <w:b/>
            <w:sz w:val="24"/>
            <w:rPrChange w:id="64" w:author="Heleen Devos" w:date="2018-07-22T17:44:00Z">
              <w:rPr>
                <w:rFonts w:asciiTheme="majorHAnsi" w:hAnsiTheme="majorHAnsi"/>
                <w:sz w:val="48"/>
                <w:szCs w:val="48"/>
              </w:rPr>
            </w:rPrChange>
          </w:rPr>
          <w:t xml:space="preserve">, </w:t>
        </w:r>
      </w:ins>
      <w:ins w:id="65" w:author="Heleen Devos" w:date="2018-07-22T17:32:00Z">
        <w:r w:rsidRPr="00A879E9">
          <w:rPr>
            <w:rFonts w:asciiTheme="minorHAnsi" w:hAnsiTheme="minorHAnsi"/>
            <w:b/>
            <w:sz w:val="24"/>
            <w:rPrChange w:id="66" w:author="Heleen Devos" w:date="2018-07-22T17:44:00Z">
              <w:rPr>
                <w:rFonts w:asciiTheme="majorHAnsi" w:hAnsiTheme="majorHAnsi"/>
                <w:sz w:val="48"/>
                <w:szCs w:val="48"/>
              </w:rPr>
            </w:rPrChange>
          </w:rPr>
          <w:t xml:space="preserve">borrador </w:t>
        </w:r>
      </w:ins>
      <w:ins w:id="67" w:author="Eduardo Gonzalez" w:date="2018-07-30T15:44:00Z">
        <w:r w:rsidR="0070131F">
          <w:rPr>
            <w:rFonts w:asciiTheme="minorHAnsi" w:hAnsiTheme="minorHAnsi"/>
            <w:b/>
            <w:sz w:val="24"/>
          </w:rPr>
          <w:t>4.</w:t>
        </w:r>
      </w:ins>
      <w:ins w:id="68" w:author="Eduardo Gonzalez" w:date="2018-07-30T16:08:00Z">
        <w:del w:id="69" w:author="Heleen Devos" w:date="2018-08-02T15:10:00Z">
          <w:r w:rsidR="006A51E3" w:rsidDel="003E5443">
            <w:rPr>
              <w:rFonts w:asciiTheme="minorHAnsi" w:hAnsiTheme="minorHAnsi"/>
              <w:b/>
              <w:sz w:val="24"/>
            </w:rPr>
            <w:delText>1</w:delText>
          </w:r>
        </w:del>
      </w:ins>
      <w:ins w:id="70" w:author="Heleen Devos" w:date="2018-08-02T15:10:00Z">
        <w:r w:rsidR="003E5443">
          <w:rPr>
            <w:rFonts w:asciiTheme="minorHAnsi" w:hAnsiTheme="minorHAnsi"/>
            <w:b/>
            <w:sz w:val="24"/>
          </w:rPr>
          <w:t>2</w:t>
        </w:r>
      </w:ins>
      <w:ins w:id="71" w:author="Heleen Devos" w:date="2018-07-22T17:32:00Z">
        <w:del w:id="72" w:author="Eduardo Gonzalez" w:date="2018-07-30T15:44:00Z">
          <w:r w:rsidRPr="00A879E9" w:rsidDel="0070131F">
            <w:rPr>
              <w:rFonts w:asciiTheme="minorHAnsi" w:hAnsiTheme="minorHAnsi"/>
              <w:b/>
              <w:sz w:val="24"/>
              <w:rPrChange w:id="73" w:author="Heleen Devos" w:date="2018-07-22T17:44:00Z">
                <w:rPr>
                  <w:rFonts w:asciiTheme="majorHAnsi" w:hAnsiTheme="majorHAnsi"/>
                  <w:sz w:val="48"/>
                  <w:szCs w:val="48"/>
                </w:rPr>
              </w:rPrChange>
            </w:rPr>
            <w:delText>3.0</w:delText>
          </w:r>
        </w:del>
      </w:ins>
    </w:p>
    <w:p w14:paraId="2338DD66" w14:textId="77777777" w:rsidR="00947B9F" w:rsidRPr="00A879E9" w:rsidRDefault="00947B9F">
      <w:pPr>
        <w:pStyle w:val="Sinespaciado"/>
        <w:rPr>
          <w:ins w:id="74" w:author="Heleen Devos" w:date="2018-07-22T17:34:00Z"/>
          <w:rFonts w:asciiTheme="minorHAnsi" w:hAnsiTheme="minorHAnsi"/>
          <w:sz w:val="24"/>
          <w:rPrChange w:id="75" w:author="Heleen Devos" w:date="2018-07-22T17:44:00Z">
            <w:rPr>
              <w:ins w:id="76" w:author="Heleen Devos" w:date="2018-07-22T17:34:00Z"/>
              <w:rFonts w:asciiTheme="majorHAnsi" w:hAnsiTheme="majorHAnsi"/>
              <w:sz w:val="48"/>
              <w:szCs w:val="48"/>
            </w:rPr>
          </w:rPrChange>
        </w:rPr>
        <w:pPrChange w:id="77" w:author="Heleen Devos" w:date="2018-07-22T17:34:00Z">
          <w:pPr>
            <w:pBdr>
              <w:top w:val="nil"/>
              <w:left w:val="nil"/>
              <w:bottom w:val="nil"/>
              <w:right w:val="nil"/>
              <w:between w:val="nil"/>
            </w:pBdr>
            <w:spacing w:after="0"/>
            <w:contextualSpacing/>
          </w:pPr>
        </w:pPrChange>
      </w:pPr>
    </w:p>
    <w:p w14:paraId="7DDAEE91" w14:textId="77777777" w:rsidR="00A879E9" w:rsidRDefault="00A879E9">
      <w:pPr>
        <w:pStyle w:val="Sinespaciado"/>
        <w:rPr>
          <w:ins w:id="78" w:author="Heleen Devos" w:date="2018-07-22T17:44:00Z"/>
          <w:rFonts w:asciiTheme="minorHAnsi" w:hAnsiTheme="minorHAnsi"/>
          <w:i/>
          <w:sz w:val="24"/>
        </w:rPr>
        <w:pPrChange w:id="79" w:author="Heleen Devos" w:date="2018-07-22T17:34:00Z">
          <w:pPr>
            <w:pBdr>
              <w:top w:val="nil"/>
              <w:left w:val="nil"/>
              <w:bottom w:val="nil"/>
              <w:right w:val="nil"/>
              <w:between w:val="nil"/>
            </w:pBdr>
            <w:spacing w:after="0"/>
            <w:contextualSpacing/>
          </w:pPr>
        </w:pPrChange>
      </w:pPr>
    </w:p>
    <w:p w14:paraId="57925C9B" w14:textId="78A2544F" w:rsidR="00947B9F" w:rsidRPr="00A879E9" w:rsidRDefault="00947B9F">
      <w:pPr>
        <w:pStyle w:val="Sinespaciado"/>
        <w:rPr>
          <w:ins w:id="80" w:author="Heleen Devos" w:date="2018-07-22T17:39:00Z"/>
          <w:rFonts w:asciiTheme="minorHAnsi" w:hAnsiTheme="minorHAnsi"/>
          <w:i/>
          <w:sz w:val="24"/>
          <w:rPrChange w:id="81" w:author="Heleen Devos" w:date="2018-07-22T17:44:00Z">
            <w:rPr>
              <w:ins w:id="82" w:author="Heleen Devos" w:date="2018-07-22T17:39:00Z"/>
              <w:rFonts w:asciiTheme="majorHAnsi" w:hAnsiTheme="majorHAnsi"/>
              <w:i/>
              <w:sz w:val="36"/>
              <w:szCs w:val="48"/>
            </w:rPr>
          </w:rPrChange>
        </w:rPr>
        <w:pPrChange w:id="83" w:author="Heleen Devos" w:date="2018-07-22T17:34:00Z">
          <w:pPr>
            <w:pBdr>
              <w:top w:val="nil"/>
              <w:left w:val="nil"/>
              <w:bottom w:val="nil"/>
              <w:right w:val="nil"/>
              <w:between w:val="nil"/>
            </w:pBdr>
            <w:spacing w:after="0"/>
            <w:contextualSpacing/>
          </w:pPr>
        </w:pPrChange>
      </w:pPr>
      <w:ins w:id="84" w:author="Heleen Devos" w:date="2018-07-22T17:34:00Z">
        <w:del w:id="85" w:author="Eduardo Gonzalez" w:date="2018-07-30T15:44:00Z">
          <w:r w:rsidRPr="00A879E9" w:rsidDel="0070131F">
            <w:rPr>
              <w:rFonts w:asciiTheme="minorHAnsi" w:hAnsiTheme="minorHAnsi"/>
              <w:i/>
              <w:sz w:val="24"/>
              <w:rPrChange w:id="86" w:author="Heleen Devos" w:date="2018-07-22T17:44:00Z">
                <w:rPr>
                  <w:sz w:val="28"/>
                  <w:szCs w:val="28"/>
                </w:rPr>
              </w:rPrChange>
            </w:rPr>
            <w:delText>23</w:delText>
          </w:r>
        </w:del>
      </w:ins>
      <w:ins w:id="87" w:author="Eduardo Gonzalez" w:date="2018-07-30T15:44:00Z">
        <w:del w:id="88" w:author="Heleen Devos" w:date="2018-08-02T15:10:00Z">
          <w:r w:rsidR="0070131F" w:rsidDel="003E5443">
            <w:rPr>
              <w:rFonts w:asciiTheme="minorHAnsi" w:hAnsiTheme="minorHAnsi"/>
              <w:i/>
              <w:sz w:val="24"/>
            </w:rPr>
            <w:delText>30</w:delText>
          </w:r>
        </w:del>
      </w:ins>
      <w:ins w:id="89" w:author="Heleen Devos" w:date="2018-08-02T15:10:00Z">
        <w:r w:rsidR="003E5443">
          <w:rPr>
            <w:rFonts w:asciiTheme="minorHAnsi" w:hAnsiTheme="minorHAnsi"/>
            <w:i/>
            <w:sz w:val="24"/>
          </w:rPr>
          <w:t>2</w:t>
        </w:r>
      </w:ins>
      <w:ins w:id="90" w:author="Heleen Devos" w:date="2018-07-22T17:34:00Z">
        <w:r w:rsidRPr="00A879E9">
          <w:rPr>
            <w:rFonts w:asciiTheme="minorHAnsi" w:hAnsiTheme="minorHAnsi"/>
            <w:i/>
            <w:sz w:val="24"/>
            <w:rPrChange w:id="91" w:author="Heleen Devos" w:date="2018-07-22T17:44:00Z">
              <w:rPr>
                <w:sz w:val="28"/>
                <w:szCs w:val="28"/>
              </w:rPr>
            </w:rPrChange>
          </w:rPr>
          <w:t xml:space="preserve"> de </w:t>
        </w:r>
      </w:ins>
      <w:ins w:id="92" w:author="Heleen Devos" w:date="2018-08-02T15:10:00Z">
        <w:r w:rsidR="003E5443">
          <w:rPr>
            <w:rFonts w:asciiTheme="minorHAnsi" w:hAnsiTheme="minorHAnsi"/>
            <w:i/>
            <w:sz w:val="24"/>
          </w:rPr>
          <w:t>agosto</w:t>
        </w:r>
      </w:ins>
      <w:ins w:id="93" w:author="Heleen Devos" w:date="2018-07-22T17:34:00Z">
        <w:r w:rsidRPr="00A879E9">
          <w:rPr>
            <w:rFonts w:asciiTheme="minorHAnsi" w:hAnsiTheme="minorHAnsi"/>
            <w:i/>
            <w:sz w:val="24"/>
            <w:rPrChange w:id="94" w:author="Heleen Devos" w:date="2018-07-22T17:44:00Z">
              <w:rPr>
                <w:sz w:val="28"/>
                <w:szCs w:val="28"/>
              </w:rPr>
            </w:rPrChange>
          </w:rPr>
          <w:t xml:space="preserve"> 2018</w:t>
        </w:r>
      </w:ins>
    </w:p>
    <w:p w14:paraId="24F79C3F" w14:textId="77777777" w:rsidR="00947B9F" w:rsidRPr="00A879E9" w:rsidRDefault="00947B9F">
      <w:pPr>
        <w:pStyle w:val="Sinespaciado"/>
        <w:rPr>
          <w:ins w:id="95" w:author="Heleen Devos" w:date="2018-07-22T17:39:00Z"/>
          <w:rFonts w:asciiTheme="minorHAnsi" w:hAnsiTheme="minorHAnsi"/>
          <w:sz w:val="24"/>
          <w:rPrChange w:id="96" w:author="Heleen Devos" w:date="2018-07-22T17:44:00Z">
            <w:rPr>
              <w:ins w:id="97" w:author="Heleen Devos" w:date="2018-07-22T17:39:00Z"/>
              <w:rFonts w:asciiTheme="majorHAnsi" w:hAnsiTheme="majorHAnsi"/>
              <w:sz w:val="36"/>
              <w:szCs w:val="48"/>
            </w:rPr>
          </w:rPrChange>
        </w:rPr>
        <w:pPrChange w:id="98" w:author="Heleen Devos" w:date="2018-07-22T17:34:00Z">
          <w:pPr>
            <w:pBdr>
              <w:top w:val="nil"/>
              <w:left w:val="nil"/>
              <w:bottom w:val="nil"/>
              <w:right w:val="nil"/>
              <w:between w:val="nil"/>
            </w:pBdr>
            <w:spacing w:after="0"/>
            <w:contextualSpacing/>
          </w:pPr>
        </w:pPrChange>
      </w:pPr>
    </w:p>
    <w:p w14:paraId="4A31F2FB" w14:textId="77777777" w:rsidR="00947B9F" w:rsidRPr="00A879E9" w:rsidRDefault="00947B9F">
      <w:pPr>
        <w:pStyle w:val="Sinespaciado"/>
        <w:rPr>
          <w:ins w:id="99" w:author="Heleen Devos" w:date="2018-07-22T17:39:00Z"/>
          <w:rFonts w:asciiTheme="minorHAnsi" w:hAnsiTheme="minorHAnsi"/>
          <w:sz w:val="24"/>
          <w:rPrChange w:id="100" w:author="Heleen Devos" w:date="2018-07-22T17:44:00Z">
            <w:rPr>
              <w:ins w:id="101" w:author="Heleen Devos" w:date="2018-07-22T17:39:00Z"/>
              <w:rFonts w:asciiTheme="majorHAnsi" w:hAnsiTheme="majorHAnsi"/>
              <w:sz w:val="36"/>
              <w:szCs w:val="48"/>
            </w:rPr>
          </w:rPrChange>
        </w:rPr>
        <w:pPrChange w:id="102" w:author="Heleen Devos" w:date="2018-07-22T17:34:00Z">
          <w:pPr>
            <w:pBdr>
              <w:top w:val="nil"/>
              <w:left w:val="nil"/>
              <w:bottom w:val="nil"/>
              <w:right w:val="nil"/>
              <w:between w:val="nil"/>
            </w:pBdr>
            <w:spacing w:after="0"/>
            <w:contextualSpacing/>
          </w:pPr>
        </w:pPrChange>
      </w:pPr>
    </w:p>
    <w:p w14:paraId="794355B5" w14:textId="77777777" w:rsidR="00947B9F" w:rsidRPr="00A879E9" w:rsidRDefault="00947B9F">
      <w:pPr>
        <w:pStyle w:val="Sinespaciado"/>
        <w:rPr>
          <w:ins w:id="103" w:author="Heleen Devos" w:date="2018-07-22T17:39:00Z"/>
          <w:rFonts w:asciiTheme="minorHAnsi" w:hAnsiTheme="minorHAnsi"/>
          <w:sz w:val="24"/>
          <w:rPrChange w:id="104" w:author="Heleen Devos" w:date="2018-07-22T17:44:00Z">
            <w:rPr>
              <w:ins w:id="105" w:author="Heleen Devos" w:date="2018-07-22T17:39:00Z"/>
              <w:rFonts w:asciiTheme="majorHAnsi" w:hAnsiTheme="majorHAnsi"/>
              <w:sz w:val="36"/>
              <w:szCs w:val="48"/>
            </w:rPr>
          </w:rPrChange>
        </w:rPr>
        <w:pPrChange w:id="106" w:author="Heleen Devos" w:date="2018-07-22T17:34:00Z">
          <w:pPr>
            <w:pBdr>
              <w:top w:val="nil"/>
              <w:left w:val="nil"/>
              <w:bottom w:val="nil"/>
              <w:right w:val="nil"/>
              <w:between w:val="nil"/>
            </w:pBdr>
            <w:spacing w:after="0"/>
            <w:contextualSpacing/>
          </w:pPr>
        </w:pPrChange>
      </w:pPr>
    </w:p>
    <w:p w14:paraId="273BE862" w14:textId="77777777" w:rsidR="00947B9F" w:rsidRDefault="00947B9F">
      <w:pPr>
        <w:pStyle w:val="Sinespaciado"/>
        <w:rPr>
          <w:ins w:id="107" w:author="Eduardo Gonzalez" w:date="2018-08-07T16:21:00Z"/>
          <w:rFonts w:asciiTheme="minorHAnsi" w:hAnsiTheme="minorHAnsi"/>
          <w:sz w:val="24"/>
        </w:rPr>
        <w:pPrChange w:id="108" w:author="Heleen Devos" w:date="2018-07-22T17:34:00Z">
          <w:pPr>
            <w:pBdr>
              <w:top w:val="nil"/>
              <w:left w:val="nil"/>
              <w:bottom w:val="nil"/>
              <w:right w:val="nil"/>
              <w:between w:val="nil"/>
            </w:pBdr>
            <w:spacing w:after="0"/>
            <w:contextualSpacing/>
          </w:pPr>
        </w:pPrChange>
      </w:pPr>
      <w:ins w:id="109" w:author="Heleen Devos" w:date="2018-07-22T17:39:00Z">
        <w:r w:rsidRPr="00A879E9">
          <w:rPr>
            <w:rFonts w:asciiTheme="minorHAnsi" w:hAnsiTheme="minorHAnsi"/>
            <w:sz w:val="24"/>
            <w:rPrChange w:id="110" w:author="Heleen Devos" w:date="2018-07-22T17:44:00Z">
              <w:rPr>
                <w:rFonts w:asciiTheme="majorHAnsi" w:hAnsiTheme="majorHAnsi"/>
                <w:sz w:val="36"/>
                <w:szCs w:val="48"/>
              </w:rPr>
            </w:rPrChange>
          </w:rPr>
          <w:t>Autores:</w:t>
        </w:r>
      </w:ins>
    </w:p>
    <w:p w14:paraId="3C381EBF" w14:textId="774BA139" w:rsidR="009E410C" w:rsidRDefault="009E410C" w:rsidP="009E410C">
      <w:pPr>
        <w:pStyle w:val="Sinespaciado"/>
        <w:numPr>
          <w:ilvl w:val="0"/>
          <w:numId w:val="21"/>
        </w:numPr>
        <w:rPr>
          <w:ins w:id="111" w:author="Eduardo Gonzalez" w:date="2018-08-07T16:22:00Z"/>
          <w:rFonts w:asciiTheme="minorHAnsi" w:hAnsiTheme="minorHAnsi"/>
        </w:rPr>
      </w:pPr>
      <w:ins w:id="112" w:author="Eduardo Gonzalez" w:date="2018-08-07T16:22:00Z">
        <w:r>
          <w:rPr>
            <w:rFonts w:asciiTheme="minorHAnsi" w:hAnsiTheme="minorHAnsi"/>
          </w:rPr>
          <w:t>Heleen Devos</w:t>
        </w:r>
      </w:ins>
    </w:p>
    <w:p w14:paraId="7E643729" w14:textId="500056E8" w:rsidR="009E410C" w:rsidRPr="00A879E9" w:rsidDel="009E410C" w:rsidRDefault="009E410C">
      <w:pPr>
        <w:pStyle w:val="Sinespaciado"/>
        <w:rPr>
          <w:ins w:id="113" w:author="Heleen Devos" w:date="2018-07-22T17:39:00Z"/>
          <w:del w:id="114" w:author="Eduardo Gonzalez" w:date="2018-08-07T16:22:00Z"/>
          <w:rFonts w:asciiTheme="minorHAnsi" w:hAnsiTheme="minorHAnsi"/>
          <w:sz w:val="24"/>
          <w:rPrChange w:id="115" w:author="Heleen Devos" w:date="2018-07-22T17:44:00Z">
            <w:rPr>
              <w:ins w:id="116" w:author="Heleen Devos" w:date="2018-07-22T17:39:00Z"/>
              <w:del w:id="117" w:author="Eduardo Gonzalez" w:date="2018-08-07T16:22:00Z"/>
              <w:rFonts w:asciiTheme="majorHAnsi" w:hAnsiTheme="majorHAnsi"/>
              <w:sz w:val="36"/>
              <w:szCs w:val="48"/>
            </w:rPr>
          </w:rPrChange>
        </w:rPr>
        <w:pPrChange w:id="118" w:author="Heleen Devos" w:date="2018-07-22T17:34:00Z">
          <w:pPr>
            <w:pBdr>
              <w:top w:val="nil"/>
              <w:left w:val="nil"/>
              <w:bottom w:val="nil"/>
              <w:right w:val="nil"/>
              <w:between w:val="nil"/>
            </w:pBdr>
            <w:spacing w:after="0"/>
            <w:contextualSpacing/>
          </w:pPr>
        </w:pPrChange>
      </w:pPr>
    </w:p>
    <w:p w14:paraId="404EB32B" w14:textId="26E3B474" w:rsidR="00947B9F" w:rsidRDefault="006A790B">
      <w:pPr>
        <w:pStyle w:val="Sinespaciado"/>
        <w:numPr>
          <w:ilvl w:val="0"/>
          <w:numId w:val="21"/>
        </w:numPr>
        <w:rPr>
          <w:ins w:id="119" w:author="Heleen Devos" w:date="2018-07-22T17:44:00Z"/>
          <w:rFonts w:asciiTheme="minorHAnsi" w:hAnsiTheme="minorHAnsi"/>
        </w:rPr>
        <w:pPrChange w:id="120" w:author="Heleen Devos" w:date="2018-07-22T17:44:00Z">
          <w:pPr>
            <w:pBdr>
              <w:top w:val="nil"/>
              <w:left w:val="nil"/>
              <w:bottom w:val="nil"/>
              <w:right w:val="nil"/>
              <w:between w:val="nil"/>
            </w:pBdr>
            <w:spacing w:after="0"/>
            <w:contextualSpacing/>
          </w:pPr>
        </w:pPrChange>
      </w:pPr>
      <w:ins w:id="121" w:author="Bruno Presenti" w:date="2018-07-30T10:43:00Z">
        <w:r>
          <w:rPr>
            <w:rFonts w:asciiTheme="minorHAnsi" w:hAnsiTheme="minorHAnsi"/>
          </w:rPr>
          <w:t xml:space="preserve">Eduardo </w:t>
        </w:r>
      </w:ins>
      <w:ins w:id="122" w:author="Bruno Presenti" w:date="2018-07-30T10:44:00Z">
        <w:r>
          <w:rPr>
            <w:rFonts w:asciiTheme="minorHAnsi" w:hAnsiTheme="minorHAnsi"/>
          </w:rPr>
          <w:t>Andrés</w:t>
        </w:r>
      </w:ins>
      <w:ins w:id="123" w:author="Bruno Presenti" w:date="2018-07-30T10:43:00Z">
        <w:r>
          <w:rPr>
            <w:rFonts w:asciiTheme="minorHAnsi" w:hAnsiTheme="minorHAnsi"/>
          </w:rPr>
          <w:t xml:space="preserve"> Gonz</w:t>
        </w:r>
        <w:del w:id="124" w:author="Eduardo Gonzalez" w:date="2018-07-30T09:57:00Z">
          <w:r w:rsidDel="00C80F91">
            <w:rPr>
              <w:rFonts w:asciiTheme="minorHAnsi" w:hAnsiTheme="minorHAnsi"/>
            </w:rPr>
            <w:delText>a</w:delText>
          </w:r>
        </w:del>
      </w:ins>
      <w:ins w:id="125" w:author="Eduardo Gonzalez" w:date="2018-07-30T09:57:00Z">
        <w:r w:rsidR="00C80F91">
          <w:rPr>
            <w:rFonts w:asciiTheme="minorHAnsi" w:hAnsiTheme="minorHAnsi"/>
          </w:rPr>
          <w:t>á</w:t>
        </w:r>
      </w:ins>
      <w:ins w:id="126" w:author="Bruno Presenti" w:date="2018-07-30T10:43:00Z">
        <w:r>
          <w:rPr>
            <w:rFonts w:asciiTheme="minorHAnsi" w:hAnsiTheme="minorHAnsi"/>
          </w:rPr>
          <w:t>le</w:t>
        </w:r>
      </w:ins>
      <w:ins w:id="127" w:author="Eduardo Gonzalez" w:date="2018-07-30T09:57:00Z">
        <w:r w:rsidR="00C80F91">
          <w:rPr>
            <w:rFonts w:asciiTheme="minorHAnsi" w:hAnsiTheme="minorHAnsi"/>
          </w:rPr>
          <w:t>z</w:t>
        </w:r>
      </w:ins>
      <w:ins w:id="128" w:author="Bruno Presenti" w:date="2018-07-30T10:43:00Z">
        <w:del w:id="129" w:author="Eduardo Gonzalez" w:date="2018-07-30T09:57:00Z">
          <w:r w:rsidDel="00C80F91">
            <w:rPr>
              <w:rFonts w:asciiTheme="minorHAnsi" w:hAnsiTheme="minorHAnsi"/>
            </w:rPr>
            <w:delText>s</w:delText>
          </w:r>
        </w:del>
      </w:ins>
      <w:ins w:id="130" w:author="Bruno Presenti" w:date="2018-07-30T10:44:00Z">
        <w:r>
          <w:rPr>
            <w:rFonts w:asciiTheme="minorHAnsi" w:hAnsiTheme="minorHAnsi"/>
          </w:rPr>
          <w:t xml:space="preserve"> Trives</w:t>
        </w:r>
      </w:ins>
      <w:ins w:id="131" w:author="Heleen Devos" w:date="2018-07-22T17:44:00Z">
        <w:del w:id="132" w:author="Bruno Presenti" w:date="2018-07-30T10:43:00Z">
          <w:r w:rsidR="00A879E9" w:rsidDel="006A790B">
            <w:rPr>
              <w:rFonts w:asciiTheme="minorHAnsi" w:hAnsiTheme="minorHAnsi"/>
            </w:rPr>
            <w:delText>A</w:delText>
          </w:r>
        </w:del>
      </w:ins>
    </w:p>
    <w:p w14:paraId="073CF180" w14:textId="168B85F2" w:rsidR="00A879E9" w:rsidRDefault="00A879E9">
      <w:pPr>
        <w:pStyle w:val="Sinespaciado"/>
        <w:numPr>
          <w:ilvl w:val="0"/>
          <w:numId w:val="21"/>
        </w:numPr>
        <w:rPr>
          <w:ins w:id="133" w:author="Heleen Devos" w:date="2018-07-22T17:44:00Z"/>
          <w:rFonts w:asciiTheme="minorHAnsi" w:hAnsiTheme="minorHAnsi"/>
        </w:rPr>
        <w:pPrChange w:id="134" w:author="Heleen Devos" w:date="2018-07-22T17:44:00Z">
          <w:pPr>
            <w:pBdr>
              <w:top w:val="nil"/>
              <w:left w:val="nil"/>
              <w:bottom w:val="nil"/>
              <w:right w:val="nil"/>
              <w:between w:val="nil"/>
            </w:pBdr>
            <w:spacing w:after="0"/>
            <w:contextualSpacing/>
          </w:pPr>
        </w:pPrChange>
      </w:pPr>
      <w:ins w:id="135" w:author="Heleen Devos" w:date="2018-07-22T17:44:00Z">
        <w:r>
          <w:rPr>
            <w:rFonts w:asciiTheme="minorHAnsi" w:hAnsiTheme="minorHAnsi"/>
          </w:rPr>
          <w:t>B</w:t>
        </w:r>
      </w:ins>
      <w:ins w:id="136" w:author="Bruno Presenti" w:date="2018-07-30T10:44:00Z">
        <w:r w:rsidR="006A790B">
          <w:rPr>
            <w:rFonts w:asciiTheme="minorHAnsi" w:hAnsiTheme="minorHAnsi"/>
          </w:rPr>
          <w:t>runo Presenti</w:t>
        </w:r>
      </w:ins>
    </w:p>
    <w:p w14:paraId="2DB6B5B3" w14:textId="4AA7B3E4" w:rsidR="00A879E9" w:rsidDel="006A790B" w:rsidRDefault="00A879E9">
      <w:pPr>
        <w:pStyle w:val="Sinespaciado"/>
        <w:ind w:left="720"/>
        <w:rPr>
          <w:ins w:id="137" w:author="Heleen Devos" w:date="2018-07-22T17:44:00Z"/>
          <w:del w:id="138" w:author="Bruno Presenti" w:date="2018-07-30T10:44:00Z"/>
          <w:rFonts w:asciiTheme="minorHAnsi" w:hAnsiTheme="minorHAnsi"/>
        </w:rPr>
        <w:pPrChange w:id="139" w:author="Bruno Presenti" w:date="2018-07-30T10:44:00Z">
          <w:pPr>
            <w:pBdr>
              <w:top w:val="nil"/>
              <w:left w:val="nil"/>
              <w:bottom w:val="nil"/>
              <w:right w:val="nil"/>
              <w:between w:val="nil"/>
            </w:pBdr>
            <w:spacing w:after="0"/>
            <w:contextualSpacing/>
          </w:pPr>
        </w:pPrChange>
      </w:pPr>
      <w:ins w:id="140" w:author="Heleen Devos" w:date="2018-07-22T17:44:00Z">
        <w:del w:id="141" w:author="Bruno Presenti" w:date="2018-07-30T10:44:00Z">
          <w:r w:rsidDel="006A790B">
            <w:rPr>
              <w:rFonts w:asciiTheme="minorHAnsi" w:hAnsiTheme="minorHAnsi"/>
            </w:rPr>
            <w:delText>C</w:delText>
          </w:r>
        </w:del>
      </w:ins>
    </w:p>
    <w:p w14:paraId="2D630446" w14:textId="704F0929" w:rsidR="00A879E9" w:rsidRPr="006A790B" w:rsidDel="006A790B" w:rsidRDefault="00A879E9">
      <w:pPr>
        <w:pStyle w:val="Sinespaciado"/>
        <w:ind w:left="720"/>
        <w:rPr>
          <w:ins w:id="142" w:author="Heleen Devos" w:date="2018-07-22T17:44:00Z"/>
          <w:del w:id="143" w:author="Bruno Presenti" w:date="2018-07-30T10:44:00Z"/>
          <w:rFonts w:asciiTheme="minorHAnsi" w:hAnsiTheme="minorHAnsi"/>
        </w:rPr>
        <w:pPrChange w:id="144" w:author="Bruno Presenti" w:date="2018-07-30T10:44:00Z">
          <w:pPr>
            <w:pBdr>
              <w:top w:val="nil"/>
              <w:left w:val="nil"/>
              <w:bottom w:val="nil"/>
              <w:right w:val="nil"/>
              <w:between w:val="nil"/>
            </w:pBdr>
            <w:spacing w:after="0"/>
            <w:contextualSpacing/>
          </w:pPr>
        </w:pPrChange>
      </w:pPr>
      <w:ins w:id="145" w:author="Heleen Devos" w:date="2018-07-22T17:44:00Z">
        <w:del w:id="146" w:author="Bruno Presenti" w:date="2018-07-30T10:44:00Z">
          <w:r w:rsidRPr="006A790B" w:rsidDel="006A790B">
            <w:rPr>
              <w:rFonts w:asciiTheme="minorHAnsi" w:hAnsiTheme="minorHAnsi"/>
            </w:rPr>
            <w:delText>D</w:delText>
          </w:r>
        </w:del>
      </w:ins>
    </w:p>
    <w:p w14:paraId="1EAD1017" w14:textId="053389E8" w:rsidR="00A879E9" w:rsidRPr="006A790B" w:rsidDel="006A790B" w:rsidRDefault="00A879E9">
      <w:pPr>
        <w:pStyle w:val="Sinespaciado"/>
        <w:ind w:left="720"/>
        <w:rPr>
          <w:ins w:id="147" w:author="Heleen Devos" w:date="2018-07-22T17:44:00Z"/>
          <w:del w:id="148" w:author="Bruno Presenti" w:date="2018-07-30T10:44:00Z"/>
          <w:rFonts w:asciiTheme="minorHAnsi" w:hAnsiTheme="minorHAnsi"/>
        </w:rPr>
        <w:pPrChange w:id="149" w:author="Bruno Presenti" w:date="2018-07-30T10:44:00Z">
          <w:pPr>
            <w:pBdr>
              <w:top w:val="nil"/>
              <w:left w:val="nil"/>
              <w:bottom w:val="nil"/>
              <w:right w:val="nil"/>
              <w:between w:val="nil"/>
            </w:pBdr>
            <w:spacing w:after="0"/>
            <w:contextualSpacing/>
          </w:pPr>
        </w:pPrChange>
      </w:pPr>
      <w:ins w:id="150" w:author="Heleen Devos" w:date="2018-07-22T17:44:00Z">
        <w:del w:id="151" w:author="Bruno Presenti" w:date="2018-07-30T10:44:00Z">
          <w:r w:rsidRPr="006A790B" w:rsidDel="006A790B">
            <w:rPr>
              <w:rFonts w:asciiTheme="minorHAnsi" w:hAnsiTheme="minorHAnsi"/>
            </w:rPr>
            <w:delText>E</w:delText>
          </w:r>
        </w:del>
      </w:ins>
    </w:p>
    <w:p w14:paraId="231F5CB0" w14:textId="253E4513" w:rsidR="00A879E9" w:rsidRPr="006A790B" w:rsidRDefault="00A879E9">
      <w:pPr>
        <w:pStyle w:val="Sinespaciado"/>
        <w:ind w:left="720"/>
        <w:rPr>
          <w:ins w:id="152" w:author="Heleen Devos" w:date="2018-07-22T17:31:00Z"/>
          <w:rFonts w:asciiTheme="minorHAnsi" w:hAnsiTheme="minorHAnsi"/>
          <w:rPrChange w:id="153" w:author="Bruno Presenti" w:date="2018-07-30T10:44:00Z">
            <w:rPr>
              <w:ins w:id="154" w:author="Heleen Devos" w:date="2018-07-22T17:31:00Z"/>
              <w:sz w:val="28"/>
              <w:szCs w:val="28"/>
            </w:rPr>
          </w:rPrChange>
        </w:rPr>
        <w:pPrChange w:id="155" w:author="Bruno Presenti" w:date="2018-07-30T10:44:00Z">
          <w:pPr>
            <w:pBdr>
              <w:top w:val="nil"/>
              <w:left w:val="nil"/>
              <w:bottom w:val="nil"/>
              <w:right w:val="nil"/>
              <w:between w:val="nil"/>
            </w:pBdr>
            <w:spacing w:after="0"/>
            <w:contextualSpacing/>
          </w:pPr>
        </w:pPrChange>
      </w:pPr>
      <w:ins w:id="156" w:author="Heleen Devos" w:date="2018-07-22T17:44:00Z">
        <w:del w:id="157" w:author="Bruno Presenti" w:date="2018-07-30T10:44:00Z">
          <w:r w:rsidRPr="006A790B" w:rsidDel="006A790B">
            <w:rPr>
              <w:rFonts w:asciiTheme="minorHAnsi" w:hAnsiTheme="minorHAnsi"/>
            </w:rPr>
            <w:delText>F</w:delText>
          </w:r>
        </w:del>
      </w:ins>
    </w:p>
    <w:p w14:paraId="263C61F9" w14:textId="77777777" w:rsidR="00947B9F" w:rsidRPr="00A879E9" w:rsidRDefault="00947B9F">
      <w:pPr>
        <w:pStyle w:val="Sinespaciado"/>
        <w:rPr>
          <w:ins w:id="158" w:author="Heleen Devos" w:date="2018-07-22T17:31:00Z"/>
          <w:rFonts w:asciiTheme="minorHAnsi" w:hAnsiTheme="minorHAnsi"/>
          <w:rPrChange w:id="159" w:author="Heleen Devos" w:date="2018-07-22T17:42:00Z">
            <w:rPr>
              <w:ins w:id="160" w:author="Heleen Devos" w:date="2018-07-22T17:31:00Z"/>
              <w:sz w:val="28"/>
              <w:szCs w:val="28"/>
            </w:rPr>
          </w:rPrChange>
        </w:rPr>
        <w:pPrChange w:id="161" w:author="Heleen Devos" w:date="2018-07-22T17:34:00Z">
          <w:pPr>
            <w:pBdr>
              <w:top w:val="nil"/>
              <w:left w:val="nil"/>
              <w:bottom w:val="nil"/>
              <w:right w:val="nil"/>
              <w:between w:val="nil"/>
            </w:pBdr>
            <w:spacing w:after="0"/>
            <w:contextualSpacing/>
          </w:pPr>
        </w:pPrChange>
      </w:pPr>
    </w:p>
    <w:p w14:paraId="75874FC4" w14:textId="77777777" w:rsidR="00947B9F" w:rsidRPr="00A879E9" w:rsidRDefault="00947B9F">
      <w:pPr>
        <w:pStyle w:val="Sinespaciado"/>
        <w:rPr>
          <w:ins w:id="162" w:author="Heleen Devos" w:date="2018-07-22T17:31:00Z"/>
          <w:rFonts w:asciiTheme="minorHAnsi" w:hAnsiTheme="minorHAnsi"/>
          <w:b/>
          <w:u w:val="single"/>
          <w:rPrChange w:id="163" w:author="Heleen Devos" w:date="2018-07-22T17:42:00Z">
            <w:rPr>
              <w:ins w:id="164" w:author="Heleen Devos" w:date="2018-07-22T17:31:00Z"/>
              <w:b/>
              <w:sz w:val="28"/>
              <w:szCs w:val="28"/>
              <w:u w:val="single"/>
            </w:rPr>
          </w:rPrChange>
        </w:rPr>
        <w:pPrChange w:id="165" w:author="Heleen Devos" w:date="2018-07-22T17:34:00Z">
          <w:pPr/>
        </w:pPrChange>
      </w:pPr>
      <w:ins w:id="166" w:author="Heleen Devos" w:date="2018-07-22T17:31:00Z">
        <w:r w:rsidRPr="00A879E9">
          <w:rPr>
            <w:rFonts w:asciiTheme="minorHAnsi" w:hAnsiTheme="minorHAnsi"/>
            <w:b/>
            <w:u w:val="single"/>
            <w:rPrChange w:id="167" w:author="Heleen Devos" w:date="2018-07-22T17:42:00Z">
              <w:rPr>
                <w:b/>
                <w:sz w:val="28"/>
                <w:szCs w:val="28"/>
                <w:u w:val="single"/>
              </w:rPr>
            </w:rPrChange>
          </w:rPr>
          <w:br w:type="page"/>
        </w:r>
      </w:ins>
    </w:p>
    <w:p w14:paraId="630C08E3" w14:textId="25AFCF44" w:rsidR="00947B9F" w:rsidRPr="00A879E9" w:rsidRDefault="00A879E9" w:rsidP="00B44284">
      <w:pPr>
        <w:pBdr>
          <w:top w:val="nil"/>
          <w:left w:val="nil"/>
          <w:bottom w:val="nil"/>
          <w:right w:val="nil"/>
          <w:between w:val="nil"/>
        </w:pBdr>
        <w:spacing w:after="0"/>
        <w:contextualSpacing/>
        <w:rPr>
          <w:rFonts w:asciiTheme="minorHAnsi" w:hAnsiTheme="minorHAnsi"/>
          <w:b/>
          <w:sz w:val="28"/>
          <w:u w:val="single"/>
          <w:rPrChange w:id="168" w:author="Heleen Devos" w:date="2018-07-22T17:46:00Z">
            <w:rPr>
              <w:b/>
              <w:sz w:val="28"/>
              <w:szCs w:val="28"/>
              <w:u w:val="single"/>
            </w:rPr>
          </w:rPrChange>
        </w:rPr>
      </w:pPr>
      <w:ins w:id="169" w:author="Heleen Devos" w:date="2018-07-22T17:45:00Z">
        <w:r w:rsidRPr="00A879E9">
          <w:rPr>
            <w:rFonts w:asciiTheme="minorHAnsi" w:hAnsiTheme="minorHAnsi"/>
            <w:b/>
            <w:sz w:val="28"/>
            <w:u w:val="single"/>
            <w:rPrChange w:id="170" w:author="Heleen Devos" w:date="2018-07-22T17:46:00Z">
              <w:rPr>
                <w:rFonts w:asciiTheme="minorHAnsi" w:hAnsiTheme="minorHAnsi"/>
                <w:b/>
                <w:u w:val="single"/>
              </w:rPr>
            </w:rPrChange>
          </w:rPr>
          <w:lastRenderedPageBreak/>
          <w:t>Resumen ejecutivo</w:t>
        </w:r>
      </w:ins>
      <w:ins w:id="171" w:author="Heleen Devos" w:date="2018-07-22T18:22:00Z">
        <w:r w:rsidR="00D40843">
          <w:rPr>
            <w:rFonts w:asciiTheme="minorHAnsi" w:hAnsiTheme="minorHAnsi"/>
            <w:b/>
            <w:sz w:val="28"/>
            <w:u w:val="single"/>
          </w:rPr>
          <w:t xml:space="preserve"> (abstract)</w:t>
        </w:r>
      </w:ins>
    </w:p>
    <w:p w14:paraId="60ECC1CB" w14:textId="77777777" w:rsidR="00A879E9" w:rsidRDefault="00A879E9">
      <w:pPr>
        <w:pBdr>
          <w:top w:val="nil"/>
          <w:left w:val="nil"/>
          <w:bottom w:val="nil"/>
          <w:right w:val="nil"/>
          <w:between w:val="nil"/>
        </w:pBdr>
        <w:rPr>
          <w:ins w:id="172" w:author="Heleen Devos" w:date="2018-07-22T17:45:00Z"/>
          <w:rFonts w:asciiTheme="minorHAnsi" w:hAnsiTheme="minorHAnsi" w:cs="Courier New"/>
          <w:b/>
          <w:color w:val="000000"/>
          <w:u w:val="single"/>
        </w:rPr>
        <w:pPrChange w:id="173" w:author="Heleen Devos" w:date="2018-07-22T17:45:00Z">
          <w:pPr>
            <w:pStyle w:val="Prrafodelista"/>
            <w:numPr>
              <w:numId w:val="8"/>
            </w:numPr>
            <w:pBdr>
              <w:top w:val="nil"/>
              <w:left w:val="nil"/>
              <w:bottom w:val="nil"/>
              <w:right w:val="nil"/>
              <w:between w:val="nil"/>
            </w:pBdr>
            <w:ind w:left="1080" w:hanging="720"/>
          </w:pPr>
        </w:pPrChange>
      </w:pPr>
    </w:p>
    <w:p w14:paraId="1FD56ABD" w14:textId="2D7201DD" w:rsidR="00A879E9" w:rsidRPr="00A879E9" w:rsidRDefault="00A879E9">
      <w:pPr>
        <w:pBdr>
          <w:top w:val="nil"/>
          <w:left w:val="nil"/>
          <w:bottom w:val="nil"/>
          <w:right w:val="nil"/>
          <w:between w:val="nil"/>
        </w:pBdr>
        <w:rPr>
          <w:ins w:id="174" w:author="Heleen Devos" w:date="2018-07-22T17:44:00Z"/>
          <w:rFonts w:asciiTheme="minorHAnsi" w:hAnsiTheme="minorHAnsi" w:cs="Courier New"/>
          <w:color w:val="000000"/>
          <w:rPrChange w:id="175" w:author="Heleen Devos" w:date="2018-07-22T17:45:00Z">
            <w:rPr>
              <w:ins w:id="176" w:author="Heleen Devos" w:date="2018-07-22T17:44:00Z"/>
            </w:rPr>
          </w:rPrChange>
        </w:rPr>
        <w:pPrChange w:id="177" w:author="Heleen Devos" w:date="2018-07-22T17:45:00Z">
          <w:pPr>
            <w:pStyle w:val="Prrafodelista"/>
            <w:numPr>
              <w:numId w:val="8"/>
            </w:numPr>
            <w:pBdr>
              <w:top w:val="nil"/>
              <w:left w:val="nil"/>
              <w:bottom w:val="nil"/>
              <w:right w:val="nil"/>
              <w:between w:val="nil"/>
            </w:pBdr>
            <w:ind w:left="1080" w:hanging="720"/>
          </w:pPr>
        </w:pPrChange>
      </w:pPr>
      <w:ins w:id="178" w:author="Heleen Devos" w:date="2018-07-22T17:45:00Z">
        <w:r w:rsidRPr="00A879E9">
          <w:rPr>
            <w:rFonts w:asciiTheme="minorHAnsi" w:hAnsiTheme="minorHAnsi" w:cs="Courier New"/>
            <w:color w:val="000000"/>
            <w:rPrChange w:id="179" w:author="Heleen Devos" w:date="2018-07-22T17:45:00Z">
              <w:rPr>
                <w:rFonts w:asciiTheme="minorHAnsi" w:hAnsiTheme="minorHAnsi" w:cs="Courier New"/>
                <w:b/>
                <w:color w:val="000000"/>
                <w:u w:val="single"/>
              </w:rPr>
            </w:rPrChange>
          </w:rPr>
          <w:t>(</w:t>
        </w:r>
      </w:ins>
      <w:ins w:id="180" w:author="Heleen Devos" w:date="2018-07-22T18:23:00Z">
        <w:r w:rsidR="00D40843">
          <w:rPr>
            <w:rFonts w:asciiTheme="minorHAnsi" w:hAnsiTheme="minorHAnsi" w:cs="Courier New"/>
            <w:color w:val="000000"/>
          </w:rPr>
          <w:t>media</w:t>
        </w:r>
      </w:ins>
      <w:ins w:id="181" w:author="Heleen Devos" w:date="2018-07-22T17:45:00Z">
        <w:r w:rsidRPr="00A879E9">
          <w:rPr>
            <w:rFonts w:asciiTheme="minorHAnsi" w:hAnsiTheme="minorHAnsi" w:cs="Courier New"/>
            <w:color w:val="000000"/>
            <w:rPrChange w:id="182" w:author="Heleen Devos" w:date="2018-07-22T17:45:00Z">
              <w:rPr>
                <w:rFonts w:asciiTheme="minorHAnsi" w:hAnsiTheme="minorHAnsi" w:cs="Courier New"/>
                <w:b/>
                <w:color w:val="000000"/>
                <w:u w:val="single"/>
              </w:rPr>
            </w:rPrChange>
          </w:rPr>
          <w:t xml:space="preserve"> pagina)</w:t>
        </w:r>
      </w:ins>
    </w:p>
    <w:p w14:paraId="75D3650E" w14:textId="77777777" w:rsidR="00A879E9" w:rsidRDefault="00A879E9">
      <w:pPr>
        <w:pStyle w:val="Prrafodelista"/>
        <w:pBdr>
          <w:top w:val="nil"/>
          <w:left w:val="nil"/>
          <w:bottom w:val="nil"/>
          <w:right w:val="nil"/>
          <w:between w:val="nil"/>
        </w:pBdr>
        <w:ind w:left="1080"/>
        <w:rPr>
          <w:ins w:id="183" w:author="Heleen Devos" w:date="2018-07-22T17:44:00Z"/>
          <w:rFonts w:asciiTheme="minorHAnsi" w:hAnsiTheme="minorHAnsi" w:cs="Courier New"/>
          <w:b/>
          <w:color w:val="000000"/>
          <w:u w:val="single"/>
        </w:rPr>
        <w:pPrChange w:id="184" w:author="Heleen Devos" w:date="2018-07-22T17:44:00Z">
          <w:pPr>
            <w:pStyle w:val="Prrafodelista"/>
            <w:numPr>
              <w:numId w:val="8"/>
            </w:numPr>
            <w:pBdr>
              <w:top w:val="nil"/>
              <w:left w:val="nil"/>
              <w:bottom w:val="nil"/>
              <w:right w:val="nil"/>
              <w:between w:val="nil"/>
            </w:pBdr>
            <w:ind w:left="1080" w:hanging="720"/>
          </w:pPr>
        </w:pPrChange>
      </w:pPr>
    </w:p>
    <w:p w14:paraId="37C2D663" w14:textId="77777777" w:rsidR="00A879E9" w:rsidRDefault="00A879E9">
      <w:pPr>
        <w:rPr>
          <w:ins w:id="185" w:author="Heleen Devos" w:date="2018-07-22T17:45:00Z"/>
          <w:rFonts w:asciiTheme="minorHAnsi" w:hAnsiTheme="minorHAnsi" w:cs="Courier New"/>
          <w:b/>
          <w:color w:val="000000"/>
          <w:u w:val="single"/>
        </w:rPr>
      </w:pPr>
      <w:ins w:id="186" w:author="Heleen Devos" w:date="2018-07-22T17:45:00Z">
        <w:r>
          <w:rPr>
            <w:rFonts w:asciiTheme="minorHAnsi" w:hAnsiTheme="minorHAnsi" w:cs="Courier New"/>
            <w:b/>
            <w:color w:val="000000"/>
            <w:u w:val="single"/>
          </w:rPr>
          <w:br w:type="page"/>
        </w:r>
        <w:bookmarkStart w:id="187" w:name="_GoBack"/>
        <w:bookmarkEnd w:id="187"/>
      </w:ins>
    </w:p>
    <w:p w14:paraId="5C3CFF18" w14:textId="77777777" w:rsidR="001F16FB" w:rsidRPr="009200FD" w:rsidRDefault="00A879E9">
      <w:pPr>
        <w:pBdr>
          <w:top w:val="nil"/>
          <w:left w:val="nil"/>
          <w:bottom w:val="nil"/>
          <w:right w:val="nil"/>
          <w:between w:val="nil"/>
        </w:pBdr>
        <w:spacing w:after="0"/>
        <w:contextualSpacing/>
        <w:rPr>
          <w:ins w:id="188" w:author="Heleen Devos" w:date="2018-07-22T17:48:00Z"/>
          <w:rFonts w:asciiTheme="minorHAnsi" w:hAnsiTheme="minorHAnsi"/>
          <w:b/>
          <w:sz w:val="28"/>
          <w:u w:val="single"/>
          <w:lang w:val="en-US"/>
          <w:rPrChange w:id="189" w:author="Marianela Bacigalupo" w:date="2018-08-05T10:15:00Z">
            <w:rPr>
              <w:ins w:id="190" w:author="Heleen Devos" w:date="2018-07-22T17:48:00Z"/>
              <w:rFonts w:asciiTheme="minorHAnsi" w:hAnsiTheme="minorHAnsi"/>
              <w:b/>
              <w:sz w:val="28"/>
              <w:u w:val="single"/>
            </w:rPr>
          </w:rPrChange>
        </w:rPr>
        <w:pPrChange w:id="191" w:author="Heleen Devos" w:date="2018-07-22T18:03:00Z">
          <w:pPr/>
        </w:pPrChange>
      </w:pPr>
      <w:ins w:id="192" w:author="Heleen Devos" w:date="2018-07-22T17:45:00Z">
        <w:r w:rsidRPr="009200FD">
          <w:rPr>
            <w:rFonts w:asciiTheme="minorHAnsi" w:hAnsiTheme="minorHAnsi"/>
            <w:b/>
            <w:sz w:val="28"/>
            <w:u w:val="single"/>
            <w:lang w:val="en-US"/>
            <w:rPrChange w:id="193" w:author="Marianela Bacigalupo" w:date="2018-08-05T10:15:00Z">
              <w:rPr>
                <w:rFonts w:asciiTheme="minorHAnsi" w:hAnsiTheme="minorHAnsi" w:cs="Courier New"/>
                <w:b/>
                <w:color w:val="000000"/>
                <w:u w:val="single"/>
              </w:rPr>
            </w:rPrChange>
          </w:rPr>
          <w:lastRenderedPageBreak/>
          <w:t>Contenidos</w:t>
        </w:r>
      </w:ins>
    </w:p>
    <w:p w14:paraId="61445231" w14:textId="77777777" w:rsidR="001F16FB" w:rsidRPr="009200FD" w:rsidRDefault="001F16FB">
      <w:pPr>
        <w:pBdr>
          <w:top w:val="nil"/>
          <w:left w:val="nil"/>
          <w:bottom w:val="nil"/>
          <w:right w:val="nil"/>
          <w:between w:val="nil"/>
        </w:pBdr>
        <w:spacing w:after="0"/>
        <w:contextualSpacing/>
        <w:rPr>
          <w:ins w:id="194" w:author="Heleen Devos" w:date="2018-08-02T15:12:00Z"/>
          <w:rFonts w:asciiTheme="minorHAnsi" w:hAnsiTheme="minorHAnsi"/>
          <w:b/>
          <w:sz w:val="28"/>
          <w:u w:val="single"/>
          <w:lang w:val="en-US"/>
          <w:rPrChange w:id="195" w:author="Marianela Bacigalupo" w:date="2018-08-05T10:15:00Z">
            <w:rPr>
              <w:ins w:id="196" w:author="Heleen Devos" w:date="2018-08-02T15:12:00Z"/>
              <w:rFonts w:asciiTheme="minorHAnsi" w:hAnsiTheme="minorHAnsi"/>
              <w:b/>
              <w:sz w:val="28"/>
              <w:u w:val="single"/>
            </w:rPr>
          </w:rPrChange>
        </w:rPr>
        <w:pPrChange w:id="197" w:author="Heleen Devos" w:date="2018-07-22T18:03:00Z">
          <w:pPr/>
        </w:pPrChange>
      </w:pPr>
    </w:p>
    <w:p w14:paraId="7854EA3D" w14:textId="77777777" w:rsidR="003E5443" w:rsidRPr="009200FD" w:rsidRDefault="003E5443">
      <w:pPr>
        <w:pBdr>
          <w:top w:val="nil"/>
          <w:left w:val="nil"/>
          <w:bottom w:val="nil"/>
          <w:right w:val="nil"/>
          <w:between w:val="nil"/>
        </w:pBdr>
        <w:spacing w:after="0"/>
        <w:contextualSpacing/>
        <w:rPr>
          <w:ins w:id="198" w:author="Heleen Devos" w:date="2018-08-02T15:12:00Z"/>
          <w:rFonts w:asciiTheme="minorHAnsi" w:hAnsiTheme="minorHAnsi"/>
          <w:b/>
          <w:sz w:val="28"/>
          <w:u w:val="single"/>
          <w:lang w:val="en-US"/>
          <w:rPrChange w:id="199" w:author="Marianela Bacigalupo" w:date="2018-08-05T10:15:00Z">
            <w:rPr>
              <w:ins w:id="200" w:author="Heleen Devos" w:date="2018-08-02T15:12:00Z"/>
              <w:rFonts w:asciiTheme="minorHAnsi" w:hAnsiTheme="minorHAnsi"/>
              <w:b/>
              <w:sz w:val="28"/>
              <w:u w:val="single"/>
            </w:rPr>
          </w:rPrChange>
        </w:rPr>
        <w:pPrChange w:id="201" w:author="Heleen Devos" w:date="2018-07-22T18:03:00Z">
          <w:pPr/>
        </w:pPrChange>
      </w:pPr>
    </w:p>
    <w:customXmlInsRangeStart w:id="202" w:author="Bruno Presenti [2]" w:date="2018-08-06T09:07:00Z"/>
    <w:sdt>
      <w:sdtPr>
        <w:rPr>
          <w:rFonts w:ascii="Calibri" w:eastAsia="Calibri" w:hAnsi="Calibri" w:cs="Calibri"/>
          <w:b w:val="0"/>
          <w:bCs w:val="0"/>
          <w:color w:val="auto"/>
          <w:sz w:val="22"/>
          <w:szCs w:val="22"/>
          <w:lang w:val="es-CL" w:eastAsia="es-CL"/>
        </w:rPr>
        <w:id w:val="2073616293"/>
        <w:docPartObj>
          <w:docPartGallery w:val="Table of Contents"/>
          <w:docPartUnique/>
        </w:docPartObj>
      </w:sdtPr>
      <w:sdtEndPr>
        <w:rPr>
          <w:noProof/>
        </w:rPr>
      </w:sdtEndPr>
      <w:sdtContent>
        <w:customXmlInsRangeEnd w:id="202"/>
        <w:p w14:paraId="401E8E08" w14:textId="6E0630DB" w:rsidR="00960B91" w:rsidRDefault="00960B91">
          <w:pPr>
            <w:pStyle w:val="TtulodeTDC"/>
            <w:rPr>
              <w:ins w:id="203" w:author="Bruno Presenti [2]" w:date="2018-08-06T09:07:00Z"/>
            </w:rPr>
          </w:pPr>
          <w:ins w:id="204" w:author="Bruno Presenti [2]" w:date="2018-08-06T09:07:00Z">
            <w:r>
              <w:t>Contents</w:t>
            </w:r>
          </w:ins>
        </w:p>
        <w:p w14:paraId="6F3BA42B" w14:textId="22DF5D2C" w:rsidR="00960B91" w:rsidRPr="00960B91" w:rsidRDefault="00960B91">
          <w:pPr>
            <w:rPr>
              <w:ins w:id="205" w:author="Bruno Presenti [2]" w:date="2018-08-06T09:07:00Z"/>
              <w:lang w:val="en-US"/>
              <w:rPrChange w:id="206" w:author="Bruno Presenti [2]" w:date="2018-08-06T09:07:00Z">
                <w:rPr>
                  <w:ins w:id="207" w:author="Bruno Presenti [2]" w:date="2018-08-06T09:07:00Z"/>
                </w:rPr>
              </w:rPrChange>
            </w:rPr>
          </w:pPr>
          <w:ins w:id="208" w:author="Bruno Presenti [2]" w:date="2018-08-06T09:07:00Z">
            <w:r>
              <w:fldChar w:fldCharType="begin"/>
            </w:r>
            <w:r w:rsidRPr="00960B91">
              <w:rPr>
                <w:lang w:val="en-US"/>
                <w:rPrChange w:id="209" w:author="Bruno Presenti [2]" w:date="2018-08-06T09:07:00Z">
                  <w:rPr/>
                </w:rPrChange>
              </w:rPr>
              <w:instrText xml:space="preserve"> TOC \o "1-3" \h \z \u </w:instrText>
            </w:r>
            <w:r>
              <w:fldChar w:fldCharType="separate"/>
            </w:r>
          </w:ins>
          <w:r>
            <w:rPr>
              <w:b/>
              <w:bCs/>
              <w:noProof/>
              <w:lang w:val="en-US"/>
            </w:rPr>
            <w:t>No table of contents entries found.</w:t>
          </w:r>
          <w:ins w:id="210" w:author="Bruno Presenti [2]" w:date="2018-08-06T09:07:00Z">
            <w:r>
              <w:rPr>
                <w:b/>
                <w:bCs/>
                <w:noProof/>
              </w:rPr>
              <w:fldChar w:fldCharType="end"/>
            </w:r>
          </w:ins>
        </w:p>
        <w:customXmlInsRangeStart w:id="211" w:author="Bruno Presenti [2]" w:date="2018-08-06T09:07:00Z"/>
      </w:sdtContent>
    </w:sdt>
    <w:customXmlInsRangeEnd w:id="211"/>
    <w:p w14:paraId="72516900" w14:textId="05EC88A1" w:rsidR="003E5443" w:rsidRPr="009200FD" w:rsidRDefault="003E5443">
      <w:pPr>
        <w:rPr>
          <w:ins w:id="212" w:author="Heleen Devos" w:date="2018-08-02T15:13:00Z"/>
          <w:lang w:val="en-US"/>
          <w:rPrChange w:id="213" w:author="Marianela Bacigalupo" w:date="2018-08-05T10:15:00Z">
            <w:rPr>
              <w:ins w:id="214" w:author="Heleen Devos" w:date="2018-08-02T15:13:00Z"/>
            </w:rPr>
          </w:rPrChange>
        </w:rPr>
      </w:pPr>
      <w:commentRangeStart w:id="215"/>
    </w:p>
    <w:commentRangeEnd w:id="215"/>
    <w:p w14:paraId="6CAB2C81" w14:textId="3ACB05F5" w:rsidR="003E5443" w:rsidRPr="009200FD" w:rsidRDefault="0009583E">
      <w:pPr>
        <w:pBdr>
          <w:top w:val="nil"/>
          <w:left w:val="nil"/>
          <w:bottom w:val="nil"/>
          <w:right w:val="nil"/>
          <w:between w:val="nil"/>
        </w:pBdr>
        <w:spacing w:after="0"/>
        <w:contextualSpacing/>
        <w:rPr>
          <w:ins w:id="216" w:author="Heleen Devos" w:date="2018-07-22T17:47:00Z"/>
          <w:rFonts w:asciiTheme="minorHAnsi" w:hAnsiTheme="minorHAnsi"/>
          <w:b/>
          <w:sz w:val="28"/>
          <w:u w:val="single"/>
          <w:lang w:val="en-US"/>
          <w:rPrChange w:id="217" w:author="Marianela Bacigalupo" w:date="2018-08-05T10:15:00Z">
            <w:rPr>
              <w:ins w:id="218" w:author="Heleen Devos" w:date="2018-07-22T17:47:00Z"/>
              <w:rFonts w:asciiTheme="minorHAnsi" w:hAnsiTheme="minorHAnsi"/>
              <w:b/>
              <w:sz w:val="28"/>
              <w:u w:val="single"/>
            </w:rPr>
          </w:rPrChange>
        </w:rPr>
        <w:pPrChange w:id="219" w:author="Heleen Devos" w:date="2018-07-22T18:03:00Z">
          <w:pPr/>
        </w:pPrChange>
      </w:pPr>
      <w:ins w:id="220" w:author="Heleen Devos" w:date="2018-08-03T00:33:00Z">
        <w:r>
          <w:rPr>
            <w:rStyle w:val="Refdecomentario"/>
          </w:rPr>
          <w:commentReference w:id="215"/>
        </w:r>
      </w:ins>
    </w:p>
    <w:p w14:paraId="644DAD09" w14:textId="7D5114CF" w:rsidR="00C30748" w:rsidRPr="007F11B2" w:rsidRDefault="007F11B2">
      <w:pPr>
        <w:pBdr>
          <w:top w:val="nil"/>
          <w:left w:val="nil"/>
          <w:bottom w:val="nil"/>
          <w:right w:val="nil"/>
          <w:between w:val="nil"/>
        </w:pBdr>
        <w:spacing w:after="0"/>
        <w:contextualSpacing/>
        <w:rPr>
          <w:ins w:id="221" w:author="Heleen Devos" w:date="2018-07-22T18:03:00Z"/>
          <w:rFonts w:asciiTheme="minorHAnsi" w:hAnsiTheme="minorHAnsi" w:cs="Courier New"/>
          <w:b/>
          <w:color w:val="000000"/>
          <w:sz w:val="24"/>
          <w:szCs w:val="24"/>
          <w:rPrChange w:id="222" w:author="Heleen Devos" w:date="2018-07-22T18:08:00Z">
            <w:rPr>
              <w:ins w:id="223" w:author="Heleen Devos" w:date="2018-07-22T18:03:00Z"/>
              <w:rFonts w:asciiTheme="minorHAnsi" w:hAnsiTheme="minorHAnsi" w:cs="Courier New"/>
              <w:b/>
              <w:color w:val="000000"/>
              <w:u w:val="single"/>
            </w:rPr>
          </w:rPrChange>
        </w:rPr>
        <w:pPrChange w:id="224" w:author="Heleen Devos" w:date="2018-07-22T18:03:00Z">
          <w:pPr/>
        </w:pPrChange>
      </w:pPr>
      <w:ins w:id="225" w:author="Heleen Devos" w:date="2018-07-22T18:08:00Z">
        <w:r w:rsidRPr="007F11B2">
          <w:rPr>
            <w:rFonts w:asciiTheme="minorHAnsi" w:hAnsiTheme="minorHAnsi" w:cs="Courier New"/>
            <w:b/>
            <w:color w:val="000000"/>
            <w:sz w:val="24"/>
            <w:szCs w:val="24"/>
            <w:rPrChange w:id="226" w:author="Heleen Devos" w:date="2018-07-22T18:08:00Z">
              <w:rPr>
                <w:rFonts w:asciiTheme="minorHAnsi" w:hAnsiTheme="minorHAnsi" w:cs="Courier New"/>
                <w:b/>
                <w:color w:val="000000"/>
                <w:sz w:val="24"/>
                <w:szCs w:val="24"/>
                <w:u w:val="single"/>
              </w:rPr>
            </w:rPrChange>
          </w:rPr>
          <w:t>Estructura sugerida:</w:t>
        </w:r>
      </w:ins>
    </w:p>
    <w:p w14:paraId="62B90D92" w14:textId="4788BBD6" w:rsidR="00C30748" w:rsidRPr="007F11B2" w:rsidRDefault="007F11B2">
      <w:pPr>
        <w:pStyle w:val="Prrafodelista"/>
        <w:numPr>
          <w:ilvl w:val="0"/>
          <w:numId w:val="22"/>
        </w:numPr>
        <w:spacing w:before="435" w:after="0" w:line="240" w:lineRule="auto"/>
        <w:rPr>
          <w:ins w:id="227" w:author="Heleen Devos" w:date="2018-07-22T18:03:00Z"/>
          <w:rFonts w:asciiTheme="minorHAnsi" w:hAnsiTheme="minorHAnsi" w:cs="Times New Roman"/>
          <w:spacing w:val="-1"/>
          <w:sz w:val="24"/>
          <w:szCs w:val="24"/>
          <w:lang w:val="es-ES_tradnl" w:eastAsia="en-US"/>
          <w:rPrChange w:id="228" w:author="Heleen Devos" w:date="2018-07-22T18:09:00Z">
            <w:rPr>
              <w:ins w:id="229" w:author="Heleen Devos" w:date="2018-07-22T18:03:00Z"/>
              <w:rFonts w:ascii="Georgia" w:hAnsi="Georgia" w:cs="Times New Roman"/>
              <w:spacing w:val="-1"/>
              <w:sz w:val="32"/>
              <w:szCs w:val="32"/>
              <w:lang w:val="en-US" w:eastAsia="en-US"/>
            </w:rPr>
          </w:rPrChange>
        </w:rPr>
        <w:pPrChange w:id="230" w:author="Heleen Devos" w:date="2018-07-22T18:10:00Z">
          <w:pPr>
            <w:spacing w:before="435" w:after="0" w:line="240" w:lineRule="auto"/>
          </w:pPr>
        </w:pPrChange>
      </w:pPr>
      <w:ins w:id="231" w:author="Heleen Devos" w:date="2018-07-22T18:08:00Z">
        <w:r w:rsidRPr="007F11B2">
          <w:rPr>
            <w:rFonts w:asciiTheme="minorHAnsi" w:hAnsiTheme="minorHAnsi" w:cs="Times New Roman"/>
            <w:spacing w:val="-1"/>
            <w:sz w:val="24"/>
            <w:szCs w:val="24"/>
            <w:lang w:val="es-ES_tradnl" w:eastAsia="en-US"/>
            <w:rPrChange w:id="232" w:author="Heleen Devos" w:date="2018-07-22T18:09:00Z">
              <w:rPr>
                <w:rFonts w:asciiTheme="minorHAnsi" w:hAnsiTheme="minorHAnsi" w:cs="Times New Roman"/>
                <w:spacing w:val="-1"/>
                <w:sz w:val="24"/>
                <w:szCs w:val="24"/>
                <w:lang w:val="en-US" w:eastAsia="en-US"/>
              </w:rPr>
            </w:rPrChange>
          </w:rPr>
          <w:t>An</w:t>
        </w:r>
      </w:ins>
      <w:ins w:id="233" w:author="Heleen Devos" w:date="2018-07-22T18:09:00Z">
        <w:r>
          <w:rPr>
            <w:rFonts w:asciiTheme="minorHAnsi" w:hAnsiTheme="minorHAnsi" w:cs="Times New Roman"/>
            <w:spacing w:val="-1"/>
            <w:sz w:val="24"/>
            <w:szCs w:val="24"/>
            <w:lang w:val="es-ES_tradnl" w:eastAsia="en-US"/>
          </w:rPr>
          <w:t>á</w:t>
        </w:r>
      </w:ins>
      <w:ins w:id="234" w:author="Heleen Devos" w:date="2018-07-22T18:08:00Z">
        <w:r w:rsidRPr="007F11B2">
          <w:rPr>
            <w:rFonts w:asciiTheme="minorHAnsi" w:hAnsiTheme="minorHAnsi" w:cs="Times New Roman"/>
            <w:spacing w:val="-1"/>
            <w:sz w:val="24"/>
            <w:szCs w:val="24"/>
            <w:lang w:val="es-ES_tradnl" w:eastAsia="en-US"/>
            <w:rPrChange w:id="235" w:author="Heleen Devos" w:date="2018-07-22T18:09:00Z">
              <w:rPr>
                <w:rFonts w:asciiTheme="minorHAnsi" w:hAnsiTheme="minorHAnsi" w:cs="Times New Roman"/>
                <w:spacing w:val="-1"/>
                <w:sz w:val="24"/>
                <w:szCs w:val="24"/>
                <w:lang w:val="en-US" w:eastAsia="en-US"/>
              </w:rPr>
            </w:rPrChange>
          </w:rPr>
          <w:t>l</w:t>
        </w:r>
      </w:ins>
      <w:ins w:id="236" w:author="Heleen Devos" w:date="2018-07-22T18:09:00Z">
        <w:r>
          <w:rPr>
            <w:rFonts w:asciiTheme="minorHAnsi" w:hAnsiTheme="minorHAnsi" w:cs="Times New Roman"/>
            <w:spacing w:val="-1"/>
            <w:sz w:val="24"/>
            <w:szCs w:val="24"/>
            <w:lang w:val="es-ES_tradnl" w:eastAsia="en-US"/>
          </w:rPr>
          <w:t>i</w:t>
        </w:r>
      </w:ins>
      <w:ins w:id="237" w:author="Heleen Devos" w:date="2018-07-22T18:08:00Z">
        <w:r w:rsidRPr="007F11B2">
          <w:rPr>
            <w:rFonts w:asciiTheme="minorHAnsi" w:hAnsiTheme="minorHAnsi" w:cs="Times New Roman"/>
            <w:spacing w:val="-1"/>
            <w:sz w:val="24"/>
            <w:szCs w:val="24"/>
            <w:lang w:val="es-ES_tradnl" w:eastAsia="en-US"/>
            <w:rPrChange w:id="238" w:author="Heleen Devos" w:date="2018-07-22T18:09:00Z">
              <w:rPr>
                <w:rFonts w:asciiTheme="minorHAnsi" w:hAnsiTheme="minorHAnsi" w:cs="Times New Roman"/>
                <w:spacing w:val="-1"/>
                <w:sz w:val="24"/>
                <w:szCs w:val="24"/>
                <w:lang w:val="en-US" w:eastAsia="en-US"/>
              </w:rPr>
            </w:rPrChange>
          </w:rPr>
          <w:t>sis de la situaci</w:t>
        </w:r>
      </w:ins>
      <w:ins w:id="239" w:author="Heleen Devos" w:date="2018-07-22T18:09:00Z">
        <w:r w:rsidRPr="007F11B2">
          <w:rPr>
            <w:rFonts w:asciiTheme="minorHAnsi" w:hAnsiTheme="minorHAnsi" w:cs="Times New Roman"/>
            <w:spacing w:val="-1"/>
            <w:sz w:val="24"/>
            <w:szCs w:val="24"/>
            <w:lang w:val="es-ES_tradnl" w:eastAsia="en-US"/>
            <w:rPrChange w:id="240" w:author="Heleen Devos" w:date="2018-07-22T18:09:00Z">
              <w:rPr>
                <w:rFonts w:asciiTheme="minorHAnsi" w:hAnsiTheme="minorHAnsi" w:cs="Times New Roman"/>
                <w:spacing w:val="-1"/>
                <w:sz w:val="24"/>
                <w:szCs w:val="24"/>
                <w:lang w:val="en-US" w:eastAsia="en-US"/>
              </w:rPr>
            </w:rPrChange>
          </w:rPr>
          <w:t>ó</w:t>
        </w:r>
      </w:ins>
      <w:ins w:id="241" w:author="Heleen Devos" w:date="2018-07-22T18:08:00Z">
        <w:r w:rsidRPr="007F11B2">
          <w:rPr>
            <w:rFonts w:asciiTheme="minorHAnsi" w:hAnsiTheme="minorHAnsi" w:cs="Times New Roman"/>
            <w:spacing w:val="-1"/>
            <w:sz w:val="24"/>
            <w:szCs w:val="24"/>
            <w:lang w:val="es-ES_tradnl" w:eastAsia="en-US"/>
            <w:rPrChange w:id="242" w:author="Heleen Devos" w:date="2018-07-22T18:09:00Z">
              <w:rPr>
                <w:rFonts w:asciiTheme="minorHAnsi" w:hAnsiTheme="minorHAnsi" w:cs="Times New Roman"/>
                <w:spacing w:val="-1"/>
                <w:sz w:val="24"/>
                <w:szCs w:val="24"/>
                <w:lang w:val="en-US" w:eastAsia="en-US"/>
              </w:rPr>
            </w:rPrChange>
          </w:rPr>
          <w:t xml:space="preserve">n </w:t>
        </w:r>
      </w:ins>
      <w:ins w:id="243" w:author="Heleen Devos" w:date="2018-07-22T18:09:00Z">
        <w:r>
          <w:rPr>
            <w:rFonts w:asciiTheme="minorHAnsi" w:hAnsiTheme="minorHAnsi" w:cs="Times New Roman"/>
            <w:spacing w:val="-1"/>
            <w:sz w:val="24"/>
            <w:szCs w:val="24"/>
            <w:lang w:val="es-ES_tradnl" w:eastAsia="en-US"/>
          </w:rPr>
          <w:t>(descripción de los problemas y dificultades para finan</w:t>
        </w:r>
      </w:ins>
      <w:ins w:id="244" w:author="Heleen Devos" w:date="2018-07-22T18:10:00Z">
        <w:r>
          <w:rPr>
            <w:rFonts w:asciiTheme="minorHAnsi" w:hAnsiTheme="minorHAnsi" w:cs="Times New Roman"/>
            <w:spacing w:val="-1"/>
            <w:sz w:val="24"/>
            <w:szCs w:val="24"/>
            <w:lang w:val="es-ES_tradnl" w:eastAsia="en-US"/>
          </w:rPr>
          <w:t>ci</w:t>
        </w:r>
      </w:ins>
      <w:ins w:id="245" w:author="Heleen Devos" w:date="2018-07-22T18:09:00Z">
        <w:r>
          <w:rPr>
            <w:rFonts w:asciiTheme="minorHAnsi" w:hAnsiTheme="minorHAnsi" w:cs="Times New Roman"/>
            <w:spacing w:val="-1"/>
            <w:sz w:val="24"/>
            <w:szCs w:val="24"/>
            <w:lang w:val="es-ES_tradnl" w:eastAsia="en-US"/>
          </w:rPr>
          <w:t>ar PYM</w:t>
        </w:r>
      </w:ins>
      <w:ins w:id="246" w:author="Heleen Devos" w:date="2018-07-22T18:11:00Z">
        <w:r>
          <w:rPr>
            <w:rFonts w:asciiTheme="minorHAnsi" w:hAnsiTheme="minorHAnsi" w:cs="Times New Roman"/>
            <w:spacing w:val="-1"/>
            <w:sz w:val="24"/>
            <w:szCs w:val="24"/>
            <w:lang w:val="es-ES_tradnl" w:eastAsia="en-US"/>
          </w:rPr>
          <w:t>es</w:t>
        </w:r>
      </w:ins>
      <w:ins w:id="247" w:author="Heleen Devos" w:date="2018-07-22T18:09:00Z">
        <w:r>
          <w:rPr>
            <w:rFonts w:asciiTheme="minorHAnsi" w:hAnsiTheme="minorHAnsi" w:cs="Times New Roman"/>
            <w:spacing w:val="-1"/>
            <w:sz w:val="24"/>
            <w:szCs w:val="24"/>
            <w:lang w:val="es-ES_tradnl" w:eastAsia="en-US"/>
          </w:rPr>
          <w:t xml:space="preserve">, el costo alto, las trabas, </w:t>
        </w:r>
      </w:ins>
      <w:ins w:id="248" w:author="Heleen Devos" w:date="2018-07-22T18:11:00Z">
        <w:r>
          <w:rPr>
            <w:rFonts w:asciiTheme="minorHAnsi" w:hAnsiTheme="minorHAnsi" w:cs="Times New Roman"/>
            <w:spacing w:val="-1"/>
            <w:sz w:val="24"/>
            <w:szCs w:val="24"/>
            <w:lang w:val="es-ES_tradnl" w:eastAsia="en-US"/>
          </w:rPr>
          <w:t>descripción del mercado,  estadísticas, potencial</w:t>
        </w:r>
      </w:ins>
      <w:ins w:id="249" w:author="Heleen Devos" w:date="2018-07-22T18:03:00Z">
        <w:r w:rsidR="00C30748" w:rsidRPr="007F11B2">
          <w:rPr>
            <w:rFonts w:asciiTheme="minorHAnsi" w:hAnsiTheme="minorHAnsi" w:cs="Times New Roman"/>
            <w:spacing w:val="-1"/>
            <w:sz w:val="24"/>
            <w:szCs w:val="24"/>
            <w:lang w:val="es-ES_tradnl" w:eastAsia="en-US"/>
            <w:rPrChange w:id="250" w:author="Heleen Devos" w:date="2018-07-22T18:09:00Z">
              <w:rPr>
                <w:rFonts w:ascii="Georgia" w:hAnsi="Georgia" w:cs="Times New Roman"/>
                <w:spacing w:val="-1"/>
                <w:sz w:val="32"/>
                <w:szCs w:val="32"/>
                <w:lang w:val="en-US" w:eastAsia="en-US"/>
              </w:rPr>
            </w:rPrChange>
          </w:rPr>
          <w:t>;</w:t>
        </w:r>
      </w:ins>
    </w:p>
    <w:p w14:paraId="704A93F2" w14:textId="4ADA24EA" w:rsidR="00C30748" w:rsidRPr="007F11B2" w:rsidRDefault="007F11B2">
      <w:pPr>
        <w:pStyle w:val="Prrafodelista"/>
        <w:numPr>
          <w:ilvl w:val="0"/>
          <w:numId w:val="22"/>
        </w:numPr>
        <w:spacing w:before="435" w:after="0" w:line="240" w:lineRule="auto"/>
        <w:rPr>
          <w:ins w:id="251" w:author="Heleen Devos" w:date="2018-07-22T18:03:00Z"/>
          <w:rFonts w:asciiTheme="minorHAnsi" w:hAnsiTheme="minorHAnsi" w:cs="Times New Roman"/>
          <w:spacing w:val="-1"/>
          <w:sz w:val="24"/>
          <w:szCs w:val="24"/>
          <w:lang w:val="es-ES_tradnl" w:eastAsia="en-US"/>
          <w:rPrChange w:id="252" w:author="Heleen Devos" w:date="2018-07-22T18:09:00Z">
            <w:rPr>
              <w:ins w:id="253" w:author="Heleen Devos" w:date="2018-07-22T18:03:00Z"/>
              <w:rFonts w:ascii="Georgia" w:hAnsi="Georgia" w:cs="Times New Roman"/>
              <w:spacing w:val="-1"/>
              <w:sz w:val="32"/>
              <w:szCs w:val="32"/>
              <w:lang w:val="en-US" w:eastAsia="en-US"/>
            </w:rPr>
          </w:rPrChange>
        </w:rPr>
        <w:pPrChange w:id="254" w:author="Heleen Devos" w:date="2018-07-22T18:06:00Z">
          <w:pPr>
            <w:spacing w:before="435" w:after="0" w:line="240" w:lineRule="auto"/>
          </w:pPr>
        </w:pPrChange>
      </w:pPr>
      <w:ins w:id="255" w:author="Heleen Devos" w:date="2018-07-22T18:11:00Z">
        <w:r>
          <w:rPr>
            <w:rFonts w:asciiTheme="minorHAnsi" w:hAnsiTheme="minorHAnsi" w:cs="Times New Roman"/>
            <w:spacing w:val="-1"/>
            <w:sz w:val="24"/>
            <w:szCs w:val="24"/>
            <w:lang w:val="es-ES_tradnl" w:eastAsia="en-US"/>
          </w:rPr>
          <w:t>Descripci</w:t>
        </w:r>
      </w:ins>
      <w:ins w:id="256" w:author="Heleen Devos" w:date="2018-07-22T18:12:00Z">
        <w:r>
          <w:rPr>
            <w:rFonts w:asciiTheme="minorHAnsi" w:hAnsiTheme="minorHAnsi" w:cs="Times New Roman"/>
            <w:spacing w:val="-1"/>
            <w:sz w:val="24"/>
            <w:szCs w:val="24"/>
            <w:lang w:val="es-ES_tradnl" w:eastAsia="en-US"/>
          </w:rPr>
          <w:t>ó</w:t>
        </w:r>
      </w:ins>
      <w:ins w:id="257" w:author="Heleen Devos" w:date="2018-07-22T18:11:00Z">
        <w:r>
          <w:rPr>
            <w:rFonts w:asciiTheme="minorHAnsi" w:hAnsiTheme="minorHAnsi" w:cs="Times New Roman"/>
            <w:spacing w:val="-1"/>
            <w:sz w:val="24"/>
            <w:szCs w:val="24"/>
            <w:lang w:val="es-ES_tradnl" w:eastAsia="en-US"/>
          </w:rPr>
          <w:t xml:space="preserve">n de </w:t>
        </w:r>
      </w:ins>
      <w:ins w:id="258" w:author="Heleen Devos" w:date="2018-08-03T00:39:00Z">
        <w:r w:rsidR="0009583E">
          <w:rPr>
            <w:rFonts w:asciiTheme="minorHAnsi" w:hAnsiTheme="minorHAnsi" w:cs="Times New Roman"/>
            <w:spacing w:val="-1"/>
            <w:sz w:val="24"/>
            <w:szCs w:val="24"/>
            <w:lang w:val="es-ES_tradnl" w:eastAsia="en-US"/>
          </w:rPr>
          <w:t>ErgonLatam</w:t>
        </w:r>
      </w:ins>
      <w:ins w:id="259" w:author="Heleen Devos" w:date="2018-07-22T18:11:00Z">
        <w:r>
          <w:rPr>
            <w:rFonts w:asciiTheme="minorHAnsi" w:hAnsiTheme="minorHAnsi" w:cs="Times New Roman"/>
            <w:spacing w:val="-1"/>
            <w:sz w:val="24"/>
            <w:szCs w:val="24"/>
            <w:lang w:val="es-ES_tradnl" w:eastAsia="en-US"/>
          </w:rPr>
          <w:t xml:space="preserve">: como esta solución va a solucionar los problemas descritos anteriormente; </w:t>
        </w:r>
      </w:ins>
      <w:ins w:id="260" w:author="Heleen Devos" w:date="2018-07-22T18:12:00Z">
        <w:r>
          <w:rPr>
            <w:rFonts w:asciiTheme="minorHAnsi" w:hAnsiTheme="minorHAnsi" w:cs="Times New Roman"/>
            <w:spacing w:val="-1"/>
            <w:sz w:val="24"/>
            <w:szCs w:val="24"/>
            <w:lang w:val="es-ES_tradnl" w:eastAsia="en-US"/>
          </w:rPr>
          <w:t>descripción</w:t>
        </w:r>
      </w:ins>
      <w:ins w:id="261" w:author="Heleen Devos" w:date="2018-07-22T18:11:00Z">
        <w:r>
          <w:rPr>
            <w:rFonts w:asciiTheme="minorHAnsi" w:hAnsiTheme="minorHAnsi" w:cs="Times New Roman"/>
            <w:spacing w:val="-1"/>
            <w:sz w:val="24"/>
            <w:szCs w:val="24"/>
            <w:lang w:val="es-ES_tradnl" w:eastAsia="en-US"/>
          </w:rPr>
          <w:t xml:space="preserve"> </w:t>
        </w:r>
      </w:ins>
      <w:ins w:id="262" w:author="Heleen Devos" w:date="2018-07-22T18:12:00Z">
        <w:r>
          <w:rPr>
            <w:rFonts w:asciiTheme="minorHAnsi" w:hAnsiTheme="minorHAnsi" w:cs="Times New Roman"/>
            <w:spacing w:val="-1"/>
            <w:sz w:val="24"/>
            <w:szCs w:val="24"/>
            <w:lang w:val="es-ES_tradnl" w:eastAsia="en-US"/>
          </w:rPr>
          <w:t>de la tecnología, descripción de su potencial</w:t>
        </w:r>
      </w:ins>
      <w:ins w:id="263" w:author="Heleen Devos" w:date="2018-07-22T18:03:00Z">
        <w:r w:rsidR="00C30748" w:rsidRPr="007F11B2">
          <w:rPr>
            <w:rFonts w:asciiTheme="minorHAnsi" w:hAnsiTheme="minorHAnsi" w:cs="Times New Roman"/>
            <w:spacing w:val="-1"/>
            <w:sz w:val="24"/>
            <w:szCs w:val="24"/>
            <w:lang w:val="es-ES_tradnl" w:eastAsia="en-US"/>
            <w:rPrChange w:id="264" w:author="Heleen Devos" w:date="2018-07-22T18:09:00Z">
              <w:rPr>
                <w:rFonts w:ascii="Georgia" w:hAnsi="Georgia" w:cs="Times New Roman"/>
                <w:spacing w:val="-1"/>
                <w:sz w:val="32"/>
                <w:szCs w:val="32"/>
                <w:lang w:val="en-US" w:eastAsia="en-US"/>
              </w:rPr>
            </w:rPrChange>
          </w:rPr>
          <w:t>;</w:t>
        </w:r>
      </w:ins>
    </w:p>
    <w:p w14:paraId="781A990E" w14:textId="5C9811ED" w:rsidR="00C30748" w:rsidRPr="007F11B2" w:rsidRDefault="007F11B2">
      <w:pPr>
        <w:pStyle w:val="Prrafodelista"/>
        <w:numPr>
          <w:ilvl w:val="0"/>
          <w:numId w:val="22"/>
        </w:numPr>
        <w:spacing w:before="435" w:after="0" w:line="240" w:lineRule="auto"/>
        <w:rPr>
          <w:ins w:id="265" w:author="Heleen Devos" w:date="2018-07-22T18:03:00Z"/>
          <w:rFonts w:asciiTheme="minorHAnsi" w:hAnsiTheme="minorHAnsi" w:cs="Times New Roman"/>
          <w:spacing w:val="-1"/>
          <w:sz w:val="24"/>
          <w:szCs w:val="24"/>
          <w:lang w:val="es-ES_tradnl" w:eastAsia="en-US"/>
          <w:rPrChange w:id="266" w:author="Heleen Devos" w:date="2018-07-22T18:09:00Z">
            <w:rPr>
              <w:ins w:id="267" w:author="Heleen Devos" w:date="2018-07-22T18:03:00Z"/>
              <w:rFonts w:ascii="Georgia" w:hAnsi="Georgia" w:cs="Times New Roman"/>
              <w:spacing w:val="-1"/>
              <w:sz w:val="32"/>
              <w:szCs w:val="32"/>
              <w:lang w:val="en-US" w:eastAsia="en-US"/>
            </w:rPr>
          </w:rPrChange>
        </w:rPr>
        <w:pPrChange w:id="268" w:author="Heleen Devos" w:date="2018-07-22T18:06:00Z">
          <w:pPr>
            <w:spacing w:before="435" w:after="0" w:line="240" w:lineRule="auto"/>
          </w:pPr>
        </w:pPrChange>
      </w:pPr>
      <w:ins w:id="269" w:author="Heleen Devos" w:date="2018-07-22T18:13:00Z">
        <w:r>
          <w:rPr>
            <w:rFonts w:asciiTheme="minorHAnsi" w:hAnsiTheme="minorHAnsi" w:cs="Times New Roman"/>
            <w:spacing w:val="-1"/>
            <w:sz w:val="24"/>
            <w:szCs w:val="24"/>
            <w:lang w:val="es-ES_tradnl" w:eastAsia="en-US"/>
          </w:rPr>
          <w:t>D</w:t>
        </w:r>
      </w:ins>
      <w:ins w:id="270" w:author="Heleen Devos" w:date="2018-07-22T18:05:00Z">
        <w:r w:rsidR="00C30748" w:rsidRPr="007F11B2">
          <w:rPr>
            <w:rFonts w:asciiTheme="minorHAnsi" w:hAnsiTheme="minorHAnsi" w:cs="Times New Roman"/>
            <w:spacing w:val="-1"/>
            <w:sz w:val="24"/>
            <w:szCs w:val="24"/>
            <w:lang w:val="es-ES_tradnl" w:eastAsia="en-US"/>
            <w:rPrChange w:id="271" w:author="Heleen Devos" w:date="2018-07-22T18:09:00Z">
              <w:rPr>
                <w:rFonts w:ascii="Georgia" w:hAnsi="Georgia" w:cs="Times New Roman"/>
                <w:spacing w:val="-1"/>
                <w:sz w:val="32"/>
                <w:szCs w:val="32"/>
                <w:lang w:val="en-US" w:eastAsia="en-US"/>
              </w:rPr>
            </w:rPrChange>
          </w:rPr>
          <w:t>escripci</w:t>
        </w:r>
      </w:ins>
      <w:ins w:id="272" w:author="Heleen Devos" w:date="2018-07-22T18:13:00Z">
        <w:r>
          <w:rPr>
            <w:rFonts w:asciiTheme="minorHAnsi" w:hAnsiTheme="minorHAnsi" w:cs="Times New Roman"/>
            <w:spacing w:val="-1"/>
            <w:sz w:val="24"/>
            <w:szCs w:val="24"/>
            <w:lang w:val="es-ES_tradnl" w:eastAsia="en-US"/>
          </w:rPr>
          <w:t>ó</w:t>
        </w:r>
      </w:ins>
      <w:ins w:id="273" w:author="Heleen Devos" w:date="2018-07-22T18:05:00Z">
        <w:r w:rsidR="00C30748" w:rsidRPr="007F11B2">
          <w:rPr>
            <w:rFonts w:asciiTheme="minorHAnsi" w:hAnsiTheme="minorHAnsi" w:cs="Times New Roman"/>
            <w:spacing w:val="-1"/>
            <w:sz w:val="24"/>
            <w:szCs w:val="24"/>
            <w:lang w:val="es-ES_tradnl" w:eastAsia="en-US"/>
            <w:rPrChange w:id="274" w:author="Heleen Devos" w:date="2018-07-22T18:09:00Z">
              <w:rPr>
                <w:rFonts w:ascii="Georgia" w:hAnsi="Georgia" w:cs="Times New Roman"/>
                <w:spacing w:val="-1"/>
                <w:sz w:val="32"/>
                <w:szCs w:val="32"/>
                <w:lang w:val="en-US" w:eastAsia="en-US"/>
              </w:rPr>
            </w:rPrChange>
          </w:rPr>
          <w:t>n de la comercializaci</w:t>
        </w:r>
      </w:ins>
      <w:ins w:id="275" w:author="Heleen Devos" w:date="2018-07-22T18:13:00Z">
        <w:r>
          <w:rPr>
            <w:rFonts w:asciiTheme="minorHAnsi" w:hAnsiTheme="minorHAnsi" w:cs="Times New Roman"/>
            <w:spacing w:val="-1"/>
            <w:sz w:val="24"/>
            <w:szCs w:val="24"/>
            <w:lang w:val="es-ES_tradnl" w:eastAsia="en-US"/>
          </w:rPr>
          <w:t>ó</w:t>
        </w:r>
      </w:ins>
      <w:ins w:id="276" w:author="Heleen Devos" w:date="2018-07-22T18:05:00Z">
        <w:r w:rsidR="00C30748" w:rsidRPr="007F11B2">
          <w:rPr>
            <w:rFonts w:asciiTheme="minorHAnsi" w:hAnsiTheme="minorHAnsi" w:cs="Times New Roman"/>
            <w:spacing w:val="-1"/>
            <w:sz w:val="24"/>
            <w:szCs w:val="24"/>
            <w:lang w:val="es-ES_tradnl" w:eastAsia="en-US"/>
            <w:rPrChange w:id="277" w:author="Heleen Devos" w:date="2018-07-22T18:09:00Z">
              <w:rPr>
                <w:rFonts w:ascii="Georgia" w:hAnsi="Georgia" w:cs="Times New Roman"/>
                <w:spacing w:val="-1"/>
                <w:sz w:val="32"/>
                <w:szCs w:val="32"/>
                <w:lang w:val="en-US" w:eastAsia="en-US"/>
              </w:rPr>
            </w:rPrChange>
          </w:rPr>
          <w:t>n del token</w:t>
        </w:r>
      </w:ins>
      <w:ins w:id="278" w:author="Heleen Devos" w:date="2018-07-22T18:03:00Z">
        <w:r w:rsidR="00C30748" w:rsidRPr="007F11B2">
          <w:rPr>
            <w:rFonts w:asciiTheme="minorHAnsi" w:hAnsiTheme="minorHAnsi" w:cs="Times New Roman"/>
            <w:spacing w:val="-1"/>
            <w:sz w:val="24"/>
            <w:szCs w:val="24"/>
            <w:lang w:val="es-ES_tradnl" w:eastAsia="en-US"/>
            <w:rPrChange w:id="279" w:author="Heleen Devos" w:date="2018-07-22T18:09:00Z">
              <w:rPr>
                <w:rFonts w:ascii="Georgia" w:hAnsi="Georgia" w:cs="Times New Roman"/>
                <w:spacing w:val="-1"/>
                <w:sz w:val="32"/>
                <w:szCs w:val="32"/>
                <w:lang w:val="en-US" w:eastAsia="en-US"/>
              </w:rPr>
            </w:rPrChange>
          </w:rPr>
          <w:t>;</w:t>
        </w:r>
      </w:ins>
    </w:p>
    <w:p w14:paraId="2F6EAEE4" w14:textId="6C1D4540" w:rsidR="00C30748" w:rsidRPr="007F11B2" w:rsidRDefault="007F11B2">
      <w:pPr>
        <w:pStyle w:val="Prrafodelista"/>
        <w:numPr>
          <w:ilvl w:val="0"/>
          <w:numId w:val="22"/>
        </w:numPr>
        <w:spacing w:before="435" w:after="0" w:line="240" w:lineRule="auto"/>
        <w:rPr>
          <w:ins w:id="280" w:author="Heleen Devos" w:date="2018-07-22T18:03:00Z"/>
          <w:rFonts w:asciiTheme="minorHAnsi" w:hAnsiTheme="minorHAnsi" w:cs="Times New Roman"/>
          <w:spacing w:val="-1"/>
          <w:sz w:val="24"/>
          <w:szCs w:val="24"/>
          <w:lang w:val="es-ES_tradnl" w:eastAsia="en-US"/>
          <w:rPrChange w:id="281" w:author="Heleen Devos" w:date="2018-07-22T18:09:00Z">
            <w:rPr>
              <w:ins w:id="282" w:author="Heleen Devos" w:date="2018-07-22T18:03:00Z"/>
              <w:rFonts w:ascii="Georgia" w:hAnsi="Georgia" w:cs="Times New Roman"/>
              <w:spacing w:val="-1"/>
              <w:sz w:val="32"/>
              <w:szCs w:val="32"/>
              <w:lang w:val="en-US" w:eastAsia="en-US"/>
            </w:rPr>
          </w:rPrChange>
        </w:rPr>
        <w:pPrChange w:id="283" w:author="Heleen Devos" w:date="2018-07-22T18:06:00Z">
          <w:pPr>
            <w:spacing w:before="435" w:after="0" w:line="240" w:lineRule="auto"/>
          </w:pPr>
        </w:pPrChange>
      </w:pPr>
      <w:ins w:id="284" w:author="Heleen Devos" w:date="2018-07-22T18:13:00Z">
        <w:r>
          <w:rPr>
            <w:rFonts w:asciiTheme="minorHAnsi" w:hAnsiTheme="minorHAnsi" w:cs="Times New Roman"/>
            <w:spacing w:val="-1"/>
            <w:sz w:val="24"/>
            <w:szCs w:val="24"/>
            <w:lang w:val="es-ES_tradnl" w:eastAsia="en-US"/>
          </w:rPr>
          <w:t>E</w:t>
        </w:r>
      </w:ins>
      <w:ins w:id="285" w:author="Heleen Devos" w:date="2018-07-22T18:05:00Z">
        <w:r w:rsidR="00C30748" w:rsidRPr="007F11B2">
          <w:rPr>
            <w:rFonts w:asciiTheme="minorHAnsi" w:hAnsiTheme="minorHAnsi" w:cs="Times New Roman"/>
            <w:spacing w:val="-1"/>
            <w:sz w:val="24"/>
            <w:szCs w:val="24"/>
            <w:lang w:val="es-ES_tradnl" w:eastAsia="en-US"/>
            <w:rPrChange w:id="286" w:author="Heleen Devos" w:date="2018-07-22T18:09:00Z">
              <w:rPr>
                <w:rFonts w:ascii="Georgia" w:hAnsi="Georgia" w:cs="Times New Roman"/>
                <w:spacing w:val="-1"/>
                <w:sz w:val="32"/>
                <w:szCs w:val="32"/>
                <w:lang w:val="en-US" w:eastAsia="en-US"/>
              </w:rPr>
            </w:rPrChange>
          </w:rPr>
          <w:t>quipo</w:t>
        </w:r>
      </w:ins>
      <w:ins w:id="287" w:author="Heleen Devos" w:date="2018-07-22T18:13:00Z">
        <w:r>
          <w:rPr>
            <w:rFonts w:asciiTheme="minorHAnsi" w:hAnsiTheme="minorHAnsi" w:cs="Times New Roman"/>
            <w:spacing w:val="-1"/>
            <w:sz w:val="24"/>
            <w:szCs w:val="24"/>
            <w:lang w:val="es-ES_tradnl" w:eastAsia="en-US"/>
          </w:rPr>
          <w:t xml:space="preserve"> (antece</w:t>
        </w:r>
        <w:r w:rsidR="0022749F">
          <w:rPr>
            <w:rFonts w:asciiTheme="minorHAnsi" w:hAnsiTheme="minorHAnsi" w:cs="Times New Roman"/>
            <w:spacing w:val="-1"/>
            <w:sz w:val="24"/>
            <w:szCs w:val="24"/>
            <w:lang w:val="es-ES_tradnl" w:eastAsia="en-US"/>
          </w:rPr>
          <w:t>dentes, roles</w:t>
        </w:r>
        <w:r>
          <w:rPr>
            <w:rFonts w:asciiTheme="minorHAnsi" w:hAnsiTheme="minorHAnsi" w:cs="Times New Roman"/>
            <w:spacing w:val="-1"/>
            <w:sz w:val="24"/>
            <w:szCs w:val="24"/>
            <w:lang w:val="es-ES_tradnl" w:eastAsia="en-US"/>
          </w:rPr>
          <w:t>)</w:t>
        </w:r>
      </w:ins>
      <w:ins w:id="288" w:author="Heleen Devos" w:date="2018-07-22T18:03:00Z">
        <w:r w:rsidR="00C30748" w:rsidRPr="007F11B2">
          <w:rPr>
            <w:rFonts w:asciiTheme="minorHAnsi" w:hAnsiTheme="minorHAnsi" w:cs="Times New Roman"/>
            <w:spacing w:val="-1"/>
            <w:sz w:val="24"/>
            <w:szCs w:val="24"/>
            <w:lang w:val="es-ES_tradnl" w:eastAsia="en-US"/>
            <w:rPrChange w:id="289" w:author="Heleen Devos" w:date="2018-07-22T18:09:00Z">
              <w:rPr>
                <w:rFonts w:ascii="Georgia" w:hAnsi="Georgia" w:cs="Times New Roman"/>
                <w:spacing w:val="-1"/>
                <w:sz w:val="32"/>
                <w:szCs w:val="32"/>
                <w:lang w:val="en-US" w:eastAsia="en-US"/>
              </w:rPr>
            </w:rPrChange>
          </w:rPr>
          <w:t>;</w:t>
        </w:r>
      </w:ins>
    </w:p>
    <w:p w14:paraId="44381D98" w14:textId="4295CAC2" w:rsidR="00C30748" w:rsidRPr="007F11B2" w:rsidRDefault="0022749F">
      <w:pPr>
        <w:pStyle w:val="Prrafodelista"/>
        <w:numPr>
          <w:ilvl w:val="0"/>
          <w:numId w:val="22"/>
        </w:numPr>
        <w:spacing w:before="435" w:after="0" w:line="240" w:lineRule="auto"/>
        <w:rPr>
          <w:ins w:id="290" w:author="Heleen Devos" w:date="2018-07-22T18:03:00Z"/>
          <w:rFonts w:asciiTheme="minorHAnsi" w:hAnsiTheme="minorHAnsi" w:cs="Times New Roman"/>
          <w:spacing w:val="-1"/>
          <w:sz w:val="24"/>
          <w:szCs w:val="24"/>
          <w:lang w:val="es-ES_tradnl" w:eastAsia="en-US"/>
          <w:rPrChange w:id="291" w:author="Heleen Devos" w:date="2018-07-22T18:09:00Z">
            <w:rPr>
              <w:ins w:id="292" w:author="Heleen Devos" w:date="2018-07-22T18:03:00Z"/>
              <w:rFonts w:ascii="Georgia" w:hAnsi="Georgia" w:cs="Times New Roman"/>
              <w:spacing w:val="-1"/>
              <w:sz w:val="32"/>
              <w:szCs w:val="32"/>
              <w:lang w:val="en-US" w:eastAsia="en-US"/>
            </w:rPr>
          </w:rPrChange>
        </w:rPr>
        <w:pPrChange w:id="293" w:author="Heleen Devos" w:date="2018-07-22T18:06:00Z">
          <w:pPr>
            <w:spacing w:before="435" w:after="0" w:line="240" w:lineRule="auto"/>
          </w:pPr>
        </w:pPrChange>
      </w:pPr>
      <w:ins w:id="294" w:author="Heleen Devos" w:date="2018-07-22T19:05:00Z">
        <w:r>
          <w:rPr>
            <w:rFonts w:asciiTheme="minorHAnsi" w:hAnsiTheme="minorHAnsi" w:cs="Times New Roman"/>
            <w:spacing w:val="-1"/>
            <w:sz w:val="24"/>
            <w:szCs w:val="24"/>
            <w:lang w:val="es-ES_tradnl" w:eastAsia="en-US"/>
          </w:rPr>
          <w:t>Milestones, timeline, perspectivas</w:t>
        </w:r>
      </w:ins>
      <w:ins w:id="295" w:author="Heleen Devos" w:date="2018-07-22T18:03:00Z">
        <w:r w:rsidR="00C30748" w:rsidRPr="007F11B2">
          <w:rPr>
            <w:rFonts w:asciiTheme="minorHAnsi" w:hAnsiTheme="minorHAnsi" w:cs="Times New Roman"/>
            <w:spacing w:val="-1"/>
            <w:sz w:val="24"/>
            <w:szCs w:val="24"/>
            <w:lang w:val="es-ES_tradnl" w:eastAsia="en-US"/>
            <w:rPrChange w:id="296" w:author="Heleen Devos" w:date="2018-07-22T18:09:00Z">
              <w:rPr>
                <w:rFonts w:ascii="Georgia" w:hAnsi="Georgia" w:cs="Times New Roman"/>
                <w:spacing w:val="-1"/>
                <w:sz w:val="32"/>
                <w:szCs w:val="32"/>
                <w:lang w:val="en-US" w:eastAsia="en-US"/>
              </w:rPr>
            </w:rPrChange>
          </w:rPr>
          <w:t>.</w:t>
        </w:r>
      </w:ins>
    </w:p>
    <w:p w14:paraId="37D435F9" w14:textId="77777777" w:rsidR="00C30748" w:rsidRPr="007F11B2" w:rsidRDefault="00C30748" w:rsidP="00C30748">
      <w:pPr>
        <w:spacing w:after="0" w:line="240" w:lineRule="auto"/>
        <w:rPr>
          <w:ins w:id="297" w:author="Heleen Devos" w:date="2018-07-22T18:03:00Z"/>
          <w:rFonts w:asciiTheme="minorHAnsi" w:eastAsia="Times New Roman" w:hAnsiTheme="minorHAnsi" w:cs="Times New Roman"/>
          <w:sz w:val="24"/>
          <w:szCs w:val="24"/>
          <w:lang w:val="es-ES_tradnl" w:eastAsia="en-US"/>
          <w:rPrChange w:id="298" w:author="Heleen Devos" w:date="2018-07-22T18:09:00Z">
            <w:rPr>
              <w:ins w:id="299" w:author="Heleen Devos" w:date="2018-07-22T18:03:00Z"/>
              <w:rFonts w:ascii="Times" w:eastAsia="Times New Roman" w:hAnsi="Times" w:cs="Times New Roman"/>
              <w:sz w:val="20"/>
              <w:szCs w:val="20"/>
              <w:lang w:val="en-US" w:eastAsia="en-US"/>
            </w:rPr>
          </w:rPrChange>
        </w:rPr>
      </w:pPr>
    </w:p>
    <w:p w14:paraId="49D8C1E5" w14:textId="79D465AE" w:rsidR="00A879E9" w:rsidRDefault="00A879E9">
      <w:pPr>
        <w:pBdr>
          <w:top w:val="nil"/>
          <w:left w:val="nil"/>
          <w:bottom w:val="nil"/>
          <w:right w:val="nil"/>
          <w:between w:val="nil"/>
        </w:pBdr>
        <w:spacing w:after="0"/>
        <w:contextualSpacing/>
        <w:rPr>
          <w:ins w:id="300" w:author="Heleen Devos" w:date="2018-07-22T17:45:00Z"/>
          <w:rFonts w:asciiTheme="minorHAnsi" w:hAnsiTheme="minorHAnsi" w:cs="Courier New"/>
          <w:b/>
          <w:color w:val="000000"/>
          <w:u w:val="single"/>
        </w:rPr>
        <w:pPrChange w:id="301" w:author="Heleen Devos" w:date="2018-07-22T18:03:00Z">
          <w:pPr/>
        </w:pPrChange>
      </w:pPr>
      <w:ins w:id="302" w:author="Heleen Devos" w:date="2018-07-22T17:45:00Z">
        <w:r>
          <w:rPr>
            <w:rFonts w:asciiTheme="minorHAnsi" w:hAnsiTheme="minorHAnsi" w:cs="Courier New"/>
            <w:b/>
            <w:color w:val="000000"/>
            <w:u w:val="single"/>
          </w:rPr>
          <w:br w:type="page"/>
        </w:r>
      </w:ins>
    </w:p>
    <w:p w14:paraId="5554523A" w14:textId="77777777" w:rsidR="00A879E9" w:rsidRDefault="00A879E9">
      <w:pPr>
        <w:pStyle w:val="Prrafodelista"/>
        <w:pBdr>
          <w:top w:val="nil"/>
          <w:left w:val="nil"/>
          <w:bottom w:val="nil"/>
          <w:right w:val="nil"/>
          <w:between w:val="nil"/>
        </w:pBdr>
        <w:ind w:left="1080"/>
        <w:rPr>
          <w:ins w:id="303" w:author="Heleen Devos" w:date="2018-07-22T17:44:00Z"/>
          <w:rFonts w:asciiTheme="minorHAnsi" w:hAnsiTheme="minorHAnsi" w:cs="Courier New"/>
          <w:b/>
          <w:color w:val="000000"/>
          <w:u w:val="single"/>
        </w:rPr>
        <w:pPrChange w:id="304" w:author="Heleen Devos" w:date="2018-07-22T17:44:00Z">
          <w:pPr>
            <w:pStyle w:val="Prrafodelista"/>
            <w:numPr>
              <w:numId w:val="8"/>
            </w:numPr>
            <w:pBdr>
              <w:top w:val="nil"/>
              <w:left w:val="nil"/>
              <w:bottom w:val="nil"/>
              <w:right w:val="nil"/>
              <w:between w:val="nil"/>
            </w:pBdr>
            <w:ind w:left="1080" w:hanging="720"/>
          </w:pPr>
        </w:pPrChange>
      </w:pPr>
    </w:p>
    <w:p w14:paraId="5FBDE1E0" w14:textId="2A71AE8C" w:rsidR="00441D39" w:rsidRPr="00A879E9" w:rsidDel="00436261" w:rsidRDefault="001F16FB">
      <w:pPr>
        <w:pBdr>
          <w:top w:val="nil"/>
          <w:left w:val="nil"/>
          <w:bottom w:val="nil"/>
          <w:right w:val="nil"/>
          <w:between w:val="nil"/>
        </w:pBdr>
        <w:spacing w:after="0"/>
        <w:contextualSpacing/>
        <w:rPr>
          <w:del w:id="305" w:author="Bruno Presenti" w:date="2018-07-30T09:21:00Z"/>
          <w:rFonts w:asciiTheme="minorHAnsi" w:hAnsiTheme="minorHAnsi"/>
          <w:b/>
          <w:sz w:val="28"/>
          <w:u w:val="single"/>
          <w:rPrChange w:id="306" w:author="Heleen Devos" w:date="2018-07-22T17:46:00Z">
            <w:rPr>
              <w:del w:id="307" w:author="Bruno Presenti" w:date="2018-07-30T09:21:00Z"/>
              <w:rFonts w:ascii="Courier New" w:hAnsi="Courier New" w:cs="Courier New"/>
              <w:b/>
              <w:color w:val="000000"/>
              <w:sz w:val="24"/>
              <w:szCs w:val="24"/>
              <w:u w:val="single"/>
            </w:rPr>
          </w:rPrChange>
        </w:rPr>
        <w:pPrChange w:id="308" w:author="Heleen Devos" w:date="2018-07-22T17:46:00Z">
          <w:pPr>
            <w:pStyle w:val="Prrafodelista"/>
            <w:numPr>
              <w:numId w:val="8"/>
            </w:numPr>
            <w:pBdr>
              <w:top w:val="nil"/>
              <w:left w:val="nil"/>
              <w:bottom w:val="nil"/>
              <w:right w:val="nil"/>
              <w:between w:val="nil"/>
            </w:pBdr>
            <w:ind w:left="1080" w:hanging="720"/>
          </w:pPr>
        </w:pPrChange>
      </w:pPr>
      <w:ins w:id="309" w:author="Heleen Devos" w:date="2018-07-22T17:57:00Z">
        <w:del w:id="310" w:author="Bruno Presenti" w:date="2018-07-30T09:21:00Z">
          <w:r w:rsidDel="00436261">
            <w:rPr>
              <w:rFonts w:asciiTheme="minorHAnsi" w:hAnsiTheme="minorHAnsi"/>
              <w:b/>
              <w:sz w:val="28"/>
              <w:u w:val="single"/>
            </w:rPr>
            <w:delText xml:space="preserve">1. </w:delText>
          </w:r>
        </w:del>
      </w:ins>
      <w:ins w:id="311" w:author="Heleen Devos" w:date="2018-07-22T17:46:00Z">
        <w:del w:id="312" w:author="Bruno Presenti" w:date="2018-07-30T09:21:00Z">
          <w:r w:rsidR="00A879E9" w:rsidDel="00436261">
            <w:rPr>
              <w:rFonts w:asciiTheme="minorHAnsi" w:hAnsiTheme="minorHAnsi"/>
              <w:b/>
              <w:sz w:val="28"/>
              <w:u w:val="single"/>
            </w:rPr>
            <w:delText xml:space="preserve"> </w:delText>
          </w:r>
        </w:del>
      </w:ins>
      <w:del w:id="313" w:author="Bruno Presenti" w:date="2018-07-30T09:21:00Z">
        <w:r w:rsidR="00B209F9" w:rsidRPr="00A879E9" w:rsidDel="00436261">
          <w:rPr>
            <w:rFonts w:asciiTheme="minorHAnsi" w:hAnsiTheme="minorHAnsi"/>
            <w:b/>
            <w:sz w:val="28"/>
            <w:u w:val="single"/>
            <w:rPrChange w:id="314" w:author="Heleen Devos" w:date="2018-07-22T17:46:00Z">
              <w:rPr>
                <w:rFonts w:ascii="Courier New" w:hAnsi="Courier New" w:cs="Courier New"/>
                <w:b/>
                <w:color w:val="000000"/>
                <w:sz w:val="24"/>
                <w:szCs w:val="24"/>
                <w:u w:val="single"/>
              </w:rPr>
            </w:rPrChange>
          </w:rPr>
          <w:delText xml:space="preserve">Introducción </w:delText>
        </w:r>
      </w:del>
    </w:p>
    <w:p w14:paraId="128F406B" w14:textId="66420141" w:rsidR="00D54552" w:rsidRPr="00A879E9" w:rsidDel="00436261" w:rsidRDefault="00D54552" w:rsidP="00D54552">
      <w:pPr>
        <w:pBdr>
          <w:top w:val="nil"/>
          <w:left w:val="nil"/>
          <w:bottom w:val="nil"/>
          <w:right w:val="nil"/>
          <w:between w:val="nil"/>
        </w:pBdr>
        <w:spacing w:after="0"/>
        <w:ind w:left="720"/>
        <w:contextualSpacing/>
        <w:rPr>
          <w:del w:id="315" w:author="Bruno Presenti" w:date="2018-07-30T09:21:00Z"/>
          <w:rFonts w:asciiTheme="minorHAnsi" w:hAnsiTheme="minorHAnsi"/>
          <w:b/>
          <w:color w:val="000000"/>
          <w:u w:val="single"/>
          <w:rPrChange w:id="316" w:author="Heleen Devos" w:date="2018-07-22T17:42:00Z">
            <w:rPr>
              <w:del w:id="317" w:author="Bruno Presenti" w:date="2018-07-30T09:21:00Z"/>
              <w:b/>
              <w:color w:val="000000"/>
              <w:sz w:val="24"/>
              <w:szCs w:val="24"/>
              <w:u w:val="single"/>
            </w:rPr>
          </w:rPrChange>
        </w:rPr>
      </w:pPr>
    </w:p>
    <w:p w14:paraId="1CA70DE2" w14:textId="1579FC32" w:rsidR="00D54552" w:rsidRPr="00A879E9" w:rsidDel="00436261" w:rsidRDefault="00D54552" w:rsidP="00D54552">
      <w:pPr>
        <w:pStyle w:val="Prrafodelista"/>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18" w:author="Bruno Presenti" w:date="2018-07-30T09:21:00Z"/>
          <w:rFonts w:asciiTheme="minorHAnsi" w:eastAsia="Times New Roman" w:hAnsiTheme="minorHAnsi" w:cs="Courier New"/>
          <w:b/>
          <w:color w:val="222222"/>
          <w:lang w:eastAsia="es-ES"/>
          <w:rPrChange w:id="319" w:author="Heleen Devos" w:date="2018-07-22T17:42:00Z">
            <w:rPr>
              <w:del w:id="320" w:author="Bruno Presenti" w:date="2018-07-30T09:21:00Z"/>
              <w:rFonts w:ascii="Courier New" w:eastAsia="Times New Roman" w:hAnsi="Courier New" w:cs="Courier New"/>
              <w:b/>
              <w:color w:val="222222"/>
              <w:sz w:val="20"/>
              <w:szCs w:val="20"/>
              <w:lang w:eastAsia="es-ES"/>
            </w:rPr>
          </w:rPrChange>
        </w:rPr>
      </w:pPr>
      <w:del w:id="321" w:author="Bruno Presenti" w:date="2018-07-30T09:21:00Z">
        <w:r w:rsidRPr="00A879E9" w:rsidDel="00436261">
          <w:rPr>
            <w:rFonts w:asciiTheme="minorHAnsi" w:eastAsia="Times New Roman" w:hAnsiTheme="minorHAnsi" w:cs="Courier New"/>
            <w:b/>
            <w:color w:val="222222"/>
            <w:lang w:eastAsia="es-ES"/>
            <w:rPrChange w:id="322" w:author="Heleen Devos" w:date="2018-07-22T17:42:00Z">
              <w:rPr>
                <w:rFonts w:ascii="Courier New" w:eastAsia="Times New Roman" w:hAnsi="Courier New" w:cs="Courier New"/>
                <w:b/>
                <w:color w:val="222222"/>
                <w:sz w:val="20"/>
                <w:szCs w:val="20"/>
                <w:lang w:eastAsia="es-ES"/>
              </w:rPr>
            </w:rPrChange>
          </w:rPr>
          <w:delText>Evolución del blockchain.</w:delText>
        </w:r>
      </w:del>
    </w:p>
    <w:p w14:paraId="4FCC55BE" w14:textId="6FBFF043" w:rsidR="00D54552" w:rsidRPr="00A879E9" w:rsidDel="00436261" w:rsidRDefault="00D54552" w:rsidP="00D54552">
      <w:pPr>
        <w:spacing w:before="100" w:beforeAutospacing="1" w:after="100" w:afterAutospacing="1" w:line="240" w:lineRule="auto"/>
        <w:rPr>
          <w:del w:id="323" w:author="Bruno Presenti" w:date="2018-07-30T09:21:00Z"/>
          <w:rFonts w:asciiTheme="minorHAnsi" w:eastAsia="Times New Roman" w:hAnsiTheme="minorHAnsi" w:cs="Courier New"/>
          <w:color w:val="222222"/>
          <w:lang w:eastAsia="es-ES"/>
          <w:rPrChange w:id="324" w:author="Heleen Devos" w:date="2018-07-22T17:42:00Z">
            <w:rPr>
              <w:del w:id="325" w:author="Bruno Presenti" w:date="2018-07-30T09:21:00Z"/>
              <w:rFonts w:ascii="Courier New" w:eastAsia="Times New Roman" w:hAnsi="Courier New" w:cs="Courier New"/>
              <w:color w:val="222222"/>
              <w:sz w:val="20"/>
              <w:szCs w:val="20"/>
              <w:lang w:eastAsia="es-ES"/>
            </w:rPr>
          </w:rPrChange>
        </w:rPr>
      </w:pPr>
      <w:del w:id="326" w:author="Bruno Presenti" w:date="2018-07-30T09:21:00Z">
        <w:r w:rsidRPr="00A879E9" w:rsidDel="00436261">
          <w:rPr>
            <w:rFonts w:asciiTheme="minorHAnsi" w:eastAsia="Times New Roman" w:hAnsiTheme="minorHAnsi" w:cs="Courier New"/>
            <w:color w:val="222222"/>
            <w:lang w:eastAsia="es-ES"/>
            <w:rPrChange w:id="327" w:author="Heleen Devos" w:date="2018-07-22T17:42:00Z">
              <w:rPr>
                <w:rFonts w:ascii="Courier New" w:eastAsia="Times New Roman" w:hAnsi="Courier New" w:cs="Courier New"/>
                <w:color w:val="222222"/>
                <w:sz w:val="20"/>
                <w:szCs w:val="20"/>
                <w:lang w:eastAsia="es-ES"/>
              </w:rPr>
            </w:rPrChange>
          </w:rPr>
          <w:delText xml:space="preserve">Desde hace un tiempo, estamos leyendo muchas noticias sobre el Blockchain. La primera vez que me hablaron de “la cadena de bloques” fue en Buenos Aires en 2016  y ya comentaban que su impacto en la economía colaborativa y la sociedad sería enorme. Desde sus inicios Blockchain ha sido una tecnología capaz de articular una criptomoneda como el Bitcoin y ahora aún puede ser más disruptiva en otros muchos ámbitos. En la actualidad existen más de 800 proyectos relacionados con criptomonedas entre las cuales destacan Ethereum, Ripple, Monero, Eos, Stellar, Bitcoin Cash, Litecoin, IOTA, Cardano entre las más populares. </w:delText>
        </w:r>
      </w:del>
    </w:p>
    <w:p w14:paraId="6D022E2A" w14:textId="5E1C6C9F" w:rsidR="00D54552" w:rsidRPr="00A879E9" w:rsidDel="00436261" w:rsidRDefault="00D54552" w:rsidP="00D54552">
      <w:pPr>
        <w:spacing w:before="100" w:beforeAutospacing="1" w:after="100" w:afterAutospacing="1" w:line="240" w:lineRule="auto"/>
        <w:rPr>
          <w:del w:id="328" w:author="Bruno Presenti" w:date="2018-07-30T09:21:00Z"/>
          <w:rFonts w:asciiTheme="minorHAnsi" w:eastAsia="Times New Roman" w:hAnsiTheme="minorHAnsi" w:cs="Courier New"/>
          <w:color w:val="222222"/>
          <w:lang w:eastAsia="es-ES"/>
          <w:rPrChange w:id="329" w:author="Heleen Devos" w:date="2018-07-22T17:42:00Z">
            <w:rPr>
              <w:del w:id="330" w:author="Bruno Presenti" w:date="2018-07-30T09:21:00Z"/>
              <w:rFonts w:ascii="Courier New" w:eastAsia="Times New Roman" w:hAnsi="Courier New" w:cs="Courier New"/>
              <w:color w:val="222222"/>
              <w:sz w:val="20"/>
              <w:szCs w:val="20"/>
              <w:lang w:eastAsia="es-ES"/>
            </w:rPr>
          </w:rPrChange>
        </w:rPr>
      </w:pPr>
      <w:del w:id="331" w:author="Bruno Presenti" w:date="2018-07-30T09:21:00Z">
        <w:r w:rsidRPr="00A879E9" w:rsidDel="00436261">
          <w:rPr>
            <w:rFonts w:asciiTheme="minorHAnsi" w:eastAsia="Times New Roman" w:hAnsiTheme="minorHAnsi" w:cs="Courier New"/>
            <w:color w:val="222222"/>
            <w:lang w:eastAsia="es-ES"/>
            <w:rPrChange w:id="332" w:author="Heleen Devos" w:date="2018-07-22T17:42:00Z">
              <w:rPr>
                <w:rFonts w:ascii="Courier New" w:eastAsia="Times New Roman" w:hAnsi="Courier New" w:cs="Courier New"/>
                <w:color w:val="222222"/>
                <w:sz w:val="20"/>
                <w:szCs w:val="20"/>
                <w:lang w:eastAsia="es-ES"/>
              </w:rPr>
            </w:rPrChange>
          </w:rPr>
          <w:delText>El modelo Hype Cycle</w:delText>
        </w:r>
      </w:del>
    </w:p>
    <w:p w14:paraId="07B200CA" w14:textId="212792A7" w:rsidR="00D54552" w:rsidRPr="00A879E9" w:rsidDel="00436261" w:rsidRDefault="00D54552" w:rsidP="00D54552">
      <w:pPr>
        <w:spacing w:before="100" w:beforeAutospacing="1" w:after="100" w:afterAutospacing="1" w:line="240" w:lineRule="auto"/>
        <w:rPr>
          <w:del w:id="333" w:author="Bruno Presenti" w:date="2018-07-30T09:21:00Z"/>
          <w:rFonts w:asciiTheme="minorHAnsi" w:eastAsia="Times New Roman" w:hAnsiTheme="minorHAnsi" w:cs="Courier New"/>
          <w:color w:val="222222"/>
          <w:lang w:eastAsia="es-ES"/>
          <w:rPrChange w:id="334" w:author="Heleen Devos" w:date="2018-07-22T17:42:00Z">
            <w:rPr>
              <w:del w:id="335" w:author="Bruno Presenti" w:date="2018-07-30T09:21:00Z"/>
              <w:rFonts w:ascii="Courier New" w:eastAsia="Times New Roman" w:hAnsi="Courier New" w:cs="Courier New"/>
              <w:color w:val="222222"/>
              <w:sz w:val="20"/>
              <w:szCs w:val="20"/>
              <w:lang w:eastAsia="es-ES"/>
            </w:rPr>
          </w:rPrChange>
        </w:rPr>
      </w:pPr>
      <w:del w:id="336" w:author="Bruno Presenti" w:date="2018-07-30T09:21:00Z">
        <w:r w:rsidRPr="00A879E9" w:rsidDel="00436261">
          <w:rPr>
            <w:rFonts w:asciiTheme="minorHAnsi" w:eastAsia="Times New Roman" w:hAnsiTheme="minorHAnsi" w:cs="Courier New"/>
            <w:color w:val="222222"/>
            <w:lang w:eastAsia="es-ES"/>
            <w:rPrChange w:id="337" w:author="Heleen Devos" w:date="2018-07-22T17:42:00Z">
              <w:rPr>
                <w:rFonts w:ascii="Courier New" w:eastAsia="Times New Roman" w:hAnsi="Courier New" w:cs="Courier New"/>
                <w:color w:val="222222"/>
                <w:sz w:val="20"/>
                <w:szCs w:val="20"/>
                <w:lang w:eastAsia="es-ES"/>
              </w:rPr>
            </w:rPrChange>
          </w:rPr>
          <w:delText>Cuando una tecnología nueva nace pueden ocurrir dos cosas: puede ser que no prospere, se quede en un experimento y muera o que evolucione técnicamente para poder ser adoptada por negocios, personas e interaccionar con otras tecnologías.</w:delText>
        </w:r>
      </w:del>
    </w:p>
    <w:p w14:paraId="52D4FEDA" w14:textId="4F575330" w:rsidR="00D54552" w:rsidRPr="00A879E9" w:rsidDel="00436261" w:rsidRDefault="00D54552" w:rsidP="00D54552">
      <w:pPr>
        <w:pBdr>
          <w:top w:val="nil"/>
          <w:left w:val="nil"/>
          <w:bottom w:val="nil"/>
          <w:right w:val="nil"/>
          <w:between w:val="nil"/>
        </w:pBdr>
        <w:spacing w:after="0"/>
        <w:contextualSpacing/>
        <w:rPr>
          <w:del w:id="338" w:author="Bruno Presenti" w:date="2018-07-30T09:21:00Z"/>
          <w:rFonts w:asciiTheme="minorHAnsi" w:eastAsia="Times New Roman" w:hAnsiTheme="minorHAnsi" w:cs="Courier New"/>
          <w:color w:val="222222"/>
          <w:lang w:eastAsia="es-ES"/>
          <w:rPrChange w:id="339" w:author="Heleen Devos" w:date="2018-07-22T17:42:00Z">
            <w:rPr>
              <w:del w:id="340" w:author="Bruno Presenti" w:date="2018-07-30T09:21:00Z"/>
              <w:rFonts w:ascii="Courier New" w:eastAsia="Times New Roman" w:hAnsi="Courier New" w:cs="Courier New"/>
              <w:color w:val="222222"/>
              <w:sz w:val="20"/>
              <w:szCs w:val="20"/>
              <w:lang w:eastAsia="es-ES"/>
            </w:rPr>
          </w:rPrChange>
        </w:rPr>
      </w:pPr>
      <w:del w:id="341" w:author="Bruno Presenti" w:date="2018-07-30T09:21:00Z">
        <w:r w:rsidRPr="00A879E9" w:rsidDel="00436261">
          <w:rPr>
            <w:rFonts w:asciiTheme="minorHAnsi" w:eastAsia="Times New Roman" w:hAnsiTheme="minorHAnsi" w:cs="Courier New"/>
            <w:color w:val="222222"/>
            <w:lang w:eastAsia="es-ES"/>
            <w:rPrChange w:id="342" w:author="Heleen Devos" w:date="2018-07-22T17:42:00Z">
              <w:rPr>
                <w:rFonts w:ascii="Courier New" w:eastAsia="Times New Roman" w:hAnsi="Courier New" w:cs="Courier New"/>
                <w:color w:val="222222"/>
                <w:sz w:val="20"/>
                <w:szCs w:val="20"/>
                <w:lang w:eastAsia="es-ES"/>
              </w:rPr>
            </w:rPrChange>
          </w:rPr>
          <w:delText>Para ayudar a identificar en qué momento se encuentran las diferentes tecnologías recomiendo el análisis Hype Cycle que la consultora Gartner realiza anualmente. Con esta representación gráfica podemos identificar la madurez de las diferentes tecnologías combinado con su adopción y la aplicación social.</w:delText>
        </w:r>
      </w:del>
    </w:p>
    <w:p w14:paraId="5041D73F" w14:textId="1F50D781" w:rsidR="00D54552" w:rsidRPr="00A879E9" w:rsidDel="00436261" w:rsidRDefault="00D54552" w:rsidP="00D54552">
      <w:pPr>
        <w:pBdr>
          <w:top w:val="nil"/>
          <w:left w:val="nil"/>
          <w:bottom w:val="nil"/>
          <w:right w:val="nil"/>
          <w:between w:val="nil"/>
        </w:pBdr>
        <w:spacing w:after="0"/>
        <w:ind w:left="720"/>
        <w:contextualSpacing/>
        <w:rPr>
          <w:del w:id="343" w:author="Bruno Presenti" w:date="2018-07-30T09:21:00Z"/>
          <w:rFonts w:asciiTheme="minorHAnsi" w:eastAsia="Times New Roman" w:hAnsiTheme="minorHAnsi" w:cs="Courier New"/>
          <w:color w:val="222222"/>
          <w:lang w:eastAsia="es-ES"/>
          <w:rPrChange w:id="344" w:author="Heleen Devos" w:date="2018-07-22T17:42:00Z">
            <w:rPr>
              <w:del w:id="345" w:author="Bruno Presenti" w:date="2018-07-30T09:21:00Z"/>
              <w:rFonts w:ascii="Courier New" w:eastAsia="Times New Roman" w:hAnsi="Courier New" w:cs="Courier New"/>
              <w:color w:val="222222"/>
              <w:sz w:val="20"/>
              <w:szCs w:val="20"/>
              <w:lang w:eastAsia="es-ES"/>
            </w:rPr>
          </w:rPrChange>
        </w:rPr>
      </w:pPr>
      <w:del w:id="346" w:author="Bruno Presenti" w:date="2018-07-30T09:21:00Z">
        <w:r w:rsidRPr="00A879E9" w:rsidDel="00436261">
          <w:rPr>
            <w:rFonts w:asciiTheme="minorHAnsi" w:hAnsiTheme="minorHAnsi"/>
            <w:noProof/>
            <w:rPrChange w:id="347" w:author="Unknown">
              <w:rPr>
                <w:noProof/>
              </w:rPr>
            </w:rPrChange>
          </w:rPr>
          <w:drawing>
            <wp:anchor distT="0" distB="0" distL="114300" distR="114300" simplePos="0" relativeHeight="251638784" behindDoc="0" locked="0" layoutInCell="1" allowOverlap="1" wp14:anchorId="571EA576" wp14:editId="4DBE73F0">
              <wp:simplePos x="0" y="0"/>
              <wp:positionH relativeFrom="column">
                <wp:posOffset>-899</wp:posOffset>
              </wp:positionH>
              <wp:positionV relativeFrom="paragraph">
                <wp:posOffset>157302</wp:posOffset>
              </wp:positionV>
              <wp:extent cx="6359703" cy="3974814"/>
              <wp:effectExtent l="0" t="0" r="3175" b="6985"/>
              <wp:wrapNone/>
              <wp:docPr id="3" name="Imagen 3" descr="Resultado de imagen para grafico de madurez de las tecnolog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grafico de madurez de las tecnologia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76802" cy="3985501"/>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08EB74DD" w14:textId="50BB3FAC" w:rsidR="00D54552" w:rsidRPr="00A879E9" w:rsidDel="00436261" w:rsidRDefault="00D54552" w:rsidP="00D54552">
      <w:pPr>
        <w:pBdr>
          <w:top w:val="nil"/>
          <w:left w:val="nil"/>
          <w:bottom w:val="nil"/>
          <w:right w:val="nil"/>
          <w:between w:val="nil"/>
        </w:pBdr>
        <w:spacing w:after="0"/>
        <w:ind w:left="720"/>
        <w:contextualSpacing/>
        <w:rPr>
          <w:del w:id="348" w:author="Bruno Presenti" w:date="2018-07-30T09:21:00Z"/>
          <w:rFonts w:asciiTheme="minorHAnsi" w:eastAsia="Times New Roman" w:hAnsiTheme="minorHAnsi" w:cs="Courier New"/>
          <w:color w:val="222222"/>
          <w:lang w:eastAsia="es-ES"/>
          <w:rPrChange w:id="349" w:author="Heleen Devos" w:date="2018-07-22T17:42:00Z">
            <w:rPr>
              <w:del w:id="350" w:author="Bruno Presenti" w:date="2018-07-30T09:21:00Z"/>
              <w:rFonts w:ascii="Courier New" w:eastAsia="Times New Roman" w:hAnsi="Courier New" w:cs="Courier New"/>
              <w:color w:val="222222"/>
              <w:sz w:val="20"/>
              <w:szCs w:val="20"/>
              <w:lang w:eastAsia="es-ES"/>
            </w:rPr>
          </w:rPrChange>
        </w:rPr>
      </w:pPr>
    </w:p>
    <w:p w14:paraId="4BEF081E" w14:textId="3A868220" w:rsidR="00D54552" w:rsidRPr="00A879E9" w:rsidDel="00436261" w:rsidRDefault="00D54552" w:rsidP="00D54552">
      <w:pPr>
        <w:pBdr>
          <w:top w:val="nil"/>
          <w:left w:val="nil"/>
          <w:bottom w:val="nil"/>
          <w:right w:val="nil"/>
          <w:between w:val="nil"/>
        </w:pBdr>
        <w:spacing w:after="0"/>
        <w:ind w:left="720"/>
        <w:contextualSpacing/>
        <w:rPr>
          <w:del w:id="351" w:author="Bruno Presenti" w:date="2018-07-30T09:21:00Z"/>
          <w:rFonts w:asciiTheme="minorHAnsi" w:eastAsia="Times New Roman" w:hAnsiTheme="minorHAnsi" w:cs="Courier New"/>
          <w:color w:val="222222"/>
          <w:lang w:eastAsia="es-ES"/>
          <w:rPrChange w:id="352" w:author="Heleen Devos" w:date="2018-07-22T17:42:00Z">
            <w:rPr>
              <w:del w:id="353" w:author="Bruno Presenti" w:date="2018-07-30T09:21:00Z"/>
              <w:rFonts w:ascii="Courier New" w:eastAsia="Times New Roman" w:hAnsi="Courier New" w:cs="Courier New"/>
              <w:color w:val="222222"/>
              <w:sz w:val="20"/>
              <w:szCs w:val="20"/>
              <w:lang w:eastAsia="es-ES"/>
            </w:rPr>
          </w:rPrChange>
        </w:rPr>
      </w:pPr>
    </w:p>
    <w:p w14:paraId="2C174BD4" w14:textId="553ADAE4" w:rsidR="00D54552" w:rsidRPr="00A879E9" w:rsidDel="00436261" w:rsidRDefault="00D54552" w:rsidP="00D54552">
      <w:pPr>
        <w:pBdr>
          <w:top w:val="nil"/>
          <w:left w:val="nil"/>
          <w:bottom w:val="nil"/>
          <w:right w:val="nil"/>
          <w:between w:val="nil"/>
        </w:pBdr>
        <w:spacing w:after="0"/>
        <w:ind w:left="720"/>
        <w:contextualSpacing/>
        <w:rPr>
          <w:del w:id="354" w:author="Bruno Presenti" w:date="2018-07-30T09:21:00Z"/>
          <w:rFonts w:asciiTheme="minorHAnsi" w:eastAsia="Times New Roman" w:hAnsiTheme="minorHAnsi" w:cs="Courier New"/>
          <w:color w:val="222222"/>
          <w:lang w:eastAsia="es-ES"/>
          <w:rPrChange w:id="355" w:author="Heleen Devos" w:date="2018-07-22T17:42:00Z">
            <w:rPr>
              <w:del w:id="356" w:author="Bruno Presenti" w:date="2018-07-30T09:21:00Z"/>
              <w:rFonts w:ascii="Courier New" w:eastAsia="Times New Roman" w:hAnsi="Courier New" w:cs="Courier New"/>
              <w:color w:val="222222"/>
              <w:sz w:val="20"/>
              <w:szCs w:val="20"/>
              <w:lang w:eastAsia="es-ES"/>
            </w:rPr>
          </w:rPrChange>
        </w:rPr>
      </w:pPr>
    </w:p>
    <w:p w14:paraId="14C4D132" w14:textId="4DEC51CA" w:rsidR="00D54552" w:rsidRPr="00A879E9" w:rsidDel="00436261" w:rsidRDefault="00D54552" w:rsidP="00D54552">
      <w:pPr>
        <w:pBdr>
          <w:top w:val="nil"/>
          <w:left w:val="nil"/>
          <w:bottom w:val="nil"/>
          <w:right w:val="nil"/>
          <w:between w:val="nil"/>
        </w:pBdr>
        <w:spacing w:after="0"/>
        <w:ind w:left="720"/>
        <w:contextualSpacing/>
        <w:rPr>
          <w:del w:id="357" w:author="Bruno Presenti" w:date="2018-07-30T09:21:00Z"/>
          <w:rFonts w:asciiTheme="minorHAnsi" w:eastAsia="Times New Roman" w:hAnsiTheme="minorHAnsi" w:cs="Courier New"/>
          <w:color w:val="222222"/>
          <w:lang w:eastAsia="es-ES"/>
          <w:rPrChange w:id="358" w:author="Heleen Devos" w:date="2018-07-22T17:42:00Z">
            <w:rPr>
              <w:del w:id="359" w:author="Bruno Presenti" w:date="2018-07-30T09:21:00Z"/>
              <w:rFonts w:ascii="Courier New" w:eastAsia="Times New Roman" w:hAnsi="Courier New" w:cs="Courier New"/>
              <w:color w:val="222222"/>
              <w:sz w:val="20"/>
              <w:szCs w:val="20"/>
              <w:lang w:eastAsia="es-ES"/>
            </w:rPr>
          </w:rPrChange>
        </w:rPr>
      </w:pPr>
    </w:p>
    <w:p w14:paraId="5D9A2216" w14:textId="7E0AA0F9" w:rsidR="00D54552" w:rsidRPr="00A879E9" w:rsidDel="00436261" w:rsidRDefault="00D54552" w:rsidP="00D54552">
      <w:pPr>
        <w:pBdr>
          <w:top w:val="nil"/>
          <w:left w:val="nil"/>
          <w:bottom w:val="nil"/>
          <w:right w:val="nil"/>
          <w:between w:val="nil"/>
        </w:pBdr>
        <w:spacing w:after="0"/>
        <w:ind w:left="720"/>
        <w:contextualSpacing/>
        <w:rPr>
          <w:del w:id="360" w:author="Bruno Presenti" w:date="2018-07-30T09:21:00Z"/>
          <w:rFonts w:asciiTheme="minorHAnsi" w:eastAsia="Times New Roman" w:hAnsiTheme="minorHAnsi" w:cs="Courier New"/>
          <w:color w:val="222222"/>
          <w:lang w:eastAsia="es-ES"/>
          <w:rPrChange w:id="361" w:author="Heleen Devos" w:date="2018-07-22T17:42:00Z">
            <w:rPr>
              <w:del w:id="362" w:author="Bruno Presenti" w:date="2018-07-30T09:21:00Z"/>
              <w:rFonts w:ascii="Courier New" w:eastAsia="Times New Roman" w:hAnsi="Courier New" w:cs="Courier New"/>
              <w:color w:val="222222"/>
              <w:sz w:val="20"/>
              <w:szCs w:val="20"/>
              <w:lang w:eastAsia="es-ES"/>
            </w:rPr>
          </w:rPrChange>
        </w:rPr>
      </w:pPr>
    </w:p>
    <w:p w14:paraId="7D1A854C" w14:textId="78CE748D" w:rsidR="00D54552" w:rsidRPr="00A879E9" w:rsidDel="00436261" w:rsidRDefault="00D54552" w:rsidP="00D54552">
      <w:pPr>
        <w:pBdr>
          <w:top w:val="nil"/>
          <w:left w:val="nil"/>
          <w:bottom w:val="nil"/>
          <w:right w:val="nil"/>
          <w:between w:val="nil"/>
        </w:pBdr>
        <w:spacing w:after="0"/>
        <w:ind w:left="720"/>
        <w:contextualSpacing/>
        <w:rPr>
          <w:del w:id="363" w:author="Bruno Presenti" w:date="2018-07-30T09:21:00Z"/>
          <w:rFonts w:asciiTheme="minorHAnsi" w:eastAsia="Times New Roman" w:hAnsiTheme="minorHAnsi" w:cs="Courier New"/>
          <w:color w:val="222222"/>
          <w:lang w:eastAsia="es-ES"/>
          <w:rPrChange w:id="364" w:author="Heleen Devos" w:date="2018-07-22T17:42:00Z">
            <w:rPr>
              <w:del w:id="365" w:author="Bruno Presenti" w:date="2018-07-30T09:21:00Z"/>
              <w:rFonts w:ascii="Courier New" w:eastAsia="Times New Roman" w:hAnsi="Courier New" w:cs="Courier New"/>
              <w:color w:val="222222"/>
              <w:sz w:val="20"/>
              <w:szCs w:val="20"/>
              <w:lang w:eastAsia="es-ES"/>
            </w:rPr>
          </w:rPrChange>
        </w:rPr>
      </w:pPr>
    </w:p>
    <w:p w14:paraId="7D78B69B" w14:textId="235A4E6B" w:rsidR="00D54552" w:rsidRPr="00A879E9" w:rsidDel="00436261" w:rsidRDefault="00D54552" w:rsidP="00D54552">
      <w:pPr>
        <w:pBdr>
          <w:top w:val="nil"/>
          <w:left w:val="nil"/>
          <w:bottom w:val="nil"/>
          <w:right w:val="nil"/>
          <w:between w:val="nil"/>
        </w:pBdr>
        <w:spacing w:after="0"/>
        <w:ind w:left="720"/>
        <w:contextualSpacing/>
        <w:rPr>
          <w:del w:id="366" w:author="Bruno Presenti" w:date="2018-07-30T09:21:00Z"/>
          <w:rFonts w:asciiTheme="minorHAnsi" w:eastAsia="Times New Roman" w:hAnsiTheme="minorHAnsi" w:cs="Courier New"/>
          <w:color w:val="222222"/>
          <w:lang w:eastAsia="es-ES"/>
          <w:rPrChange w:id="367" w:author="Heleen Devos" w:date="2018-07-22T17:42:00Z">
            <w:rPr>
              <w:del w:id="368" w:author="Bruno Presenti" w:date="2018-07-30T09:21:00Z"/>
              <w:rFonts w:ascii="Courier New" w:eastAsia="Times New Roman" w:hAnsi="Courier New" w:cs="Courier New"/>
              <w:color w:val="222222"/>
              <w:sz w:val="20"/>
              <w:szCs w:val="20"/>
              <w:lang w:eastAsia="es-ES"/>
            </w:rPr>
          </w:rPrChange>
        </w:rPr>
      </w:pPr>
    </w:p>
    <w:p w14:paraId="1B025E35" w14:textId="5A7F28D3" w:rsidR="00D54552" w:rsidRPr="00A879E9" w:rsidDel="00436261" w:rsidRDefault="00D54552" w:rsidP="00D54552">
      <w:pPr>
        <w:pBdr>
          <w:top w:val="nil"/>
          <w:left w:val="nil"/>
          <w:bottom w:val="nil"/>
          <w:right w:val="nil"/>
          <w:between w:val="nil"/>
        </w:pBdr>
        <w:spacing w:after="0"/>
        <w:ind w:left="720"/>
        <w:contextualSpacing/>
        <w:rPr>
          <w:del w:id="369" w:author="Bruno Presenti" w:date="2018-07-30T09:21:00Z"/>
          <w:rFonts w:asciiTheme="minorHAnsi" w:eastAsia="Times New Roman" w:hAnsiTheme="minorHAnsi" w:cs="Courier New"/>
          <w:color w:val="222222"/>
          <w:lang w:eastAsia="es-ES"/>
          <w:rPrChange w:id="370" w:author="Heleen Devos" w:date="2018-07-22T17:42:00Z">
            <w:rPr>
              <w:del w:id="371" w:author="Bruno Presenti" w:date="2018-07-30T09:21:00Z"/>
              <w:rFonts w:ascii="Courier New" w:eastAsia="Times New Roman" w:hAnsi="Courier New" w:cs="Courier New"/>
              <w:color w:val="222222"/>
              <w:sz w:val="20"/>
              <w:szCs w:val="20"/>
              <w:lang w:eastAsia="es-ES"/>
            </w:rPr>
          </w:rPrChange>
        </w:rPr>
      </w:pPr>
    </w:p>
    <w:p w14:paraId="44E4E182" w14:textId="5B4E0B34" w:rsidR="00D54552" w:rsidRPr="00A879E9" w:rsidDel="00436261" w:rsidRDefault="00D54552" w:rsidP="00D54552">
      <w:pPr>
        <w:pBdr>
          <w:top w:val="nil"/>
          <w:left w:val="nil"/>
          <w:bottom w:val="nil"/>
          <w:right w:val="nil"/>
          <w:between w:val="nil"/>
        </w:pBdr>
        <w:spacing w:after="0"/>
        <w:ind w:left="720"/>
        <w:contextualSpacing/>
        <w:rPr>
          <w:del w:id="372" w:author="Bruno Presenti" w:date="2018-07-30T09:21:00Z"/>
          <w:rFonts w:asciiTheme="minorHAnsi" w:eastAsia="Times New Roman" w:hAnsiTheme="minorHAnsi" w:cs="Courier New"/>
          <w:color w:val="222222"/>
          <w:lang w:eastAsia="es-ES"/>
          <w:rPrChange w:id="373" w:author="Heleen Devos" w:date="2018-07-22T17:42:00Z">
            <w:rPr>
              <w:del w:id="374" w:author="Bruno Presenti" w:date="2018-07-30T09:21:00Z"/>
              <w:rFonts w:ascii="Courier New" w:eastAsia="Times New Roman" w:hAnsi="Courier New" w:cs="Courier New"/>
              <w:color w:val="222222"/>
              <w:sz w:val="20"/>
              <w:szCs w:val="20"/>
              <w:lang w:eastAsia="es-ES"/>
            </w:rPr>
          </w:rPrChange>
        </w:rPr>
      </w:pPr>
    </w:p>
    <w:p w14:paraId="1BAC124B" w14:textId="5C10C0F3" w:rsidR="00D54552" w:rsidRPr="00A879E9" w:rsidDel="00436261" w:rsidRDefault="00D54552" w:rsidP="00D54552">
      <w:pPr>
        <w:pBdr>
          <w:top w:val="nil"/>
          <w:left w:val="nil"/>
          <w:bottom w:val="nil"/>
          <w:right w:val="nil"/>
          <w:between w:val="nil"/>
        </w:pBdr>
        <w:spacing w:after="0"/>
        <w:ind w:left="720"/>
        <w:contextualSpacing/>
        <w:rPr>
          <w:del w:id="375" w:author="Bruno Presenti" w:date="2018-07-30T09:21:00Z"/>
          <w:rFonts w:asciiTheme="minorHAnsi" w:eastAsia="Times New Roman" w:hAnsiTheme="minorHAnsi" w:cs="Courier New"/>
          <w:color w:val="222222"/>
          <w:lang w:eastAsia="es-ES"/>
          <w:rPrChange w:id="376" w:author="Heleen Devos" w:date="2018-07-22T17:42:00Z">
            <w:rPr>
              <w:del w:id="377" w:author="Bruno Presenti" w:date="2018-07-30T09:21:00Z"/>
              <w:rFonts w:ascii="Courier New" w:eastAsia="Times New Roman" w:hAnsi="Courier New" w:cs="Courier New"/>
              <w:color w:val="222222"/>
              <w:sz w:val="20"/>
              <w:szCs w:val="20"/>
              <w:lang w:eastAsia="es-ES"/>
            </w:rPr>
          </w:rPrChange>
        </w:rPr>
      </w:pPr>
    </w:p>
    <w:p w14:paraId="33468776" w14:textId="09C71C2C" w:rsidR="00D54552" w:rsidRPr="00A879E9" w:rsidDel="00436261" w:rsidRDefault="00D54552" w:rsidP="00D54552">
      <w:pPr>
        <w:pBdr>
          <w:top w:val="nil"/>
          <w:left w:val="nil"/>
          <w:bottom w:val="nil"/>
          <w:right w:val="nil"/>
          <w:between w:val="nil"/>
        </w:pBdr>
        <w:spacing w:after="0"/>
        <w:ind w:left="720"/>
        <w:contextualSpacing/>
        <w:rPr>
          <w:del w:id="378" w:author="Bruno Presenti" w:date="2018-07-30T09:21:00Z"/>
          <w:rFonts w:asciiTheme="minorHAnsi" w:eastAsia="Times New Roman" w:hAnsiTheme="minorHAnsi" w:cs="Courier New"/>
          <w:color w:val="222222"/>
          <w:lang w:eastAsia="es-ES"/>
          <w:rPrChange w:id="379" w:author="Heleen Devos" w:date="2018-07-22T17:42:00Z">
            <w:rPr>
              <w:del w:id="380" w:author="Bruno Presenti" w:date="2018-07-30T09:21:00Z"/>
              <w:rFonts w:ascii="Courier New" w:eastAsia="Times New Roman" w:hAnsi="Courier New" w:cs="Courier New"/>
              <w:color w:val="222222"/>
              <w:sz w:val="20"/>
              <w:szCs w:val="20"/>
              <w:lang w:eastAsia="es-ES"/>
            </w:rPr>
          </w:rPrChange>
        </w:rPr>
      </w:pPr>
    </w:p>
    <w:p w14:paraId="33C786E5" w14:textId="36907B0F" w:rsidR="00D54552" w:rsidRPr="00A879E9" w:rsidDel="00436261" w:rsidRDefault="00D54552" w:rsidP="00D54552">
      <w:pPr>
        <w:pBdr>
          <w:top w:val="nil"/>
          <w:left w:val="nil"/>
          <w:bottom w:val="nil"/>
          <w:right w:val="nil"/>
          <w:between w:val="nil"/>
        </w:pBdr>
        <w:spacing w:after="0"/>
        <w:ind w:left="720"/>
        <w:contextualSpacing/>
        <w:rPr>
          <w:del w:id="381" w:author="Bruno Presenti" w:date="2018-07-30T09:21:00Z"/>
          <w:rFonts w:asciiTheme="minorHAnsi" w:eastAsia="Times New Roman" w:hAnsiTheme="minorHAnsi" w:cs="Courier New"/>
          <w:color w:val="222222"/>
          <w:lang w:eastAsia="es-ES"/>
          <w:rPrChange w:id="382" w:author="Heleen Devos" w:date="2018-07-22T17:42:00Z">
            <w:rPr>
              <w:del w:id="383" w:author="Bruno Presenti" w:date="2018-07-30T09:21:00Z"/>
              <w:rFonts w:ascii="Courier New" w:eastAsia="Times New Roman" w:hAnsi="Courier New" w:cs="Courier New"/>
              <w:color w:val="222222"/>
              <w:sz w:val="20"/>
              <w:szCs w:val="20"/>
              <w:lang w:eastAsia="es-ES"/>
            </w:rPr>
          </w:rPrChange>
        </w:rPr>
      </w:pPr>
    </w:p>
    <w:p w14:paraId="088ECE8B" w14:textId="5FCDB554" w:rsidR="00D54552" w:rsidRPr="00A879E9" w:rsidDel="00436261" w:rsidRDefault="00D54552" w:rsidP="00D54552">
      <w:pPr>
        <w:pBdr>
          <w:top w:val="nil"/>
          <w:left w:val="nil"/>
          <w:bottom w:val="nil"/>
          <w:right w:val="nil"/>
          <w:between w:val="nil"/>
        </w:pBdr>
        <w:spacing w:after="0"/>
        <w:ind w:left="720"/>
        <w:contextualSpacing/>
        <w:rPr>
          <w:del w:id="384" w:author="Bruno Presenti" w:date="2018-07-30T09:21:00Z"/>
          <w:rFonts w:asciiTheme="minorHAnsi" w:eastAsia="Times New Roman" w:hAnsiTheme="minorHAnsi" w:cs="Courier New"/>
          <w:color w:val="222222"/>
          <w:lang w:eastAsia="es-ES"/>
          <w:rPrChange w:id="385" w:author="Heleen Devos" w:date="2018-07-22T17:42:00Z">
            <w:rPr>
              <w:del w:id="386" w:author="Bruno Presenti" w:date="2018-07-30T09:21:00Z"/>
              <w:rFonts w:ascii="Courier New" w:eastAsia="Times New Roman" w:hAnsi="Courier New" w:cs="Courier New"/>
              <w:color w:val="222222"/>
              <w:sz w:val="20"/>
              <w:szCs w:val="20"/>
              <w:lang w:eastAsia="es-ES"/>
            </w:rPr>
          </w:rPrChange>
        </w:rPr>
      </w:pPr>
    </w:p>
    <w:p w14:paraId="69966BAE" w14:textId="71B25145" w:rsidR="00D54552" w:rsidRPr="00A879E9" w:rsidDel="00436261" w:rsidRDefault="00D54552" w:rsidP="00D54552">
      <w:pPr>
        <w:pBdr>
          <w:top w:val="nil"/>
          <w:left w:val="nil"/>
          <w:bottom w:val="nil"/>
          <w:right w:val="nil"/>
          <w:between w:val="nil"/>
        </w:pBdr>
        <w:spacing w:after="0"/>
        <w:ind w:left="720"/>
        <w:contextualSpacing/>
        <w:rPr>
          <w:del w:id="387" w:author="Bruno Presenti" w:date="2018-07-30T09:21:00Z"/>
          <w:rFonts w:asciiTheme="minorHAnsi" w:eastAsia="Times New Roman" w:hAnsiTheme="minorHAnsi" w:cs="Courier New"/>
          <w:color w:val="222222"/>
          <w:lang w:eastAsia="es-ES"/>
          <w:rPrChange w:id="388" w:author="Heleen Devos" w:date="2018-07-22T17:42:00Z">
            <w:rPr>
              <w:del w:id="389" w:author="Bruno Presenti" w:date="2018-07-30T09:21:00Z"/>
              <w:rFonts w:ascii="Courier New" w:eastAsia="Times New Roman" w:hAnsi="Courier New" w:cs="Courier New"/>
              <w:color w:val="222222"/>
              <w:sz w:val="20"/>
              <w:szCs w:val="20"/>
              <w:lang w:eastAsia="es-ES"/>
            </w:rPr>
          </w:rPrChange>
        </w:rPr>
      </w:pPr>
    </w:p>
    <w:p w14:paraId="4AADF376" w14:textId="60E4CAA3" w:rsidR="00D54552" w:rsidRPr="00A879E9" w:rsidDel="00436261" w:rsidRDefault="00D54552" w:rsidP="00D54552">
      <w:pPr>
        <w:pBdr>
          <w:top w:val="nil"/>
          <w:left w:val="nil"/>
          <w:bottom w:val="nil"/>
          <w:right w:val="nil"/>
          <w:between w:val="nil"/>
        </w:pBdr>
        <w:spacing w:after="0"/>
        <w:ind w:left="720"/>
        <w:contextualSpacing/>
        <w:rPr>
          <w:del w:id="390" w:author="Bruno Presenti" w:date="2018-07-30T09:21:00Z"/>
          <w:rFonts w:asciiTheme="minorHAnsi" w:eastAsia="Times New Roman" w:hAnsiTheme="minorHAnsi" w:cs="Courier New"/>
          <w:color w:val="222222"/>
          <w:lang w:eastAsia="es-ES"/>
          <w:rPrChange w:id="391" w:author="Heleen Devos" w:date="2018-07-22T17:42:00Z">
            <w:rPr>
              <w:del w:id="392" w:author="Bruno Presenti" w:date="2018-07-30T09:21:00Z"/>
              <w:rFonts w:ascii="Courier New" w:eastAsia="Times New Roman" w:hAnsi="Courier New" w:cs="Courier New"/>
              <w:color w:val="222222"/>
              <w:sz w:val="20"/>
              <w:szCs w:val="20"/>
              <w:lang w:eastAsia="es-ES"/>
            </w:rPr>
          </w:rPrChange>
        </w:rPr>
      </w:pPr>
    </w:p>
    <w:p w14:paraId="0E61DC5F" w14:textId="443EB1BF" w:rsidR="00D54552" w:rsidRPr="00A879E9" w:rsidDel="00436261" w:rsidRDefault="00D54552" w:rsidP="00D54552">
      <w:pPr>
        <w:pBdr>
          <w:top w:val="nil"/>
          <w:left w:val="nil"/>
          <w:bottom w:val="nil"/>
          <w:right w:val="nil"/>
          <w:between w:val="nil"/>
        </w:pBdr>
        <w:spacing w:after="0"/>
        <w:ind w:left="720"/>
        <w:contextualSpacing/>
        <w:rPr>
          <w:del w:id="393" w:author="Bruno Presenti" w:date="2018-07-30T09:21:00Z"/>
          <w:rFonts w:asciiTheme="minorHAnsi" w:eastAsia="Times New Roman" w:hAnsiTheme="minorHAnsi" w:cs="Courier New"/>
          <w:color w:val="222222"/>
          <w:lang w:eastAsia="es-ES"/>
          <w:rPrChange w:id="394" w:author="Heleen Devos" w:date="2018-07-22T17:42:00Z">
            <w:rPr>
              <w:del w:id="395" w:author="Bruno Presenti" w:date="2018-07-30T09:21:00Z"/>
              <w:rFonts w:ascii="Courier New" w:eastAsia="Times New Roman" w:hAnsi="Courier New" w:cs="Courier New"/>
              <w:color w:val="222222"/>
              <w:sz w:val="20"/>
              <w:szCs w:val="20"/>
              <w:lang w:eastAsia="es-ES"/>
            </w:rPr>
          </w:rPrChange>
        </w:rPr>
      </w:pPr>
    </w:p>
    <w:p w14:paraId="5B4FEE91" w14:textId="3435C0C2" w:rsidR="00D54552" w:rsidRPr="00A879E9" w:rsidDel="00436261" w:rsidRDefault="00D54552" w:rsidP="00D54552">
      <w:pPr>
        <w:pBdr>
          <w:top w:val="nil"/>
          <w:left w:val="nil"/>
          <w:bottom w:val="nil"/>
          <w:right w:val="nil"/>
          <w:between w:val="nil"/>
        </w:pBdr>
        <w:spacing w:after="0"/>
        <w:ind w:left="720"/>
        <w:contextualSpacing/>
        <w:rPr>
          <w:del w:id="396" w:author="Bruno Presenti" w:date="2018-07-30T09:21:00Z"/>
          <w:rFonts w:asciiTheme="minorHAnsi" w:eastAsia="Times New Roman" w:hAnsiTheme="minorHAnsi" w:cs="Courier New"/>
          <w:color w:val="222222"/>
          <w:lang w:eastAsia="es-ES"/>
          <w:rPrChange w:id="397" w:author="Heleen Devos" w:date="2018-07-22T17:42:00Z">
            <w:rPr>
              <w:del w:id="398" w:author="Bruno Presenti" w:date="2018-07-30T09:21:00Z"/>
              <w:rFonts w:ascii="Courier New" w:eastAsia="Times New Roman" w:hAnsi="Courier New" w:cs="Courier New"/>
              <w:color w:val="222222"/>
              <w:sz w:val="20"/>
              <w:szCs w:val="20"/>
              <w:lang w:eastAsia="es-ES"/>
            </w:rPr>
          </w:rPrChange>
        </w:rPr>
      </w:pPr>
    </w:p>
    <w:p w14:paraId="24802A83" w14:textId="0D309A30" w:rsidR="00D54552" w:rsidRPr="00A879E9" w:rsidDel="00436261" w:rsidRDefault="00D54552" w:rsidP="00D54552">
      <w:pPr>
        <w:pBdr>
          <w:top w:val="nil"/>
          <w:left w:val="nil"/>
          <w:bottom w:val="nil"/>
          <w:right w:val="nil"/>
          <w:between w:val="nil"/>
        </w:pBdr>
        <w:spacing w:after="0"/>
        <w:ind w:left="720"/>
        <w:contextualSpacing/>
        <w:rPr>
          <w:del w:id="399" w:author="Bruno Presenti" w:date="2018-07-30T09:21:00Z"/>
          <w:rFonts w:asciiTheme="minorHAnsi" w:eastAsia="Times New Roman" w:hAnsiTheme="minorHAnsi" w:cs="Courier New"/>
          <w:color w:val="222222"/>
          <w:lang w:eastAsia="es-ES"/>
          <w:rPrChange w:id="400" w:author="Heleen Devos" w:date="2018-07-22T17:42:00Z">
            <w:rPr>
              <w:del w:id="401" w:author="Bruno Presenti" w:date="2018-07-30T09:21:00Z"/>
              <w:rFonts w:ascii="Courier New" w:eastAsia="Times New Roman" w:hAnsi="Courier New" w:cs="Courier New"/>
              <w:color w:val="222222"/>
              <w:sz w:val="20"/>
              <w:szCs w:val="20"/>
              <w:lang w:eastAsia="es-ES"/>
            </w:rPr>
          </w:rPrChange>
        </w:rPr>
      </w:pPr>
    </w:p>
    <w:p w14:paraId="63EBA467" w14:textId="1C97D066" w:rsidR="00D54552" w:rsidRPr="00A879E9" w:rsidDel="00436261" w:rsidRDefault="00D54552" w:rsidP="00D54552">
      <w:pPr>
        <w:pBdr>
          <w:top w:val="nil"/>
          <w:left w:val="nil"/>
          <w:bottom w:val="nil"/>
          <w:right w:val="nil"/>
          <w:between w:val="nil"/>
        </w:pBdr>
        <w:spacing w:after="0"/>
        <w:ind w:left="720"/>
        <w:contextualSpacing/>
        <w:rPr>
          <w:del w:id="402" w:author="Bruno Presenti" w:date="2018-07-30T09:21:00Z"/>
          <w:rFonts w:asciiTheme="minorHAnsi" w:eastAsia="Times New Roman" w:hAnsiTheme="minorHAnsi" w:cs="Courier New"/>
          <w:color w:val="222222"/>
          <w:lang w:eastAsia="es-ES"/>
          <w:rPrChange w:id="403" w:author="Heleen Devos" w:date="2018-07-22T17:42:00Z">
            <w:rPr>
              <w:del w:id="404" w:author="Bruno Presenti" w:date="2018-07-30T09:21:00Z"/>
              <w:rFonts w:ascii="Courier New" w:eastAsia="Times New Roman" w:hAnsi="Courier New" w:cs="Courier New"/>
              <w:color w:val="222222"/>
              <w:sz w:val="20"/>
              <w:szCs w:val="20"/>
              <w:lang w:eastAsia="es-ES"/>
            </w:rPr>
          </w:rPrChange>
        </w:rPr>
      </w:pPr>
    </w:p>
    <w:p w14:paraId="620EE1D3" w14:textId="07228BEF" w:rsidR="00D54552" w:rsidRPr="00A879E9" w:rsidDel="00436261" w:rsidRDefault="00D54552" w:rsidP="00D54552">
      <w:pPr>
        <w:pBdr>
          <w:top w:val="nil"/>
          <w:left w:val="nil"/>
          <w:bottom w:val="nil"/>
          <w:right w:val="nil"/>
          <w:between w:val="nil"/>
        </w:pBdr>
        <w:spacing w:after="0"/>
        <w:ind w:left="720"/>
        <w:contextualSpacing/>
        <w:rPr>
          <w:del w:id="405" w:author="Bruno Presenti" w:date="2018-07-30T09:21:00Z"/>
          <w:rFonts w:asciiTheme="minorHAnsi" w:eastAsia="Times New Roman" w:hAnsiTheme="minorHAnsi" w:cs="Courier New"/>
          <w:color w:val="222222"/>
          <w:lang w:eastAsia="es-ES"/>
          <w:rPrChange w:id="406" w:author="Heleen Devos" w:date="2018-07-22T17:42:00Z">
            <w:rPr>
              <w:del w:id="407" w:author="Bruno Presenti" w:date="2018-07-30T09:21:00Z"/>
              <w:rFonts w:ascii="Courier New" w:eastAsia="Times New Roman" w:hAnsi="Courier New" w:cs="Courier New"/>
              <w:color w:val="222222"/>
              <w:sz w:val="20"/>
              <w:szCs w:val="20"/>
              <w:lang w:eastAsia="es-ES"/>
            </w:rPr>
          </w:rPrChange>
        </w:rPr>
      </w:pPr>
    </w:p>
    <w:p w14:paraId="6FFA56C2" w14:textId="535F101D" w:rsidR="00D54552" w:rsidRPr="00A879E9" w:rsidDel="00436261" w:rsidRDefault="00D54552" w:rsidP="00D54552">
      <w:pPr>
        <w:pBdr>
          <w:top w:val="nil"/>
          <w:left w:val="nil"/>
          <w:bottom w:val="nil"/>
          <w:right w:val="nil"/>
          <w:between w:val="nil"/>
        </w:pBdr>
        <w:spacing w:after="0"/>
        <w:ind w:left="720"/>
        <w:contextualSpacing/>
        <w:rPr>
          <w:del w:id="408" w:author="Bruno Presenti" w:date="2018-07-30T09:21:00Z"/>
          <w:rFonts w:asciiTheme="minorHAnsi" w:eastAsia="Times New Roman" w:hAnsiTheme="minorHAnsi" w:cs="Courier New"/>
          <w:color w:val="222222"/>
          <w:lang w:eastAsia="es-ES"/>
          <w:rPrChange w:id="409" w:author="Heleen Devos" w:date="2018-07-22T17:42:00Z">
            <w:rPr>
              <w:del w:id="410" w:author="Bruno Presenti" w:date="2018-07-30T09:21:00Z"/>
              <w:rFonts w:ascii="Courier New" w:eastAsia="Times New Roman" w:hAnsi="Courier New" w:cs="Courier New"/>
              <w:color w:val="222222"/>
              <w:sz w:val="20"/>
              <w:szCs w:val="20"/>
              <w:lang w:eastAsia="es-ES"/>
            </w:rPr>
          </w:rPrChange>
        </w:rPr>
      </w:pPr>
    </w:p>
    <w:p w14:paraId="71DF3B06" w14:textId="00F9FC89" w:rsidR="00D54552" w:rsidRPr="00A879E9" w:rsidDel="00436261" w:rsidRDefault="00D54552" w:rsidP="00D54552">
      <w:pPr>
        <w:pBdr>
          <w:top w:val="nil"/>
          <w:left w:val="nil"/>
          <w:bottom w:val="nil"/>
          <w:right w:val="nil"/>
          <w:between w:val="nil"/>
        </w:pBdr>
        <w:spacing w:after="0"/>
        <w:ind w:left="720"/>
        <w:contextualSpacing/>
        <w:rPr>
          <w:del w:id="411" w:author="Bruno Presenti" w:date="2018-07-30T09:21:00Z"/>
          <w:rFonts w:asciiTheme="minorHAnsi" w:eastAsia="Times New Roman" w:hAnsiTheme="minorHAnsi" w:cs="Courier New"/>
          <w:color w:val="222222"/>
          <w:lang w:eastAsia="es-ES"/>
          <w:rPrChange w:id="412" w:author="Heleen Devos" w:date="2018-07-22T17:42:00Z">
            <w:rPr>
              <w:del w:id="413" w:author="Bruno Presenti" w:date="2018-07-30T09:21:00Z"/>
              <w:rFonts w:ascii="Courier New" w:eastAsia="Times New Roman" w:hAnsi="Courier New" w:cs="Courier New"/>
              <w:color w:val="222222"/>
              <w:sz w:val="20"/>
              <w:szCs w:val="20"/>
              <w:lang w:eastAsia="es-ES"/>
            </w:rPr>
          </w:rPrChange>
        </w:rPr>
      </w:pPr>
    </w:p>
    <w:p w14:paraId="1BE83A69" w14:textId="1159B8A3" w:rsidR="00D54552" w:rsidRPr="00A879E9" w:rsidDel="00436261" w:rsidRDefault="00D54552" w:rsidP="00D54552">
      <w:pPr>
        <w:pBdr>
          <w:top w:val="nil"/>
          <w:left w:val="nil"/>
          <w:bottom w:val="nil"/>
          <w:right w:val="nil"/>
          <w:between w:val="nil"/>
        </w:pBdr>
        <w:spacing w:after="0"/>
        <w:ind w:left="720"/>
        <w:contextualSpacing/>
        <w:rPr>
          <w:del w:id="414" w:author="Bruno Presenti" w:date="2018-07-30T09:21:00Z"/>
          <w:rFonts w:asciiTheme="minorHAnsi" w:eastAsia="Times New Roman" w:hAnsiTheme="minorHAnsi" w:cs="Courier New"/>
          <w:color w:val="222222"/>
          <w:lang w:eastAsia="es-ES"/>
          <w:rPrChange w:id="415" w:author="Heleen Devos" w:date="2018-07-22T17:42:00Z">
            <w:rPr>
              <w:del w:id="416" w:author="Bruno Presenti" w:date="2018-07-30T09:21:00Z"/>
              <w:rFonts w:ascii="Courier New" w:eastAsia="Times New Roman" w:hAnsi="Courier New" w:cs="Courier New"/>
              <w:color w:val="222222"/>
              <w:sz w:val="20"/>
              <w:szCs w:val="20"/>
              <w:lang w:eastAsia="es-ES"/>
            </w:rPr>
          </w:rPrChange>
        </w:rPr>
      </w:pPr>
    </w:p>
    <w:p w14:paraId="371590E8" w14:textId="3A0D06C7" w:rsidR="00D54552" w:rsidRPr="00A879E9" w:rsidDel="00436261" w:rsidRDefault="00D54552" w:rsidP="00D54552">
      <w:pPr>
        <w:pBdr>
          <w:top w:val="nil"/>
          <w:left w:val="nil"/>
          <w:bottom w:val="nil"/>
          <w:right w:val="nil"/>
          <w:between w:val="nil"/>
        </w:pBdr>
        <w:spacing w:after="0"/>
        <w:ind w:left="720"/>
        <w:contextualSpacing/>
        <w:rPr>
          <w:del w:id="417" w:author="Bruno Presenti" w:date="2018-07-30T09:21:00Z"/>
          <w:rFonts w:asciiTheme="minorHAnsi" w:eastAsia="Times New Roman" w:hAnsiTheme="minorHAnsi" w:cs="Courier New"/>
          <w:color w:val="222222"/>
          <w:lang w:eastAsia="es-ES"/>
          <w:rPrChange w:id="418" w:author="Heleen Devos" w:date="2018-07-22T17:42:00Z">
            <w:rPr>
              <w:del w:id="419" w:author="Bruno Presenti" w:date="2018-07-30T09:21:00Z"/>
              <w:rFonts w:ascii="Courier New" w:eastAsia="Times New Roman" w:hAnsi="Courier New" w:cs="Courier New"/>
              <w:color w:val="222222"/>
              <w:sz w:val="20"/>
              <w:szCs w:val="20"/>
              <w:lang w:eastAsia="es-ES"/>
            </w:rPr>
          </w:rPrChange>
        </w:rPr>
      </w:pPr>
    </w:p>
    <w:p w14:paraId="5164E80D" w14:textId="20C9E32A" w:rsidR="00D54552" w:rsidRPr="00A879E9" w:rsidDel="00436261" w:rsidRDefault="00D54552" w:rsidP="00D54552">
      <w:pPr>
        <w:pBdr>
          <w:top w:val="nil"/>
          <w:left w:val="nil"/>
          <w:bottom w:val="nil"/>
          <w:right w:val="nil"/>
          <w:between w:val="nil"/>
        </w:pBdr>
        <w:spacing w:after="0"/>
        <w:ind w:left="720"/>
        <w:contextualSpacing/>
        <w:rPr>
          <w:del w:id="420" w:author="Bruno Presenti" w:date="2018-07-30T09:21:00Z"/>
          <w:rFonts w:asciiTheme="minorHAnsi" w:eastAsia="Times New Roman" w:hAnsiTheme="minorHAnsi" w:cs="Courier New"/>
          <w:color w:val="222222"/>
          <w:lang w:eastAsia="es-ES"/>
          <w:rPrChange w:id="421" w:author="Heleen Devos" w:date="2018-07-22T17:42:00Z">
            <w:rPr>
              <w:del w:id="422" w:author="Bruno Presenti" w:date="2018-07-30T09:21:00Z"/>
              <w:rFonts w:ascii="Courier New" w:eastAsia="Times New Roman" w:hAnsi="Courier New" w:cs="Courier New"/>
              <w:color w:val="222222"/>
              <w:sz w:val="20"/>
              <w:szCs w:val="20"/>
              <w:lang w:eastAsia="es-ES"/>
            </w:rPr>
          </w:rPrChange>
        </w:rPr>
      </w:pPr>
    </w:p>
    <w:p w14:paraId="27271769" w14:textId="7C1C7C66" w:rsidR="00D54552" w:rsidRPr="00A879E9" w:rsidDel="00436261" w:rsidRDefault="00D54552" w:rsidP="00D54552">
      <w:pPr>
        <w:pBdr>
          <w:top w:val="nil"/>
          <w:left w:val="nil"/>
          <w:bottom w:val="nil"/>
          <w:right w:val="nil"/>
          <w:between w:val="nil"/>
        </w:pBdr>
        <w:spacing w:after="0"/>
        <w:ind w:left="720"/>
        <w:contextualSpacing/>
        <w:rPr>
          <w:del w:id="423" w:author="Bruno Presenti" w:date="2018-07-30T09:21:00Z"/>
          <w:rFonts w:asciiTheme="minorHAnsi" w:eastAsia="Times New Roman" w:hAnsiTheme="minorHAnsi" w:cs="Courier New"/>
          <w:color w:val="222222"/>
          <w:lang w:eastAsia="es-ES"/>
          <w:rPrChange w:id="424" w:author="Heleen Devos" w:date="2018-07-22T17:42:00Z">
            <w:rPr>
              <w:del w:id="425" w:author="Bruno Presenti" w:date="2018-07-30T09:21:00Z"/>
              <w:rFonts w:ascii="Courier New" w:eastAsia="Times New Roman" w:hAnsi="Courier New" w:cs="Courier New"/>
              <w:color w:val="222222"/>
              <w:sz w:val="20"/>
              <w:szCs w:val="20"/>
              <w:lang w:eastAsia="es-ES"/>
            </w:rPr>
          </w:rPrChange>
        </w:rPr>
      </w:pPr>
    </w:p>
    <w:p w14:paraId="21B9E512" w14:textId="6BDD5375" w:rsidR="00D54552" w:rsidRPr="00A879E9" w:rsidDel="00436261" w:rsidRDefault="00D54552" w:rsidP="00D54552">
      <w:pPr>
        <w:pBdr>
          <w:top w:val="nil"/>
          <w:left w:val="nil"/>
          <w:bottom w:val="nil"/>
          <w:right w:val="nil"/>
          <w:between w:val="nil"/>
        </w:pBdr>
        <w:spacing w:after="0"/>
        <w:ind w:left="720"/>
        <w:contextualSpacing/>
        <w:rPr>
          <w:del w:id="426" w:author="Bruno Presenti" w:date="2018-07-30T09:21:00Z"/>
          <w:rFonts w:asciiTheme="minorHAnsi" w:eastAsia="Times New Roman" w:hAnsiTheme="minorHAnsi" w:cs="Courier New"/>
          <w:color w:val="222222"/>
          <w:lang w:eastAsia="es-ES"/>
          <w:rPrChange w:id="427" w:author="Heleen Devos" w:date="2018-07-22T17:42:00Z">
            <w:rPr>
              <w:del w:id="428" w:author="Bruno Presenti" w:date="2018-07-30T09:21:00Z"/>
              <w:rFonts w:ascii="Courier New" w:eastAsia="Times New Roman" w:hAnsi="Courier New" w:cs="Courier New"/>
              <w:color w:val="222222"/>
              <w:sz w:val="20"/>
              <w:szCs w:val="20"/>
              <w:lang w:eastAsia="es-ES"/>
            </w:rPr>
          </w:rPrChange>
        </w:rPr>
      </w:pPr>
    </w:p>
    <w:p w14:paraId="7395B9C7" w14:textId="24D799D4" w:rsidR="00D54552" w:rsidRPr="00A879E9" w:rsidDel="00436261" w:rsidRDefault="00D54552" w:rsidP="00D54552">
      <w:pPr>
        <w:pBdr>
          <w:top w:val="nil"/>
          <w:left w:val="nil"/>
          <w:bottom w:val="nil"/>
          <w:right w:val="nil"/>
          <w:between w:val="nil"/>
        </w:pBdr>
        <w:spacing w:after="0"/>
        <w:ind w:left="720"/>
        <w:contextualSpacing/>
        <w:rPr>
          <w:del w:id="429" w:author="Bruno Presenti" w:date="2018-07-30T09:21:00Z"/>
          <w:rFonts w:asciiTheme="minorHAnsi" w:eastAsia="Times New Roman" w:hAnsiTheme="minorHAnsi" w:cs="Courier New"/>
          <w:color w:val="222222"/>
          <w:lang w:eastAsia="es-ES"/>
          <w:rPrChange w:id="430" w:author="Heleen Devos" w:date="2018-07-22T17:42:00Z">
            <w:rPr>
              <w:del w:id="431" w:author="Bruno Presenti" w:date="2018-07-30T09:21:00Z"/>
              <w:rFonts w:ascii="Courier New" w:eastAsia="Times New Roman" w:hAnsi="Courier New" w:cs="Courier New"/>
              <w:color w:val="222222"/>
              <w:sz w:val="20"/>
              <w:szCs w:val="20"/>
              <w:lang w:eastAsia="es-ES"/>
            </w:rPr>
          </w:rPrChange>
        </w:rPr>
      </w:pPr>
    </w:p>
    <w:p w14:paraId="52050A1E" w14:textId="7E352A43" w:rsidR="00D54552" w:rsidRPr="00A879E9" w:rsidDel="00436261" w:rsidRDefault="00D54552" w:rsidP="00D54552">
      <w:pPr>
        <w:pBdr>
          <w:top w:val="nil"/>
          <w:left w:val="nil"/>
          <w:bottom w:val="nil"/>
          <w:right w:val="nil"/>
          <w:between w:val="nil"/>
        </w:pBdr>
        <w:spacing w:after="0"/>
        <w:ind w:left="720"/>
        <w:contextualSpacing/>
        <w:rPr>
          <w:del w:id="432" w:author="Bruno Presenti" w:date="2018-07-30T09:21:00Z"/>
          <w:rFonts w:asciiTheme="minorHAnsi" w:eastAsia="Times New Roman" w:hAnsiTheme="minorHAnsi" w:cs="Courier New"/>
          <w:color w:val="222222"/>
          <w:lang w:eastAsia="es-ES"/>
          <w:rPrChange w:id="433" w:author="Heleen Devos" w:date="2018-07-22T17:42:00Z">
            <w:rPr>
              <w:del w:id="434" w:author="Bruno Presenti" w:date="2018-07-30T09:21:00Z"/>
              <w:rFonts w:ascii="Courier New" w:eastAsia="Times New Roman" w:hAnsi="Courier New" w:cs="Courier New"/>
              <w:color w:val="222222"/>
              <w:sz w:val="20"/>
              <w:szCs w:val="20"/>
              <w:lang w:eastAsia="es-ES"/>
            </w:rPr>
          </w:rPrChange>
        </w:rPr>
      </w:pPr>
    </w:p>
    <w:p w14:paraId="2662006F" w14:textId="58A33AC8" w:rsidR="00D54552" w:rsidRPr="00A879E9" w:rsidDel="00436261" w:rsidRDefault="00D54552" w:rsidP="00D54552">
      <w:pPr>
        <w:pBdr>
          <w:top w:val="nil"/>
          <w:left w:val="nil"/>
          <w:bottom w:val="nil"/>
          <w:right w:val="nil"/>
          <w:between w:val="nil"/>
        </w:pBdr>
        <w:spacing w:after="0"/>
        <w:ind w:left="720"/>
        <w:contextualSpacing/>
        <w:rPr>
          <w:del w:id="435" w:author="Bruno Presenti" w:date="2018-07-30T09:21:00Z"/>
          <w:rFonts w:asciiTheme="minorHAnsi" w:hAnsiTheme="minorHAnsi"/>
          <w:b/>
          <w:color w:val="000000"/>
          <w:u w:val="single"/>
          <w:rPrChange w:id="436" w:author="Heleen Devos" w:date="2018-07-22T17:42:00Z">
            <w:rPr>
              <w:del w:id="437" w:author="Bruno Presenti" w:date="2018-07-30T09:21:00Z"/>
              <w:b/>
              <w:color w:val="000000"/>
              <w:sz w:val="24"/>
              <w:szCs w:val="24"/>
              <w:u w:val="single"/>
            </w:rPr>
          </w:rPrChange>
        </w:rPr>
      </w:pPr>
    </w:p>
    <w:p w14:paraId="18B76C82" w14:textId="091300F9" w:rsidR="00D54552" w:rsidRPr="00A879E9" w:rsidDel="00436261" w:rsidRDefault="00D54552" w:rsidP="00D54552">
      <w:pPr>
        <w:pBdr>
          <w:top w:val="nil"/>
          <w:left w:val="nil"/>
          <w:bottom w:val="nil"/>
          <w:right w:val="nil"/>
          <w:between w:val="nil"/>
        </w:pBdr>
        <w:spacing w:after="0"/>
        <w:ind w:left="720"/>
        <w:contextualSpacing/>
        <w:rPr>
          <w:del w:id="438" w:author="Bruno Presenti" w:date="2018-07-30T09:21:00Z"/>
          <w:rFonts w:asciiTheme="minorHAnsi" w:hAnsiTheme="minorHAnsi"/>
          <w:b/>
          <w:color w:val="000000"/>
          <w:u w:val="single"/>
          <w:rPrChange w:id="439" w:author="Heleen Devos" w:date="2018-07-22T17:42:00Z">
            <w:rPr>
              <w:del w:id="440" w:author="Bruno Presenti" w:date="2018-07-30T09:21:00Z"/>
              <w:b/>
              <w:color w:val="000000"/>
              <w:sz w:val="24"/>
              <w:szCs w:val="24"/>
              <w:u w:val="single"/>
            </w:rPr>
          </w:rPrChange>
        </w:rPr>
      </w:pPr>
    </w:p>
    <w:p w14:paraId="4FCA63F5" w14:textId="3918FCAA" w:rsidR="00D54552" w:rsidRPr="00A879E9" w:rsidDel="00436261" w:rsidRDefault="00D54552" w:rsidP="00D54552">
      <w:pPr>
        <w:pBdr>
          <w:top w:val="nil"/>
          <w:left w:val="nil"/>
          <w:bottom w:val="nil"/>
          <w:right w:val="nil"/>
          <w:between w:val="nil"/>
        </w:pBdr>
        <w:spacing w:after="0"/>
        <w:ind w:left="720"/>
        <w:contextualSpacing/>
        <w:rPr>
          <w:del w:id="441" w:author="Bruno Presenti" w:date="2018-07-30T09:21:00Z"/>
          <w:rFonts w:asciiTheme="minorHAnsi" w:hAnsiTheme="minorHAnsi"/>
          <w:b/>
          <w:color w:val="000000"/>
          <w:u w:val="single"/>
          <w:rPrChange w:id="442" w:author="Heleen Devos" w:date="2018-07-22T17:42:00Z">
            <w:rPr>
              <w:del w:id="443" w:author="Bruno Presenti" w:date="2018-07-30T09:21:00Z"/>
              <w:b/>
              <w:color w:val="000000"/>
              <w:sz w:val="24"/>
              <w:szCs w:val="24"/>
              <w:u w:val="single"/>
            </w:rPr>
          </w:rPrChange>
        </w:rPr>
      </w:pPr>
    </w:p>
    <w:p w14:paraId="226998B4" w14:textId="0EA1E60B" w:rsidR="00D54552" w:rsidRPr="00A879E9" w:rsidDel="00436261" w:rsidRDefault="00D54552" w:rsidP="00D54552">
      <w:pPr>
        <w:pBdr>
          <w:top w:val="nil"/>
          <w:left w:val="nil"/>
          <w:bottom w:val="nil"/>
          <w:right w:val="nil"/>
          <w:between w:val="nil"/>
        </w:pBdr>
        <w:spacing w:after="0"/>
        <w:ind w:left="720"/>
        <w:contextualSpacing/>
        <w:rPr>
          <w:del w:id="444" w:author="Bruno Presenti" w:date="2018-07-30T09:21:00Z"/>
          <w:rFonts w:asciiTheme="minorHAnsi" w:hAnsiTheme="minorHAnsi"/>
          <w:b/>
          <w:color w:val="000000"/>
          <w:u w:val="single"/>
          <w:rPrChange w:id="445" w:author="Heleen Devos" w:date="2018-07-22T17:42:00Z">
            <w:rPr>
              <w:del w:id="446" w:author="Bruno Presenti" w:date="2018-07-30T09:21:00Z"/>
              <w:b/>
              <w:color w:val="000000"/>
              <w:sz w:val="24"/>
              <w:szCs w:val="24"/>
              <w:u w:val="single"/>
            </w:rPr>
          </w:rPrChange>
        </w:rPr>
      </w:pPr>
    </w:p>
    <w:p w14:paraId="4813FE0B" w14:textId="051DA337" w:rsidR="00D54552" w:rsidRPr="00A879E9" w:rsidDel="00436261" w:rsidRDefault="00D54552" w:rsidP="00D54552">
      <w:pPr>
        <w:spacing w:before="100" w:beforeAutospacing="1" w:after="100" w:afterAutospacing="1" w:line="240" w:lineRule="auto"/>
        <w:rPr>
          <w:del w:id="447" w:author="Bruno Presenti" w:date="2018-07-30T09:21:00Z"/>
          <w:rFonts w:asciiTheme="minorHAnsi" w:eastAsia="Times New Roman" w:hAnsiTheme="minorHAnsi" w:cs="Courier New"/>
          <w:color w:val="222222"/>
          <w:lang w:eastAsia="es-ES"/>
          <w:rPrChange w:id="448" w:author="Heleen Devos" w:date="2018-07-22T17:42:00Z">
            <w:rPr>
              <w:del w:id="449" w:author="Bruno Presenti" w:date="2018-07-30T09:21:00Z"/>
              <w:rFonts w:ascii="Courier New" w:eastAsia="Times New Roman" w:hAnsi="Courier New" w:cs="Courier New"/>
              <w:color w:val="222222"/>
              <w:sz w:val="20"/>
              <w:szCs w:val="20"/>
              <w:lang w:eastAsia="es-ES"/>
            </w:rPr>
          </w:rPrChange>
        </w:rPr>
      </w:pPr>
      <w:del w:id="450" w:author="Bruno Presenti" w:date="2018-07-30T09:21:00Z">
        <w:r w:rsidRPr="00A879E9" w:rsidDel="00436261">
          <w:rPr>
            <w:rFonts w:asciiTheme="minorHAnsi" w:eastAsia="Times New Roman" w:hAnsiTheme="minorHAnsi" w:cs="Courier New"/>
            <w:color w:val="222222"/>
            <w:lang w:eastAsia="es-ES"/>
            <w:rPrChange w:id="451" w:author="Heleen Devos" w:date="2018-07-22T17:42:00Z">
              <w:rPr>
                <w:rFonts w:ascii="Courier New" w:eastAsia="Times New Roman" w:hAnsi="Courier New" w:cs="Courier New"/>
                <w:color w:val="222222"/>
                <w:sz w:val="20"/>
                <w:szCs w:val="20"/>
                <w:lang w:eastAsia="es-ES"/>
              </w:rPr>
            </w:rPrChange>
          </w:rPr>
          <w:delText>La tecnología Blockchain aparece por primera vez en el Hype Cycle for Emerging Technologies de 2016 y se prevé que adquiera la meseta de la productividad en un periodo de 5 a 10 años. Gardner confirma que el Blockchain es una de las tres tendencias tecnológicas emergentes más importantes porque redefine como las compañías, sociedades y personas interaccionaremos con plataformas informáticas más distribuidas y no tan centralizadas.´</w:delText>
        </w:r>
      </w:del>
    </w:p>
    <w:p w14:paraId="4205BEDE" w14:textId="12100BAD" w:rsidR="00B44284" w:rsidRPr="00A879E9" w:rsidDel="00436261" w:rsidRDefault="00B44284" w:rsidP="00B44284">
      <w:pPr>
        <w:pStyle w:val="Prrafodelista"/>
        <w:numPr>
          <w:ilvl w:val="0"/>
          <w:numId w:val="5"/>
        </w:numPr>
        <w:spacing w:before="100" w:beforeAutospacing="1" w:after="100" w:afterAutospacing="1" w:line="240" w:lineRule="auto"/>
        <w:rPr>
          <w:del w:id="452" w:author="Bruno Presenti" w:date="2018-07-30T09:21:00Z"/>
          <w:rFonts w:asciiTheme="minorHAnsi" w:eastAsia="Times New Roman" w:hAnsiTheme="minorHAnsi" w:cs="Courier New"/>
          <w:color w:val="222222"/>
          <w:lang w:eastAsia="es-ES"/>
          <w:rPrChange w:id="453" w:author="Heleen Devos" w:date="2018-07-22T17:42:00Z">
            <w:rPr>
              <w:del w:id="454" w:author="Bruno Presenti" w:date="2018-07-30T09:21:00Z"/>
              <w:rFonts w:ascii="Courier New" w:eastAsia="Times New Roman" w:hAnsi="Courier New" w:cs="Courier New"/>
              <w:color w:val="222222"/>
              <w:sz w:val="20"/>
              <w:szCs w:val="20"/>
              <w:lang w:eastAsia="es-ES"/>
            </w:rPr>
          </w:rPrChange>
        </w:rPr>
      </w:pPr>
      <w:del w:id="455" w:author="Bruno Presenti" w:date="2018-07-30T09:21:00Z">
        <w:r w:rsidRPr="00A879E9" w:rsidDel="00436261">
          <w:rPr>
            <w:rFonts w:asciiTheme="minorHAnsi" w:eastAsia="Times New Roman" w:hAnsiTheme="minorHAnsi" w:cs="Courier New"/>
            <w:color w:val="222222"/>
            <w:lang w:eastAsia="es-ES"/>
            <w:rPrChange w:id="456" w:author="Heleen Devos" w:date="2018-07-22T17:42:00Z">
              <w:rPr>
                <w:rFonts w:ascii="Courier New" w:eastAsia="Times New Roman" w:hAnsi="Courier New" w:cs="Courier New"/>
                <w:color w:val="222222"/>
                <w:sz w:val="20"/>
                <w:szCs w:val="20"/>
                <w:lang w:eastAsia="es-ES"/>
              </w:rPr>
            </w:rPrChange>
          </w:rPr>
          <w:delText>El uso del Blockchain</w:delText>
        </w:r>
      </w:del>
    </w:p>
    <w:p w14:paraId="71782070" w14:textId="1C6DCF1F" w:rsidR="00B44284" w:rsidRPr="00A879E9" w:rsidDel="00436261" w:rsidRDefault="00B44284" w:rsidP="00B44284">
      <w:pPr>
        <w:spacing w:before="100" w:beforeAutospacing="1" w:after="100" w:afterAutospacing="1" w:line="240" w:lineRule="auto"/>
        <w:rPr>
          <w:del w:id="457" w:author="Bruno Presenti" w:date="2018-07-30T09:21:00Z"/>
          <w:rFonts w:asciiTheme="minorHAnsi" w:eastAsia="Times New Roman" w:hAnsiTheme="minorHAnsi" w:cs="Courier New"/>
          <w:color w:val="222222"/>
          <w:lang w:eastAsia="es-ES"/>
          <w:rPrChange w:id="458" w:author="Heleen Devos" w:date="2018-07-22T17:42:00Z">
            <w:rPr>
              <w:del w:id="459" w:author="Bruno Presenti" w:date="2018-07-30T09:21:00Z"/>
              <w:rFonts w:ascii="Courier New" w:eastAsia="Times New Roman" w:hAnsi="Courier New" w:cs="Courier New"/>
              <w:color w:val="222222"/>
              <w:sz w:val="20"/>
              <w:szCs w:val="20"/>
              <w:lang w:eastAsia="es-ES"/>
            </w:rPr>
          </w:rPrChange>
        </w:rPr>
      </w:pPr>
      <w:del w:id="460" w:author="Bruno Presenti" w:date="2018-07-30T09:21:00Z">
        <w:r w:rsidRPr="00A879E9" w:rsidDel="00436261">
          <w:rPr>
            <w:rFonts w:asciiTheme="minorHAnsi" w:eastAsia="Times New Roman" w:hAnsiTheme="minorHAnsi" w:cs="Courier New"/>
            <w:color w:val="222222"/>
            <w:lang w:eastAsia="es-ES"/>
            <w:rPrChange w:id="461" w:author="Heleen Devos" w:date="2018-07-22T17:42:00Z">
              <w:rPr>
                <w:rFonts w:ascii="Courier New" w:eastAsia="Times New Roman" w:hAnsi="Courier New" w:cs="Courier New"/>
                <w:color w:val="222222"/>
                <w:sz w:val="20"/>
                <w:szCs w:val="20"/>
                <w:lang w:eastAsia="es-ES"/>
              </w:rPr>
            </w:rPrChange>
          </w:rPr>
          <w:delText>Es una tecnología que cifra y encripta la información de forma descentralizada utilizando una cadena de bloques y aprovechando la red y las unidades que la componen, evitando la estructura centralizada. Lo verdaderamente novedoso es que a través de una plataforma y diferentes algoritmos se construye la confianza  “entre iguales” de forma distribuida (“peer to peer”). La información que se comparte aunque se divida entre los miembros que la componen permanece inmutable, no puede ser falsificada, conserva información histórica y puede ser para uso público o privado.</w:delText>
        </w:r>
      </w:del>
    </w:p>
    <w:p w14:paraId="28816811" w14:textId="44635FE5" w:rsidR="00B44284" w:rsidRPr="00A879E9" w:rsidDel="00436261" w:rsidRDefault="00B44284" w:rsidP="00B44284">
      <w:pPr>
        <w:spacing w:before="100" w:beforeAutospacing="1" w:after="100" w:afterAutospacing="1" w:line="240" w:lineRule="auto"/>
        <w:rPr>
          <w:del w:id="462" w:author="Bruno Presenti" w:date="2018-07-30T09:21:00Z"/>
          <w:rFonts w:asciiTheme="minorHAnsi" w:eastAsia="Times New Roman" w:hAnsiTheme="minorHAnsi" w:cs="Courier New"/>
          <w:color w:val="222222"/>
          <w:lang w:eastAsia="es-ES"/>
          <w:rPrChange w:id="463" w:author="Heleen Devos" w:date="2018-07-22T17:42:00Z">
            <w:rPr>
              <w:del w:id="464" w:author="Bruno Presenti" w:date="2018-07-30T09:21:00Z"/>
              <w:rFonts w:ascii="Courier New" w:eastAsia="Times New Roman" w:hAnsi="Courier New" w:cs="Courier New"/>
              <w:color w:val="222222"/>
              <w:sz w:val="20"/>
              <w:szCs w:val="20"/>
              <w:lang w:eastAsia="es-ES"/>
            </w:rPr>
          </w:rPrChange>
        </w:rPr>
      </w:pPr>
      <w:del w:id="465" w:author="Bruno Presenti" w:date="2018-07-30T09:21:00Z">
        <w:r w:rsidRPr="00A879E9" w:rsidDel="00436261">
          <w:rPr>
            <w:rFonts w:asciiTheme="minorHAnsi" w:eastAsia="Times New Roman" w:hAnsiTheme="minorHAnsi" w:cs="Courier New"/>
            <w:color w:val="222222"/>
            <w:lang w:eastAsia="es-ES"/>
            <w:rPrChange w:id="466" w:author="Heleen Devos" w:date="2018-07-22T17:42:00Z">
              <w:rPr>
                <w:rFonts w:ascii="Courier New" w:eastAsia="Times New Roman" w:hAnsi="Courier New" w:cs="Courier New"/>
                <w:color w:val="222222"/>
                <w:sz w:val="20"/>
                <w:szCs w:val="20"/>
                <w:lang w:eastAsia="es-ES"/>
              </w:rPr>
            </w:rPrChange>
          </w:rPr>
          <w:delText>Con el Blockchain se dice que se descentralizarán los servicios que expiden credenciales de identidad personal, diplomas educativos, certificados médicos, entre otros «certificados de propiedad». A partir del uso de esta nueva tecnología la burocracia ya se puede empezar a descomponer. Algunos dicen que puede cambiarnos tanto la vida como lo ha hecho Internet.</w:delText>
        </w:r>
      </w:del>
    </w:p>
    <w:p w14:paraId="078225ED" w14:textId="6C98909E" w:rsidR="00B44284" w:rsidRPr="00A879E9" w:rsidDel="00436261" w:rsidRDefault="00B44284" w:rsidP="00B44284">
      <w:pPr>
        <w:pStyle w:val="Prrafodelista"/>
        <w:numPr>
          <w:ilvl w:val="0"/>
          <w:numId w:val="5"/>
        </w:numPr>
        <w:spacing w:before="100" w:beforeAutospacing="1" w:after="100" w:afterAutospacing="1" w:line="240" w:lineRule="auto"/>
        <w:rPr>
          <w:del w:id="467" w:author="Bruno Presenti" w:date="2018-07-30T09:21:00Z"/>
          <w:rFonts w:asciiTheme="minorHAnsi" w:eastAsia="Times New Roman" w:hAnsiTheme="minorHAnsi" w:cs="Courier New"/>
          <w:color w:val="222222"/>
          <w:lang w:eastAsia="es-ES"/>
          <w:rPrChange w:id="468" w:author="Heleen Devos" w:date="2018-07-22T17:42:00Z">
            <w:rPr>
              <w:del w:id="469" w:author="Bruno Presenti" w:date="2018-07-30T09:21:00Z"/>
              <w:rFonts w:ascii="Courier New" w:eastAsia="Times New Roman" w:hAnsi="Courier New" w:cs="Courier New"/>
              <w:color w:val="222222"/>
              <w:sz w:val="20"/>
              <w:szCs w:val="20"/>
              <w:lang w:eastAsia="es-ES"/>
            </w:rPr>
          </w:rPrChange>
        </w:rPr>
      </w:pPr>
      <w:del w:id="470" w:author="Bruno Presenti" w:date="2018-07-30T09:21:00Z">
        <w:r w:rsidRPr="00A879E9" w:rsidDel="00436261">
          <w:rPr>
            <w:rFonts w:asciiTheme="minorHAnsi" w:eastAsia="Times New Roman" w:hAnsiTheme="minorHAnsi" w:cs="Courier New"/>
            <w:color w:val="222222"/>
            <w:lang w:eastAsia="es-ES"/>
            <w:rPrChange w:id="471" w:author="Heleen Devos" w:date="2018-07-22T17:42:00Z">
              <w:rPr>
                <w:rFonts w:ascii="Courier New" w:eastAsia="Times New Roman" w:hAnsi="Courier New" w:cs="Courier New"/>
                <w:color w:val="222222"/>
                <w:sz w:val="20"/>
                <w:szCs w:val="20"/>
                <w:lang w:eastAsia="es-ES"/>
              </w:rPr>
            </w:rPrChange>
          </w:rPr>
          <w:delText>Usos del Blockchain</w:delText>
        </w:r>
      </w:del>
    </w:p>
    <w:p w14:paraId="26F5AF18" w14:textId="4B502262" w:rsidR="00B44284" w:rsidRPr="00A879E9" w:rsidDel="00436261" w:rsidRDefault="00B44284" w:rsidP="00B44284">
      <w:pPr>
        <w:numPr>
          <w:ilvl w:val="0"/>
          <w:numId w:val="6"/>
        </w:numPr>
        <w:spacing w:before="100" w:beforeAutospacing="1" w:after="100" w:afterAutospacing="1" w:line="240" w:lineRule="auto"/>
        <w:rPr>
          <w:del w:id="472" w:author="Bruno Presenti" w:date="2018-07-30T09:21:00Z"/>
          <w:rFonts w:asciiTheme="minorHAnsi" w:eastAsia="Times New Roman" w:hAnsiTheme="minorHAnsi" w:cs="Courier New"/>
          <w:color w:val="222222"/>
          <w:lang w:eastAsia="es-ES"/>
          <w:rPrChange w:id="473" w:author="Heleen Devos" w:date="2018-07-22T17:42:00Z">
            <w:rPr>
              <w:del w:id="474" w:author="Bruno Presenti" w:date="2018-07-30T09:21:00Z"/>
              <w:rFonts w:ascii="Courier New" w:eastAsia="Times New Roman" w:hAnsi="Courier New" w:cs="Courier New"/>
              <w:color w:val="222222"/>
              <w:sz w:val="20"/>
              <w:szCs w:val="20"/>
              <w:lang w:eastAsia="es-ES"/>
            </w:rPr>
          </w:rPrChange>
        </w:rPr>
      </w:pPr>
      <w:del w:id="475" w:author="Bruno Presenti" w:date="2018-07-30T09:21:00Z">
        <w:r w:rsidRPr="00A879E9" w:rsidDel="00436261">
          <w:rPr>
            <w:rFonts w:asciiTheme="minorHAnsi" w:eastAsia="Times New Roman" w:hAnsiTheme="minorHAnsi" w:cs="Courier New"/>
            <w:color w:val="222222"/>
            <w:lang w:eastAsia="es-ES"/>
            <w:rPrChange w:id="476" w:author="Heleen Devos" w:date="2018-07-22T17:42:00Z">
              <w:rPr>
                <w:rFonts w:ascii="Courier New" w:eastAsia="Times New Roman" w:hAnsi="Courier New" w:cs="Courier New"/>
                <w:color w:val="222222"/>
                <w:sz w:val="20"/>
                <w:szCs w:val="20"/>
                <w:lang w:eastAsia="es-ES"/>
              </w:rPr>
            </w:rPrChange>
          </w:rPr>
          <w:delText>Banca y finanzas.  El entorno de las Fintech. Uno de los ámbitos en los que las tecnologías de la información van a tener más recorrido es en el ámbito económico. Los mayores bancos de todo el mundo ya están apostando por esta tecnología distribuida  inspirada pero diferente a Bitcoin. El objetivo es dar más seguridad, unas tasas de error más bajas y una reducción significativa de los costes.</w:delText>
        </w:r>
      </w:del>
    </w:p>
    <w:p w14:paraId="3A4AF5D3" w14:textId="71B59DE0" w:rsidR="00B44284" w:rsidRPr="00A879E9" w:rsidDel="00436261" w:rsidRDefault="00B44284" w:rsidP="00B44284">
      <w:pPr>
        <w:numPr>
          <w:ilvl w:val="0"/>
          <w:numId w:val="6"/>
        </w:numPr>
        <w:spacing w:before="100" w:beforeAutospacing="1" w:after="100" w:afterAutospacing="1" w:line="240" w:lineRule="auto"/>
        <w:rPr>
          <w:del w:id="477" w:author="Bruno Presenti" w:date="2018-07-30T09:21:00Z"/>
          <w:rFonts w:asciiTheme="minorHAnsi" w:eastAsia="Times New Roman" w:hAnsiTheme="minorHAnsi" w:cs="Courier New"/>
          <w:color w:val="222222"/>
          <w:lang w:eastAsia="es-ES"/>
          <w:rPrChange w:id="478" w:author="Heleen Devos" w:date="2018-07-22T17:42:00Z">
            <w:rPr>
              <w:del w:id="479" w:author="Bruno Presenti" w:date="2018-07-30T09:21:00Z"/>
              <w:rFonts w:ascii="Courier New" w:eastAsia="Times New Roman" w:hAnsi="Courier New" w:cs="Courier New"/>
              <w:color w:val="222222"/>
              <w:sz w:val="20"/>
              <w:szCs w:val="20"/>
              <w:lang w:eastAsia="es-ES"/>
            </w:rPr>
          </w:rPrChange>
        </w:rPr>
      </w:pPr>
      <w:del w:id="480" w:author="Bruno Presenti" w:date="2018-07-30T09:21:00Z">
        <w:r w:rsidRPr="00A879E9" w:rsidDel="00436261">
          <w:rPr>
            <w:rFonts w:asciiTheme="minorHAnsi" w:eastAsia="Times New Roman" w:hAnsiTheme="minorHAnsi" w:cs="Courier New"/>
            <w:color w:val="222222"/>
            <w:lang w:eastAsia="es-ES"/>
            <w:rPrChange w:id="481" w:author="Heleen Devos" w:date="2018-07-22T17:42:00Z">
              <w:rPr>
                <w:rFonts w:ascii="Courier New" w:eastAsia="Times New Roman" w:hAnsi="Courier New" w:cs="Courier New"/>
                <w:color w:val="222222"/>
                <w:sz w:val="20"/>
                <w:szCs w:val="20"/>
                <w:lang w:eastAsia="es-ES"/>
              </w:rPr>
            </w:rPrChange>
          </w:rPr>
          <w:delText>Seguros. Gracias a la cadena de bloques los contratos de los seguros serán más inteligentes y eso debería suponer un ahorro muy grande en nuestras pólizas y se acelerará la tramitación de siniestros.</w:delText>
        </w:r>
      </w:del>
    </w:p>
    <w:p w14:paraId="68C56BC7" w14:textId="08A5232F" w:rsidR="00B44284" w:rsidRPr="00A879E9" w:rsidDel="00436261" w:rsidRDefault="00B44284" w:rsidP="00B44284">
      <w:pPr>
        <w:numPr>
          <w:ilvl w:val="0"/>
          <w:numId w:val="7"/>
        </w:numPr>
        <w:spacing w:before="100" w:beforeAutospacing="1" w:after="100" w:afterAutospacing="1" w:line="240" w:lineRule="auto"/>
        <w:rPr>
          <w:del w:id="482" w:author="Bruno Presenti" w:date="2018-07-30T09:21:00Z"/>
          <w:rFonts w:asciiTheme="minorHAnsi" w:eastAsia="Times New Roman" w:hAnsiTheme="minorHAnsi" w:cs="Courier New"/>
          <w:color w:val="222222"/>
          <w:lang w:eastAsia="es-ES"/>
          <w:rPrChange w:id="483" w:author="Heleen Devos" w:date="2018-07-22T17:42:00Z">
            <w:rPr>
              <w:del w:id="484" w:author="Bruno Presenti" w:date="2018-07-30T09:21:00Z"/>
              <w:rFonts w:ascii="Courier New" w:eastAsia="Times New Roman" w:hAnsi="Courier New" w:cs="Courier New"/>
              <w:color w:val="222222"/>
              <w:sz w:val="20"/>
              <w:szCs w:val="20"/>
              <w:lang w:eastAsia="es-ES"/>
            </w:rPr>
          </w:rPrChange>
        </w:rPr>
      </w:pPr>
      <w:del w:id="485" w:author="Bruno Presenti" w:date="2018-07-30T09:21:00Z">
        <w:r w:rsidRPr="00A879E9" w:rsidDel="00436261">
          <w:rPr>
            <w:rFonts w:asciiTheme="minorHAnsi" w:eastAsia="Times New Roman" w:hAnsiTheme="minorHAnsi" w:cs="Courier New"/>
            <w:color w:val="222222"/>
            <w:lang w:eastAsia="es-ES"/>
            <w:rPrChange w:id="486" w:author="Heleen Devos" w:date="2018-07-22T17:42:00Z">
              <w:rPr>
                <w:rFonts w:ascii="Courier New" w:eastAsia="Times New Roman" w:hAnsi="Courier New" w:cs="Courier New"/>
                <w:color w:val="222222"/>
                <w:sz w:val="20"/>
                <w:szCs w:val="20"/>
                <w:lang w:eastAsia="es-ES"/>
              </w:rPr>
            </w:rPrChange>
          </w:rPr>
          <w:delText>Energía. Mediante la tecnología Blockchain el sistema de generación de energía puede llegar a ser más mucho más descentralizado y distribuido de lo que lo es ahora. Aquellas personas que lo deseen podrán vender sus excedentes a la red y generar beneficio en su economía familiar, contribuyendo a crear economías colaborativas.  De esta manera se aportaran beneficios al sistema eléctrico en su conjunto ya lo haremos más estable y seguro.</w:delText>
        </w:r>
      </w:del>
    </w:p>
    <w:p w14:paraId="78C4A01C" w14:textId="409CFD95" w:rsidR="00B44284" w:rsidRPr="00A879E9" w:rsidDel="00436261" w:rsidRDefault="00B44284" w:rsidP="00A879E9">
      <w:pPr>
        <w:numPr>
          <w:ilvl w:val="0"/>
          <w:numId w:val="7"/>
        </w:numPr>
        <w:spacing w:before="100" w:beforeAutospacing="1" w:after="100" w:afterAutospacing="1" w:line="240" w:lineRule="auto"/>
        <w:rPr>
          <w:del w:id="487" w:author="Bruno Presenti" w:date="2018-07-30T09:21:00Z"/>
          <w:rFonts w:asciiTheme="minorHAnsi" w:eastAsia="Times New Roman" w:hAnsiTheme="minorHAnsi" w:cs="Courier New"/>
          <w:color w:val="222222"/>
          <w:lang w:eastAsia="es-ES"/>
          <w:rPrChange w:id="488" w:author="Heleen Devos" w:date="2018-07-22T17:42:00Z">
            <w:rPr>
              <w:del w:id="489" w:author="Bruno Presenti" w:date="2018-07-30T09:21:00Z"/>
              <w:rFonts w:ascii="Courier New" w:eastAsia="Times New Roman" w:hAnsi="Courier New" w:cs="Courier New"/>
              <w:color w:val="222222"/>
              <w:sz w:val="20"/>
              <w:szCs w:val="20"/>
              <w:lang w:eastAsia="es-ES"/>
            </w:rPr>
          </w:rPrChange>
        </w:rPr>
      </w:pPr>
      <w:del w:id="490" w:author="Bruno Presenti" w:date="2018-07-30T09:21:00Z">
        <w:r w:rsidRPr="00A879E9" w:rsidDel="00436261">
          <w:rPr>
            <w:rFonts w:asciiTheme="minorHAnsi" w:eastAsia="Times New Roman" w:hAnsiTheme="minorHAnsi" w:cs="Courier New"/>
            <w:color w:val="222222"/>
            <w:lang w:eastAsia="es-ES"/>
            <w:rPrChange w:id="491" w:author="Heleen Devos" w:date="2018-07-22T17:42:00Z">
              <w:rPr>
                <w:rFonts w:ascii="Courier New" w:eastAsia="Times New Roman" w:hAnsi="Courier New" w:cs="Courier New"/>
                <w:color w:val="222222"/>
                <w:sz w:val="20"/>
                <w:szCs w:val="20"/>
                <w:lang w:eastAsia="es-ES"/>
              </w:rPr>
            </w:rPrChange>
          </w:rPr>
          <w:delText xml:space="preserve">Democracia. Existen ya pruebas de un sistema que permitiría crear sistemas de voto electrónico para que los ciudadanos pudieran participar de manera asidua y con seguridad sin ninguna sospecha de manipulación electoral y manteniendo el uso secreto de su voto con </w:delText>
        </w:r>
        <w:r w:rsidR="00A879E9" w:rsidRPr="00A879E9" w:rsidDel="00436261">
          <w:rPr>
            <w:rFonts w:asciiTheme="minorHAnsi" w:hAnsiTheme="minorHAnsi"/>
            <w:rPrChange w:id="492" w:author="Heleen Devos" w:date="2018-07-22T17:42:00Z">
              <w:rPr>
                <w:rFonts w:ascii="Courier New" w:eastAsia="Times New Roman" w:hAnsi="Courier New" w:cs="Courier New"/>
                <w:color w:val="222222"/>
                <w:sz w:val="20"/>
                <w:szCs w:val="20"/>
                <w:lang w:eastAsia="es-ES"/>
              </w:rPr>
            </w:rPrChange>
          </w:rPr>
          <w:fldChar w:fldCharType="begin"/>
        </w:r>
        <w:r w:rsidR="00A879E9" w:rsidRPr="00A879E9" w:rsidDel="00436261">
          <w:rPr>
            <w:rFonts w:asciiTheme="minorHAnsi" w:hAnsiTheme="minorHAnsi"/>
            <w:rPrChange w:id="493" w:author="Heleen Devos" w:date="2018-07-22T17:42:00Z">
              <w:rPr/>
            </w:rPrChange>
          </w:rPr>
          <w:delInstrText xml:space="preserve"> HYPERLINK "https://dcentproject.eu/" </w:delInstrText>
        </w:r>
        <w:r w:rsidR="00A879E9" w:rsidRPr="00A879E9" w:rsidDel="00436261">
          <w:rPr>
            <w:rFonts w:asciiTheme="minorHAnsi" w:hAnsiTheme="minorHAnsi"/>
            <w:rPrChange w:id="494" w:author="Heleen Devos" w:date="2018-07-22T17:42:00Z">
              <w:rPr>
                <w:rFonts w:ascii="Courier New" w:eastAsia="Times New Roman" w:hAnsi="Courier New" w:cs="Courier New"/>
                <w:color w:val="222222"/>
                <w:sz w:val="20"/>
                <w:szCs w:val="20"/>
                <w:lang w:eastAsia="es-ES"/>
              </w:rPr>
            </w:rPrChange>
          </w:rPr>
          <w:fldChar w:fldCharType="separate"/>
        </w:r>
        <w:r w:rsidRPr="00A879E9" w:rsidDel="00436261">
          <w:rPr>
            <w:rFonts w:asciiTheme="minorHAnsi" w:eastAsia="Times New Roman" w:hAnsiTheme="minorHAnsi" w:cs="Courier New"/>
            <w:color w:val="222222"/>
            <w:lang w:eastAsia="es-ES"/>
            <w:rPrChange w:id="495" w:author="Heleen Devos" w:date="2018-07-22T17:42:00Z">
              <w:rPr>
                <w:rFonts w:ascii="Courier New" w:eastAsia="Times New Roman" w:hAnsi="Courier New" w:cs="Courier New"/>
                <w:color w:val="222222"/>
                <w:sz w:val="20"/>
                <w:szCs w:val="20"/>
                <w:lang w:eastAsia="es-ES"/>
              </w:rPr>
            </w:rPrChange>
          </w:rPr>
          <w:delText>D-cent</w:delText>
        </w:r>
        <w:r w:rsidR="00A879E9" w:rsidRPr="00A879E9" w:rsidDel="00436261">
          <w:rPr>
            <w:rFonts w:asciiTheme="minorHAnsi" w:eastAsia="Times New Roman" w:hAnsiTheme="minorHAnsi" w:cs="Courier New"/>
            <w:color w:val="222222"/>
            <w:lang w:eastAsia="es-ES"/>
            <w:rPrChange w:id="496" w:author="Heleen Devos" w:date="2018-07-22T17:42:00Z">
              <w:rPr>
                <w:rFonts w:ascii="Courier New" w:eastAsia="Times New Roman" w:hAnsi="Courier New" w:cs="Courier New"/>
                <w:color w:val="222222"/>
                <w:sz w:val="20"/>
                <w:szCs w:val="20"/>
                <w:lang w:eastAsia="es-ES"/>
              </w:rPr>
            </w:rPrChange>
          </w:rPr>
          <w:fldChar w:fldCharType="end"/>
        </w:r>
      </w:del>
    </w:p>
    <w:p w14:paraId="2A3F44D0" w14:textId="117F4981" w:rsidR="00B44284" w:rsidRPr="00A879E9" w:rsidDel="00436261" w:rsidRDefault="00B44284" w:rsidP="00B44284">
      <w:pPr>
        <w:numPr>
          <w:ilvl w:val="0"/>
          <w:numId w:val="7"/>
        </w:numPr>
        <w:spacing w:before="100" w:beforeAutospacing="1" w:after="100" w:afterAutospacing="1" w:line="240" w:lineRule="auto"/>
        <w:rPr>
          <w:del w:id="497" w:author="Bruno Presenti" w:date="2018-07-30T09:21:00Z"/>
          <w:rFonts w:asciiTheme="minorHAnsi" w:eastAsia="Times New Roman" w:hAnsiTheme="minorHAnsi" w:cs="Courier New"/>
          <w:color w:val="222222"/>
          <w:lang w:eastAsia="es-ES"/>
          <w:rPrChange w:id="498" w:author="Heleen Devos" w:date="2018-07-22T17:42:00Z">
            <w:rPr>
              <w:del w:id="499" w:author="Bruno Presenti" w:date="2018-07-30T09:21:00Z"/>
              <w:rFonts w:ascii="Courier New" w:eastAsia="Times New Roman" w:hAnsi="Courier New" w:cs="Courier New"/>
              <w:color w:val="222222"/>
              <w:sz w:val="20"/>
              <w:szCs w:val="20"/>
              <w:lang w:eastAsia="es-ES"/>
            </w:rPr>
          </w:rPrChange>
        </w:rPr>
      </w:pPr>
      <w:del w:id="500" w:author="Bruno Presenti" w:date="2018-07-30T09:21:00Z">
        <w:r w:rsidRPr="00A879E9" w:rsidDel="00436261">
          <w:rPr>
            <w:rFonts w:asciiTheme="minorHAnsi" w:eastAsia="Times New Roman" w:hAnsiTheme="minorHAnsi" w:cs="Courier New"/>
            <w:color w:val="222222"/>
            <w:lang w:eastAsia="es-ES"/>
            <w:rPrChange w:id="501" w:author="Heleen Devos" w:date="2018-07-22T17:42:00Z">
              <w:rPr>
                <w:rFonts w:ascii="Courier New" w:eastAsia="Times New Roman" w:hAnsi="Courier New" w:cs="Courier New"/>
                <w:color w:val="222222"/>
                <w:sz w:val="20"/>
                <w:szCs w:val="20"/>
                <w:lang w:eastAsia="es-ES"/>
              </w:rPr>
            </w:rPrChange>
          </w:rPr>
          <w:delText xml:space="preserve">Ámbito laboral y selección de personal. Es un sistema mediante el cual la unidad básica es la hora laboral (HL) y su remuneración. La HL está vinculada al salario promedio y la capacidad de las empresas de reclutamiento para contratar. </w:delText>
        </w:r>
      </w:del>
    </w:p>
    <w:p w14:paraId="583FB61B" w14:textId="5B339D73" w:rsidR="00D54552" w:rsidRPr="00A879E9" w:rsidDel="00436261" w:rsidRDefault="00D54552" w:rsidP="00D54552">
      <w:pPr>
        <w:pBdr>
          <w:top w:val="nil"/>
          <w:left w:val="nil"/>
          <w:bottom w:val="nil"/>
          <w:right w:val="nil"/>
          <w:between w:val="nil"/>
        </w:pBdr>
        <w:spacing w:after="0"/>
        <w:ind w:left="720"/>
        <w:contextualSpacing/>
        <w:rPr>
          <w:del w:id="502" w:author="Bruno Presenti" w:date="2018-07-30T09:21:00Z"/>
          <w:rFonts w:asciiTheme="minorHAnsi" w:hAnsiTheme="minorHAnsi"/>
          <w:b/>
          <w:color w:val="000000"/>
          <w:u w:val="single"/>
          <w:rPrChange w:id="503" w:author="Heleen Devos" w:date="2018-07-22T17:42:00Z">
            <w:rPr>
              <w:del w:id="504" w:author="Bruno Presenti" w:date="2018-07-30T09:21:00Z"/>
              <w:b/>
              <w:color w:val="000000"/>
              <w:sz w:val="24"/>
              <w:szCs w:val="24"/>
              <w:u w:val="single"/>
            </w:rPr>
          </w:rPrChange>
        </w:rPr>
      </w:pPr>
    </w:p>
    <w:p w14:paraId="1F39FBC8" w14:textId="662C1878" w:rsidR="00B44284" w:rsidRPr="00A879E9" w:rsidDel="00436261" w:rsidRDefault="00B44284" w:rsidP="00D54552">
      <w:pPr>
        <w:pBdr>
          <w:top w:val="nil"/>
          <w:left w:val="nil"/>
          <w:bottom w:val="nil"/>
          <w:right w:val="nil"/>
          <w:between w:val="nil"/>
        </w:pBdr>
        <w:spacing w:after="0"/>
        <w:ind w:left="720"/>
        <w:contextualSpacing/>
        <w:rPr>
          <w:del w:id="505" w:author="Bruno Presenti" w:date="2018-07-30T09:21:00Z"/>
          <w:rFonts w:asciiTheme="minorHAnsi" w:hAnsiTheme="minorHAnsi"/>
          <w:b/>
          <w:color w:val="000000"/>
          <w:u w:val="single"/>
          <w:rPrChange w:id="506" w:author="Heleen Devos" w:date="2018-07-22T17:42:00Z">
            <w:rPr>
              <w:del w:id="507" w:author="Bruno Presenti" w:date="2018-07-30T09:21:00Z"/>
              <w:b/>
              <w:color w:val="000000"/>
              <w:sz w:val="24"/>
              <w:szCs w:val="24"/>
              <w:u w:val="single"/>
            </w:rPr>
          </w:rPrChange>
        </w:rPr>
      </w:pPr>
    </w:p>
    <w:p w14:paraId="0E7CF68F" w14:textId="44B3AFAD" w:rsidR="00B44284" w:rsidRPr="00A879E9" w:rsidDel="00436261" w:rsidRDefault="00B44284" w:rsidP="00D54552">
      <w:pPr>
        <w:pBdr>
          <w:top w:val="nil"/>
          <w:left w:val="nil"/>
          <w:bottom w:val="nil"/>
          <w:right w:val="nil"/>
          <w:between w:val="nil"/>
        </w:pBdr>
        <w:spacing w:after="0"/>
        <w:ind w:left="720"/>
        <w:contextualSpacing/>
        <w:rPr>
          <w:del w:id="508" w:author="Bruno Presenti" w:date="2018-07-30T09:21:00Z"/>
          <w:rFonts w:asciiTheme="minorHAnsi" w:hAnsiTheme="minorHAnsi"/>
          <w:b/>
          <w:color w:val="000000"/>
          <w:u w:val="single"/>
          <w:rPrChange w:id="509" w:author="Heleen Devos" w:date="2018-07-22T17:42:00Z">
            <w:rPr>
              <w:del w:id="510" w:author="Bruno Presenti" w:date="2018-07-30T09:21:00Z"/>
              <w:b/>
              <w:color w:val="000000"/>
              <w:sz w:val="24"/>
              <w:szCs w:val="24"/>
              <w:u w:val="single"/>
            </w:rPr>
          </w:rPrChange>
        </w:rPr>
      </w:pPr>
    </w:p>
    <w:p w14:paraId="6B0B89B0" w14:textId="3C6751E5" w:rsidR="00B44284" w:rsidRPr="00A879E9" w:rsidDel="00436261" w:rsidRDefault="00B44284" w:rsidP="00D54552">
      <w:pPr>
        <w:pBdr>
          <w:top w:val="nil"/>
          <w:left w:val="nil"/>
          <w:bottom w:val="nil"/>
          <w:right w:val="nil"/>
          <w:between w:val="nil"/>
        </w:pBdr>
        <w:spacing w:after="0"/>
        <w:ind w:left="720"/>
        <w:contextualSpacing/>
        <w:rPr>
          <w:del w:id="511" w:author="Bruno Presenti" w:date="2018-07-30T09:21:00Z"/>
          <w:rFonts w:asciiTheme="minorHAnsi" w:hAnsiTheme="minorHAnsi"/>
          <w:b/>
          <w:color w:val="000000"/>
          <w:u w:val="single"/>
          <w:rPrChange w:id="512" w:author="Heleen Devos" w:date="2018-07-22T17:42:00Z">
            <w:rPr>
              <w:del w:id="513" w:author="Bruno Presenti" w:date="2018-07-30T09:21:00Z"/>
              <w:b/>
              <w:color w:val="000000"/>
              <w:sz w:val="24"/>
              <w:szCs w:val="24"/>
              <w:u w:val="single"/>
            </w:rPr>
          </w:rPrChange>
        </w:rPr>
      </w:pPr>
    </w:p>
    <w:p w14:paraId="34AE188E" w14:textId="62BD940F" w:rsidR="00B44284" w:rsidRPr="00A879E9" w:rsidDel="00436261" w:rsidRDefault="00B44284" w:rsidP="00B44284">
      <w:pPr>
        <w:pBdr>
          <w:top w:val="nil"/>
          <w:left w:val="nil"/>
          <w:bottom w:val="nil"/>
          <w:right w:val="nil"/>
          <w:between w:val="nil"/>
        </w:pBdr>
        <w:spacing w:after="0"/>
        <w:ind w:left="720"/>
        <w:contextualSpacing/>
        <w:rPr>
          <w:del w:id="514" w:author="Bruno Presenti" w:date="2018-07-30T09:21:00Z"/>
          <w:rFonts w:asciiTheme="minorHAnsi" w:hAnsiTheme="minorHAnsi"/>
          <w:b/>
          <w:color w:val="000000"/>
          <w:u w:val="single"/>
          <w:rPrChange w:id="515" w:author="Heleen Devos" w:date="2018-07-22T17:42:00Z">
            <w:rPr>
              <w:del w:id="516" w:author="Bruno Presenti" w:date="2018-07-30T09:21:00Z"/>
              <w:b/>
              <w:color w:val="000000"/>
              <w:sz w:val="24"/>
              <w:szCs w:val="24"/>
              <w:u w:val="single"/>
            </w:rPr>
          </w:rPrChange>
        </w:rPr>
      </w:pPr>
    </w:p>
    <w:p w14:paraId="15F0BD8E" w14:textId="1DE5E36F" w:rsidR="00B44284" w:rsidRPr="00A879E9" w:rsidDel="00436261" w:rsidRDefault="00B44284" w:rsidP="00B44284">
      <w:pPr>
        <w:pBdr>
          <w:top w:val="nil"/>
          <w:left w:val="nil"/>
          <w:bottom w:val="nil"/>
          <w:right w:val="nil"/>
          <w:between w:val="nil"/>
        </w:pBdr>
        <w:spacing w:after="0"/>
        <w:ind w:left="720"/>
        <w:contextualSpacing/>
        <w:rPr>
          <w:del w:id="517" w:author="Bruno Presenti" w:date="2018-07-30T09:21:00Z"/>
          <w:rFonts w:asciiTheme="minorHAnsi" w:hAnsiTheme="minorHAnsi"/>
          <w:b/>
          <w:color w:val="000000"/>
          <w:u w:val="single"/>
          <w:rPrChange w:id="518" w:author="Heleen Devos" w:date="2018-07-22T17:42:00Z">
            <w:rPr>
              <w:del w:id="519" w:author="Bruno Presenti" w:date="2018-07-30T09:21:00Z"/>
              <w:b/>
              <w:color w:val="000000"/>
              <w:sz w:val="24"/>
              <w:szCs w:val="24"/>
              <w:u w:val="single"/>
            </w:rPr>
          </w:rPrChange>
        </w:rPr>
      </w:pPr>
    </w:p>
    <w:p w14:paraId="41F8073C" w14:textId="77777777" w:rsidR="001F16FB" w:rsidDel="00436261" w:rsidRDefault="001F16FB">
      <w:pPr>
        <w:rPr>
          <w:ins w:id="520" w:author="Heleen Devos" w:date="2018-07-22T17:53:00Z"/>
          <w:del w:id="521" w:author="Bruno Presenti" w:date="2018-07-30T09:24:00Z"/>
          <w:rFonts w:asciiTheme="minorHAnsi" w:hAnsiTheme="minorHAnsi" w:cs="Courier New"/>
          <w:b/>
          <w:color w:val="000000"/>
          <w:u w:val="single"/>
        </w:rPr>
      </w:pPr>
      <w:ins w:id="522" w:author="Heleen Devos" w:date="2018-07-22T17:53:00Z">
        <w:del w:id="523" w:author="Bruno Presenti" w:date="2018-07-30T09:24:00Z">
          <w:r w:rsidDel="00436261">
            <w:rPr>
              <w:rFonts w:asciiTheme="minorHAnsi" w:hAnsiTheme="minorHAnsi" w:cs="Courier New"/>
              <w:b/>
              <w:color w:val="000000"/>
              <w:u w:val="single"/>
            </w:rPr>
            <w:br w:type="page"/>
          </w:r>
        </w:del>
      </w:ins>
    </w:p>
    <w:p w14:paraId="3CB998EB" w14:textId="7BABDEB1" w:rsidR="00436261" w:rsidRDefault="00436261">
      <w:pPr>
        <w:rPr>
          <w:ins w:id="524" w:author="Bruno Presenti" w:date="2018-07-30T09:21:00Z"/>
          <w:rFonts w:asciiTheme="minorHAnsi" w:hAnsiTheme="minorHAnsi"/>
          <w:b/>
          <w:sz w:val="28"/>
          <w:u w:val="single"/>
        </w:rPr>
        <w:pPrChange w:id="525" w:author="Bruno Presenti" w:date="2018-07-30T09:24:00Z">
          <w:pPr>
            <w:pStyle w:val="Prrafodelista"/>
            <w:numPr>
              <w:numId w:val="9"/>
            </w:numPr>
            <w:spacing w:after="0" w:line="240" w:lineRule="auto"/>
            <w:ind w:left="1080" w:hanging="720"/>
          </w:pPr>
        </w:pPrChange>
      </w:pPr>
      <w:ins w:id="526" w:author="Bruno Presenti" w:date="2018-07-30T09:24:00Z">
        <w:r>
          <w:rPr>
            <w:rFonts w:asciiTheme="minorHAnsi" w:hAnsiTheme="minorHAnsi"/>
            <w:b/>
            <w:sz w:val="28"/>
            <w:u w:val="single"/>
          </w:rPr>
          <w:t>1</w:t>
        </w:r>
      </w:ins>
      <w:ins w:id="527" w:author="Heleen Devos" w:date="2018-07-22T17:57:00Z">
        <w:del w:id="528" w:author="Bruno Presenti" w:date="2018-07-30T09:24:00Z">
          <w:r w:rsidR="001F16FB" w:rsidDel="00436261">
            <w:rPr>
              <w:rFonts w:asciiTheme="minorHAnsi" w:hAnsiTheme="minorHAnsi"/>
              <w:b/>
              <w:sz w:val="28"/>
              <w:u w:val="single"/>
            </w:rPr>
            <w:delText>2</w:delText>
          </w:r>
        </w:del>
        <w:r w:rsidR="001F16FB">
          <w:rPr>
            <w:rFonts w:asciiTheme="minorHAnsi" w:hAnsiTheme="minorHAnsi"/>
            <w:b/>
            <w:sz w:val="28"/>
            <w:u w:val="single"/>
          </w:rPr>
          <w:t xml:space="preserve">.  </w:t>
        </w:r>
      </w:ins>
      <w:ins w:id="529" w:author="Bruno Presenti" w:date="2018-07-30T09:25:00Z">
        <w:r>
          <w:rPr>
            <w:rFonts w:asciiTheme="minorHAnsi" w:hAnsiTheme="minorHAnsi"/>
            <w:b/>
            <w:sz w:val="28"/>
            <w:u w:val="single"/>
          </w:rPr>
          <w:t>El financiamiento centralizado y sus problemas habituales</w:t>
        </w:r>
        <w:del w:id="530" w:author="Heleen Devos" w:date="2018-08-02T15:10:00Z">
          <w:r w:rsidDel="003E5443">
            <w:rPr>
              <w:rFonts w:asciiTheme="minorHAnsi" w:hAnsiTheme="minorHAnsi"/>
              <w:b/>
              <w:sz w:val="28"/>
              <w:u w:val="single"/>
            </w:rPr>
            <w:delText>.</w:delText>
          </w:r>
        </w:del>
      </w:ins>
      <w:del w:id="531" w:author="Bruno Presenti" w:date="2018-07-30T09:25:00Z">
        <w:r w:rsidR="00C24259" w:rsidRPr="001F16FB" w:rsidDel="00436261">
          <w:rPr>
            <w:rFonts w:asciiTheme="minorHAnsi" w:hAnsiTheme="minorHAnsi"/>
            <w:b/>
            <w:sz w:val="28"/>
            <w:u w:val="single"/>
            <w:rPrChange w:id="532" w:author="Heleen Devos" w:date="2018-07-22T17:57:00Z">
              <w:rPr>
                <w:rFonts w:ascii="Courier New" w:hAnsi="Courier New" w:cs="Courier New"/>
                <w:b/>
                <w:color w:val="000000"/>
                <w:sz w:val="24"/>
                <w:szCs w:val="24"/>
                <w:u w:val="single"/>
              </w:rPr>
            </w:rPrChange>
          </w:rPr>
          <w:delText>Financiamiento</w:delText>
        </w:r>
      </w:del>
      <w:del w:id="533" w:author="Bruno Presenti" w:date="2018-07-30T09:24:00Z">
        <w:r w:rsidR="00C24259" w:rsidRPr="001F16FB" w:rsidDel="00436261">
          <w:rPr>
            <w:rFonts w:asciiTheme="minorHAnsi" w:hAnsiTheme="minorHAnsi"/>
            <w:b/>
            <w:sz w:val="28"/>
            <w:u w:val="single"/>
            <w:rPrChange w:id="534" w:author="Heleen Devos" w:date="2018-07-22T17:57:00Z">
              <w:rPr>
                <w:rFonts w:ascii="Courier New" w:hAnsi="Courier New" w:cs="Courier New"/>
                <w:b/>
                <w:color w:val="000000"/>
                <w:sz w:val="24"/>
                <w:szCs w:val="24"/>
                <w:u w:val="single"/>
              </w:rPr>
            </w:rPrChange>
          </w:rPr>
          <w:delText>: La</w:delText>
        </w:r>
        <w:r w:rsidR="00B209F9" w:rsidRPr="001F16FB" w:rsidDel="00436261">
          <w:rPr>
            <w:rFonts w:asciiTheme="minorHAnsi" w:hAnsiTheme="minorHAnsi"/>
            <w:b/>
            <w:sz w:val="28"/>
            <w:u w:val="single"/>
            <w:rPrChange w:id="535" w:author="Heleen Devos" w:date="2018-07-22T17:57:00Z">
              <w:rPr>
                <w:rFonts w:ascii="Courier New" w:hAnsi="Courier New" w:cs="Courier New"/>
                <w:b/>
                <w:color w:val="000000"/>
                <w:sz w:val="24"/>
                <w:szCs w:val="24"/>
                <w:u w:val="single"/>
              </w:rPr>
            </w:rPrChange>
          </w:rPr>
          <w:delText xml:space="preserve"> centralización</w:delText>
        </w:r>
        <w:r w:rsidR="00C24259" w:rsidRPr="001F16FB" w:rsidDel="00436261">
          <w:rPr>
            <w:rFonts w:asciiTheme="minorHAnsi" w:hAnsiTheme="minorHAnsi"/>
            <w:b/>
            <w:sz w:val="28"/>
            <w:u w:val="single"/>
            <w:rPrChange w:id="536" w:author="Heleen Devos" w:date="2018-07-22T17:57:00Z">
              <w:rPr>
                <w:rFonts w:ascii="Courier New" w:hAnsi="Courier New" w:cs="Courier New"/>
                <w:b/>
                <w:color w:val="000000"/>
                <w:sz w:val="24"/>
                <w:szCs w:val="24"/>
                <w:u w:val="single"/>
              </w:rPr>
            </w:rPrChange>
          </w:rPr>
          <w:delText xml:space="preserve"> </w:delText>
        </w:r>
      </w:del>
    </w:p>
    <w:p w14:paraId="3560F810" w14:textId="77777777" w:rsidR="00436261" w:rsidRDefault="00436261">
      <w:pPr>
        <w:pBdr>
          <w:top w:val="nil"/>
          <w:left w:val="nil"/>
          <w:bottom w:val="nil"/>
          <w:right w:val="nil"/>
          <w:between w:val="nil"/>
        </w:pBdr>
        <w:spacing w:after="0"/>
        <w:contextualSpacing/>
        <w:rPr>
          <w:ins w:id="537" w:author="Bruno Presenti" w:date="2018-07-30T09:21:00Z"/>
          <w:rFonts w:asciiTheme="minorHAnsi" w:hAnsiTheme="minorHAnsi"/>
          <w:b/>
          <w:sz w:val="28"/>
          <w:u w:val="single"/>
        </w:rPr>
        <w:pPrChange w:id="538" w:author="Bruno Presenti" w:date="2018-07-30T09:21:00Z">
          <w:pPr>
            <w:pStyle w:val="Prrafodelista"/>
            <w:numPr>
              <w:numId w:val="9"/>
            </w:numPr>
            <w:spacing w:after="0" w:line="240" w:lineRule="auto"/>
            <w:ind w:left="1080" w:hanging="720"/>
          </w:pPr>
        </w:pPrChange>
      </w:pPr>
    </w:p>
    <w:p w14:paraId="4FA4AC61" w14:textId="73C9A152" w:rsidR="00441D39" w:rsidRPr="00C80F91" w:rsidDel="00436261" w:rsidRDefault="00C80F91">
      <w:pPr>
        <w:pBdr>
          <w:top w:val="nil"/>
          <w:left w:val="nil"/>
          <w:bottom w:val="nil"/>
          <w:right w:val="nil"/>
          <w:between w:val="nil"/>
        </w:pBdr>
        <w:spacing w:after="0"/>
        <w:contextualSpacing/>
        <w:rPr>
          <w:del w:id="539" w:author="Bruno Presenti" w:date="2018-07-30T09:21:00Z"/>
          <w:rFonts w:ascii="Cambria" w:hAnsi="Cambria"/>
          <w:b/>
          <w:rPrChange w:id="540" w:author="Eduardo Gonzalez" w:date="2018-07-30T10:06:00Z">
            <w:rPr>
              <w:del w:id="541" w:author="Bruno Presenti" w:date="2018-07-30T09:21:00Z"/>
              <w:rFonts w:ascii="Courier New" w:hAnsi="Courier New" w:cs="Courier New"/>
              <w:b/>
              <w:color w:val="000000"/>
              <w:sz w:val="24"/>
              <w:szCs w:val="24"/>
              <w:u w:val="single"/>
            </w:rPr>
          </w:rPrChange>
        </w:rPr>
        <w:pPrChange w:id="542" w:author="Heleen Devos" w:date="2018-07-22T17:57:00Z">
          <w:pPr>
            <w:pStyle w:val="Prrafodelista"/>
            <w:numPr>
              <w:numId w:val="8"/>
            </w:numPr>
            <w:pBdr>
              <w:top w:val="nil"/>
              <w:left w:val="nil"/>
              <w:bottom w:val="nil"/>
              <w:right w:val="nil"/>
              <w:between w:val="nil"/>
            </w:pBdr>
            <w:ind w:left="1080" w:hanging="720"/>
          </w:pPr>
        </w:pPrChange>
      </w:pPr>
      <w:ins w:id="543" w:author="Eduardo Gonzalez" w:date="2018-07-30T10:05:00Z">
        <w:r w:rsidRPr="00C80F91">
          <w:rPr>
            <w:rFonts w:ascii="Cambria" w:hAnsi="Cambria"/>
            <w:b/>
            <w:rPrChange w:id="544" w:author="Eduardo Gonzalez" w:date="2018-07-30T10:06:00Z">
              <w:rPr>
                <w:rFonts w:asciiTheme="minorHAnsi" w:hAnsiTheme="minorHAnsi"/>
                <w:b/>
                <w:sz w:val="28"/>
                <w:u w:val="single"/>
              </w:rPr>
            </w:rPrChange>
          </w:rPr>
          <w:t xml:space="preserve">1.1 </w:t>
        </w:r>
      </w:ins>
      <w:del w:id="545" w:author="Bruno Presenti" w:date="2018-07-30T09:21:00Z">
        <w:r w:rsidR="00C24259" w:rsidRPr="00C80F91" w:rsidDel="00436261">
          <w:rPr>
            <w:rFonts w:ascii="Cambria" w:hAnsi="Cambria"/>
            <w:b/>
            <w:rPrChange w:id="546" w:author="Eduardo Gonzalez" w:date="2018-07-30T10:06:00Z">
              <w:rPr>
                <w:rFonts w:ascii="Courier New" w:hAnsi="Courier New" w:cs="Courier New"/>
                <w:b/>
                <w:color w:val="000000"/>
                <w:sz w:val="24"/>
                <w:szCs w:val="24"/>
                <w:u w:val="single"/>
              </w:rPr>
            </w:rPrChange>
          </w:rPr>
          <w:delText>y descentralización</w:delText>
        </w:r>
      </w:del>
    </w:p>
    <w:p w14:paraId="7B75DD20" w14:textId="62CBBA5E" w:rsidR="00B44284" w:rsidRPr="00C80F91" w:rsidDel="00436261" w:rsidRDefault="00B44284">
      <w:pPr>
        <w:spacing w:after="0" w:line="240" w:lineRule="auto"/>
        <w:rPr>
          <w:del w:id="547" w:author="Bruno Presenti" w:date="2018-07-30T09:21:00Z"/>
          <w:rFonts w:ascii="Cambria" w:hAnsi="Cambria"/>
          <w:b/>
          <w:rPrChange w:id="548" w:author="Eduardo Gonzalez" w:date="2018-07-30T10:06:00Z">
            <w:rPr>
              <w:del w:id="549" w:author="Bruno Presenti" w:date="2018-07-30T09:21:00Z"/>
              <w:b/>
              <w:sz w:val="24"/>
              <w:szCs w:val="24"/>
              <w:u w:val="single"/>
            </w:rPr>
          </w:rPrChange>
        </w:rPr>
      </w:pPr>
    </w:p>
    <w:p w14:paraId="73B1174C" w14:textId="77777777" w:rsidR="00B44284" w:rsidRPr="00C80F91" w:rsidRDefault="00B44284">
      <w:pPr>
        <w:pBdr>
          <w:top w:val="nil"/>
          <w:left w:val="nil"/>
          <w:bottom w:val="nil"/>
          <w:right w:val="nil"/>
          <w:between w:val="nil"/>
        </w:pBdr>
        <w:spacing w:after="0"/>
        <w:contextualSpacing/>
        <w:rPr>
          <w:rFonts w:ascii="Cambria" w:eastAsia="Times New Roman" w:hAnsi="Cambria" w:cs="Courier New"/>
          <w:b/>
          <w:color w:val="222222"/>
          <w:lang w:eastAsia="es-ES"/>
          <w:rPrChange w:id="550" w:author="Eduardo Gonzalez" w:date="2018-07-30T10:06:00Z">
            <w:rPr>
              <w:rFonts w:ascii="Courier New" w:eastAsia="Times New Roman" w:hAnsi="Courier New" w:cs="Courier New"/>
              <w:color w:val="222222"/>
              <w:sz w:val="20"/>
              <w:szCs w:val="20"/>
              <w:lang w:eastAsia="es-ES"/>
            </w:rPr>
          </w:rPrChange>
        </w:rPr>
        <w:pPrChange w:id="551" w:author="Bruno Presenti" w:date="2018-07-30T09:21:00Z">
          <w:pPr>
            <w:pStyle w:val="Prrafodelista"/>
            <w:numPr>
              <w:numId w:val="9"/>
            </w:numPr>
            <w:spacing w:after="0" w:line="240" w:lineRule="auto"/>
            <w:ind w:left="1080" w:hanging="720"/>
          </w:pPr>
        </w:pPrChange>
      </w:pPr>
      <w:r w:rsidRPr="00C80F91">
        <w:rPr>
          <w:rFonts w:ascii="Cambria" w:eastAsia="Times New Roman" w:hAnsi="Cambria" w:cs="Courier New"/>
          <w:b/>
          <w:color w:val="222222"/>
          <w:lang w:eastAsia="es-ES"/>
          <w:rPrChange w:id="552" w:author="Eduardo Gonzalez" w:date="2018-07-30T10:06:00Z">
            <w:rPr>
              <w:rFonts w:ascii="Courier New" w:eastAsia="Times New Roman" w:hAnsi="Courier New" w:cs="Courier New"/>
              <w:color w:val="222222"/>
              <w:sz w:val="20"/>
              <w:szCs w:val="20"/>
              <w:lang w:eastAsia="es-ES"/>
            </w:rPr>
          </w:rPrChange>
        </w:rPr>
        <w:t>El financiamiento: clave para el crecimiento de las PyMES en la economía</w:t>
      </w:r>
      <w:del w:id="553" w:author="Heleen Devos" w:date="2018-08-02T15:10:00Z">
        <w:r w:rsidRPr="00C80F91" w:rsidDel="003E5443">
          <w:rPr>
            <w:rFonts w:ascii="Cambria" w:eastAsia="Times New Roman" w:hAnsi="Cambria" w:cs="Courier New"/>
            <w:b/>
            <w:color w:val="222222"/>
            <w:lang w:eastAsia="es-ES"/>
            <w:rPrChange w:id="554" w:author="Eduardo Gonzalez" w:date="2018-07-30T10:06:00Z">
              <w:rPr>
                <w:rFonts w:ascii="Courier New" w:eastAsia="Times New Roman" w:hAnsi="Courier New" w:cs="Courier New"/>
                <w:color w:val="222222"/>
                <w:sz w:val="20"/>
                <w:szCs w:val="20"/>
                <w:lang w:eastAsia="es-ES"/>
              </w:rPr>
            </w:rPrChange>
          </w:rPr>
          <w:delText>.</w:delText>
        </w:r>
      </w:del>
    </w:p>
    <w:p w14:paraId="6BD7B66B" w14:textId="77777777" w:rsidR="00B44284" w:rsidRPr="00A879E9" w:rsidRDefault="00B44284">
      <w:pPr>
        <w:spacing w:after="0" w:line="240" w:lineRule="auto"/>
        <w:rPr>
          <w:rFonts w:asciiTheme="minorHAnsi" w:hAnsiTheme="minorHAnsi"/>
          <w:b/>
          <w:u w:val="single"/>
          <w:rPrChange w:id="555" w:author="Heleen Devos" w:date="2018-07-22T17:42:00Z">
            <w:rPr>
              <w:b/>
              <w:sz w:val="24"/>
              <w:szCs w:val="24"/>
              <w:u w:val="single"/>
            </w:rPr>
          </w:rPrChange>
        </w:rPr>
      </w:pPr>
    </w:p>
    <w:p w14:paraId="4D7E11CB" w14:textId="5BE2AA64" w:rsidR="00B44284" w:rsidRDefault="00B44284">
      <w:pPr>
        <w:autoSpaceDE w:val="0"/>
        <w:autoSpaceDN w:val="0"/>
        <w:adjustRightInd w:val="0"/>
        <w:spacing w:after="0" w:line="240" w:lineRule="auto"/>
        <w:jc w:val="both"/>
        <w:rPr>
          <w:ins w:id="556" w:author="Eduardo Gonzalez" w:date="2018-07-30T10:23:00Z"/>
          <w:rFonts w:asciiTheme="minorHAnsi" w:eastAsia="Times New Roman" w:hAnsiTheme="minorHAnsi" w:cs="Courier New"/>
          <w:color w:val="222222"/>
          <w:lang w:eastAsia="es-ES"/>
        </w:rPr>
        <w:pPrChange w:id="557" w:author="Eduardo Gonzalez" w:date="2018-07-30T10:23:00Z">
          <w:pPr>
            <w:autoSpaceDE w:val="0"/>
            <w:autoSpaceDN w:val="0"/>
            <w:adjustRightInd w:val="0"/>
            <w:spacing w:after="0" w:line="240" w:lineRule="auto"/>
          </w:pPr>
        </w:pPrChange>
      </w:pPr>
      <w:r w:rsidRPr="00A879E9">
        <w:rPr>
          <w:rFonts w:asciiTheme="minorHAnsi" w:eastAsia="Times New Roman" w:hAnsiTheme="minorHAnsi" w:cs="Courier New"/>
          <w:color w:val="222222"/>
          <w:lang w:eastAsia="es-ES"/>
          <w:rPrChange w:id="558" w:author="Heleen Devos" w:date="2018-07-22T17:42:00Z">
            <w:rPr>
              <w:rFonts w:ascii="Courier New" w:eastAsia="Times New Roman" w:hAnsi="Courier New" w:cs="Courier New"/>
              <w:color w:val="222222"/>
              <w:sz w:val="20"/>
              <w:szCs w:val="20"/>
              <w:lang w:eastAsia="es-ES"/>
            </w:rPr>
          </w:rPrChange>
        </w:rPr>
        <w:t>Es indudable el papel vital que cumplen en el desarrollo de algunas economías del mundo las Pequeñas y Medianas Empresas (PyMES). Estas aparecen como motor de crecimiento y fuente de empleos. Sin embargo, el crecimiento de dicho sector dentro del escenario económico está limitado por ciertos recursos cuya evolución debe ser coherente con el dinamismo de esta clase de iniciativas.</w:t>
      </w:r>
    </w:p>
    <w:p w14:paraId="3E2F8115" w14:textId="77777777" w:rsidR="00623F51" w:rsidRPr="00A879E9" w:rsidRDefault="00623F51">
      <w:pPr>
        <w:autoSpaceDE w:val="0"/>
        <w:autoSpaceDN w:val="0"/>
        <w:adjustRightInd w:val="0"/>
        <w:spacing w:after="0" w:line="240" w:lineRule="auto"/>
        <w:jc w:val="both"/>
        <w:rPr>
          <w:rFonts w:asciiTheme="minorHAnsi" w:eastAsia="Times New Roman" w:hAnsiTheme="minorHAnsi" w:cs="Courier New"/>
          <w:color w:val="222222"/>
          <w:lang w:eastAsia="es-ES"/>
          <w:rPrChange w:id="559" w:author="Heleen Devos" w:date="2018-07-22T17:42:00Z">
            <w:rPr>
              <w:rFonts w:ascii="Courier New" w:eastAsia="Times New Roman" w:hAnsi="Courier New" w:cs="Courier New"/>
              <w:color w:val="222222"/>
              <w:sz w:val="20"/>
              <w:szCs w:val="20"/>
              <w:lang w:eastAsia="es-ES"/>
            </w:rPr>
          </w:rPrChange>
        </w:rPr>
        <w:pPrChange w:id="560" w:author="Eduardo Gonzalez" w:date="2018-07-30T10:23:00Z">
          <w:pPr>
            <w:autoSpaceDE w:val="0"/>
            <w:autoSpaceDN w:val="0"/>
            <w:adjustRightInd w:val="0"/>
            <w:spacing w:after="0" w:line="240" w:lineRule="auto"/>
          </w:pPr>
        </w:pPrChange>
      </w:pPr>
    </w:p>
    <w:p w14:paraId="787D7A60" w14:textId="77777777" w:rsidR="00B44284" w:rsidRPr="00A879E9" w:rsidRDefault="00B44284">
      <w:pPr>
        <w:autoSpaceDE w:val="0"/>
        <w:autoSpaceDN w:val="0"/>
        <w:adjustRightInd w:val="0"/>
        <w:spacing w:after="0" w:line="240" w:lineRule="auto"/>
        <w:jc w:val="both"/>
        <w:rPr>
          <w:rFonts w:asciiTheme="minorHAnsi" w:eastAsia="Times New Roman" w:hAnsiTheme="minorHAnsi" w:cs="Courier New"/>
          <w:color w:val="222222"/>
          <w:lang w:eastAsia="es-ES"/>
          <w:rPrChange w:id="561" w:author="Heleen Devos" w:date="2018-07-22T17:42:00Z">
            <w:rPr>
              <w:rFonts w:ascii="Courier New" w:eastAsia="Times New Roman" w:hAnsi="Courier New" w:cs="Courier New"/>
              <w:color w:val="222222"/>
              <w:sz w:val="20"/>
              <w:szCs w:val="20"/>
              <w:lang w:eastAsia="es-ES"/>
            </w:rPr>
          </w:rPrChange>
        </w:rPr>
        <w:pPrChange w:id="562" w:author="Eduardo Gonzalez" w:date="2018-07-30T10:23:00Z">
          <w:pPr>
            <w:autoSpaceDE w:val="0"/>
            <w:autoSpaceDN w:val="0"/>
            <w:adjustRightInd w:val="0"/>
            <w:spacing w:after="0" w:line="240" w:lineRule="auto"/>
          </w:pPr>
        </w:pPrChange>
      </w:pPr>
      <w:r w:rsidRPr="00A879E9">
        <w:rPr>
          <w:rFonts w:asciiTheme="minorHAnsi" w:eastAsia="Times New Roman" w:hAnsiTheme="minorHAnsi" w:cs="Courier New"/>
          <w:color w:val="222222"/>
          <w:lang w:eastAsia="es-ES"/>
          <w:rPrChange w:id="563" w:author="Heleen Devos" w:date="2018-07-22T17:42:00Z">
            <w:rPr>
              <w:rFonts w:ascii="Courier New" w:eastAsia="Times New Roman" w:hAnsi="Courier New" w:cs="Courier New"/>
              <w:color w:val="222222"/>
              <w:sz w:val="20"/>
              <w:szCs w:val="20"/>
              <w:lang w:eastAsia="es-ES"/>
            </w:rPr>
          </w:rPrChange>
        </w:rPr>
        <w:t>El acceso a diferentes tipos de recursos juega un rol de vital importancia en la determinación del crecimiento de una PyME. Uno de los principales es el financiamiento.</w:t>
      </w:r>
    </w:p>
    <w:p w14:paraId="00CCA8B8" w14:textId="77777777" w:rsidR="00B44284" w:rsidRPr="00A879E9" w:rsidRDefault="00B44284">
      <w:pPr>
        <w:spacing w:after="0" w:line="240" w:lineRule="auto"/>
        <w:jc w:val="both"/>
        <w:rPr>
          <w:rFonts w:asciiTheme="minorHAnsi" w:hAnsiTheme="minorHAnsi"/>
          <w:b/>
          <w:u w:val="single"/>
          <w:rPrChange w:id="564" w:author="Heleen Devos" w:date="2018-07-22T17:42:00Z">
            <w:rPr>
              <w:b/>
              <w:sz w:val="24"/>
              <w:szCs w:val="24"/>
              <w:u w:val="single"/>
            </w:rPr>
          </w:rPrChange>
        </w:rPr>
        <w:pPrChange w:id="565" w:author="Eduardo Gonzalez" w:date="2018-07-30T10:23:00Z">
          <w:pPr>
            <w:spacing w:after="0" w:line="240" w:lineRule="auto"/>
          </w:pPr>
        </w:pPrChange>
      </w:pPr>
    </w:p>
    <w:p w14:paraId="4671476D" w14:textId="7AE78733" w:rsidR="00B44284" w:rsidRDefault="00B44284">
      <w:pPr>
        <w:autoSpaceDE w:val="0"/>
        <w:autoSpaceDN w:val="0"/>
        <w:adjustRightInd w:val="0"/>
        <w:spacing w:after="0" w:line="240" w:lineRule="auto"/>
        <w:jc w:val="both"/>
        <w:rPr>
          <w:ins w:id="566" w:author="Marianela Bacigalupo" w:date="2018-08-05T10:15:00Z"/>
          <w:rFonts w:asciiTheme="minorHAnsi" w:eastAsia="Times New Roman" w:hAnsiTheme="minorHAnsi" w:cs="Courier New"/>
          <w:color w:val="222222"/>
          <w:lang w:eastAsia="es-ES"/>
        </w:rPr>
        <w:pPrChange w:id="567" w:author="Eduardo Gonzalez" w:date="2018-07-30T10:23:00Z">
          <w:pPr>
            <w:autoSpaceDE w:val="0"/>
            <w:autoSpaceDN w:val="0"/>
            <w:adjustRightInd w:val="0"/>
            <w:spacing w:after="0" w:line="240" w:lineRule="auto"/>
          </w:pPr>
        </w:pPrChange>
      </w:pPr>
      <w:r w:rsidRPr="00A879E9">
        <w:rPr>
          <w:rFonts w:asciiTheme="minorHAnsi" w:eastAsia="Times New Roman" w:hAnsiTheme="minorHAnsi" w:cs="Courier New"/>
          <w:color w:val="222222"/>
          <w:lang w:eastAsia="es-ES"/>
          <w:rPrChange w:id="568" w:author="Heleen Devos" w:date="2018-07-22T17:42:00Z">
            <w:rPr>
              <w:rFonts w:ascii="Courier New" w:eastAsia="Times New Roman" w:hAnsi="Courier New" w:cs="Courier New"/>
              <w:color w:val="222222"/>
              <w:sz w:val="20"/>
              <w:szCs w:val="20"/>
              <w:lang w:eastAsia="es-ES"/>
            </w:rPr>
          </w:rPrChange>
        </w:rPr>
        <w:t xml:space="preserve">Las dificultades de acceso al crédito no se refieren simplemente al hecho de que algunas firmas no puedan obtener fondos a través del sistema financiero, de </w:t>
      </w:r>
      <w:del w:id="569" w:author="Bruno Presenti [2]" w:date="2018-08-06T09:07:00Z">
        <w:r w:rsidRPr="00A879E9" w:rsidDel="00960B91">
          <w:rPr>
            <w:rFonts w:asciiTheme="minorHAnsi" w:eastAsia="Times New Roman" w:hAnsiTheme="minorHAnsi" w:cs="Courier New"/>
            <w:color w:val="222222"/>
            <w:lang w:eastAsia="es-ES"/>
            <w:rPrChange w:id="570" w:author="Heleen Devos" w:date="2018-07-22T17:42:00Z">
              <w:rPr>
                <w:rFonts w:ascii="Courier New" w:eastAsia="Times New Roman" w:hAnsi="Courier New" w:cs="Courier New"/>
                <w:color w:val="222222"/>
                <w:sz w:val="20"/>
                <w:szCs w:val="20"/>
                <w:lang w:eastAsia="es-ES"/>
              </w:rPr>
            </w:rPrChange>
          </w:rPr>
          <w:delText>hecho</w:delText>
        </w:r>
      </w:del>
      <w:ins w:id="571" w:author="Bruno Presenti [2]" w:date="2018-08-06T09:07:00Z">
        <w:r w:rsidR="00960B91" w:rsidRPr="00A879E9">
          <w:rPr>
            <w:rFonts w:asciiTheme="minorHAnsi" w:eastAsia="Times New Roman" w:hAnsiTheme="minorHAnsi" w:cs="Courier New"/>
            <w:color w:val="222222"/>
            <w:lang w:eastAsia="es-ES"/>
          </w:rPr>
          <w:t>hecho,</w:t>
        </w:r>
      </w:ins>
      <w:r w:rsidRPr="00A879E9">
        <w:rPr>
          <w:rFonts w:asciiTheme="minorHAnsi" w:eastAsia="Times New Roman" w:hAnsiTheme="minorHAnsi" w:cs="Courier New"/>
          <w:color w:val="222222"/>
          <w:lang w:eastAsia="es-ES"/>
          <w:rPrChange w:id="572" w:author="Heleen Devos" w:date="2018-07-22T17:42:00Z">
            <w:rPr>
              <w:rFonts w:ascii="Courier New" w:eastAsia="Times New Roman" w:hAnsi="Courier New" w:cs="Courier New"/>
              <w:color w:val="222222"/>
              <w:sz w:val="20"/>
              <w:szCs w:val="20"/>
              <w:lang w:eastAsia="es-ES"/>
            </w:rPr>
          </w:rPrChange>
        </w:rPr>
        <w:t xml:space="preserve"> cabría esperar </w:t>
      </w:r>
      <w:del w:id="573" w:author="Bruno Presenti [2]" w:date="2018-08-06T09:07:00Z">
        <w:r w:rsidRPr="00A879E9" w:rsidDel="00960B91">
          <w:rPr>
            <w:rFonts w:asciiTheme="minorHAnsi" w:eastAsia="Times New Roman" w:hAnsiTheme="minorHAnsi" w:cs="Courier New"/>
            <w:color w:val="222222"/>
            <w:lang w:eastAsia="es-ES"/>
            <w:rPrChange w:id="574" w:author="Heleen Devos" w:date="2018-07-22T17:42:00Z">
              <w:rPr>
                <w:rFonts w:ascii="Courier New" w:eastAsia="Times New Roman" w:hAnsi="Courier New" w:cs="Courier New"/>
                <w:color w:val="222222"/>
                <w:sz w:val="20"/>
                <w:szCs w:val="20"/>
                <w:lang w:eastAsia="es-ES"/>
              </w:rPr>
            </w:rPrChange>
          </w:rPr>
          <w:delText>que</w:delText>
        </w:r>
      </w:del>
      <w:ins w:id="575" w:author="Bruno Presenti [2]" w:date="2018-08-06T09:07:00Z">
        <w:r w:rsidR="00960B91" w:rsidRPr="00A879E9">
          <w:rPr>
            <w:rFonts w:asciiTheme="minorHAnsi" w:eastAsia="Times New Roman" w:hAnsiTheme="minorHAnsi" w:cs="Courier New"/>
            <w:color w:val="222222"/>
            <w:lang w:eastAsia="es-ES"/>
          </w:rPr>
          <w:t>que,</w:t>
        </w:r>
      </w:ins>
      <w:r w:rsidRPr="00A879E9">
        <w:rPr>
          <w:rFonts w:asciiTheme="minorHAnsi" w:eastAsia="Times New Roman" w:hAnsiTheme="minorHAnsi" w:cs="Courier New"/>
          <w:color w:val="222222"/>
          <w:lang w:eastAsia="es-ES"/>
          <w:rPrChange w:id="576" w:author="Heleen Devos" w:date="2018-07-22T17:42:00Z">
            <w:rPr>
              <w:rFonts w:ascii="Courier New" w:eastAsia="Times New Roman" w:hAnsi="Courier New" w:cs="Courier New"/>
              <w:color w:val="222222"/>
              <w:sz w:val="20"/>
              <w:szCs w:val="20"/>
              <w:lang w:eastAsia="es-ES"/>
            </w:rPr>
          </w:rPrChange>
        </w:rPr>
        <w:t xml:space="preserve"> si esto se solucionara, no todos los proyectos serían automáticamente financiados. Las dificultades genuinas ocurren en las situaciones en las cuáles un proyecto que es viable y rentable no es llevado a cabo (o es restringido) porque la firma no obtiene fondos del mercado.</w:t>
      </w:r>
    </w:p>
    <w:p w14:paraId="74ECD64F" w14:textId="77777777" w:rsidR="009200FD" w:rsidRDefault="009200FD">
      <w:pPr>
        <w:autoSpaceDE w:val="0"/>
        <w:autoSpaceDN w:val="0"/>
        <w:adjustRightInd w:val="0"/>
        <w:spacing w:after="0" w:line="240" w:lineRule="auto"/>
        <w:jc w:val="both"/>
        <w:rPr>
          <w:ins w:id="577" w:author="Marianela Bacigalupo" w:date="2018-08-05T10:15:00Z"/>
          <w:rFonts w:asciiTheme="minorHAnsi" w:eastAsia="Times New Roman" w:hAnsiTheme="minorHAnsi" w:cs="Courier New"/>
          <w:color w:val="222222"/>
          <w:lang w:eastAsia="es-ES"/>
        </w:rPr>
        <w:pPrChange w:id="578" w:author="Eduardo Gonzalez" w:date="2018-07-30T10:23:00Z">
          <w:pPr>
            <w:autoSpaceDE w:val="0"/>
            <w:autoSpaceDN w:val="0"/>
            <w:adjustRightInd w:val="0"/>
            <w:spacing w:after="0" w:line="240" w:lineRule="auto"/>
          </w:pPr>
        </w:pPrChange>
      </w:pPr>
    </w:p>
    <w:p w14:paraId="3CE69CB2" w14:textId="568F3008" w:rsidR="009200FD" w:rsidRDefault="009200FD">
      <w:pPr>
        <w:autoSpaceDE w:val="0"/>
        <w:autoSpaceDN w:val="0"/>
        <w:adjustRightInd w:val="0"/>
        <w:spacing w:after="0" w:line="240" w:lineRule="auto"/>
        <w:jc w:val="both"/>
        <w:rPr>
          <w:ins w:id="579" w:author="Marianela Bacigalupo" w:date="2018-08-05T10:17:00Z"/>
          <w:rFonts w:asciiTheme="minorHAnsi" w:eastAsia="Times New Roman" w:hAnsiTheme="minorHAnsi" w:cs="Courier New"/>
          <w:color w:val="222222"/>
          <w:lang w:eastAsia="es-ES"/>
        </w:rPr>
        <w:pPrChange w:id="580" w:author="Eduardo Gonzalez" w:date="2018-07-30T10:23:00Z">
          <w:pPr>
            <w:autoSpaceDE w:val="0"/>
            <w:autoSpaceDN w:val="0"/>
            <w:adjustRightInd w:val="0"/>
            <w:spacing w:after="0" w:line="240" w:lineRule="auto"/>
          </w:pPr>
        </w:pPrChange>
      </w:pPr>
      <w:ins w:id="581" w:author="Marianela Bacigalupo" w:date="2018-08-05T10:16:00Z">
        <w:r>
          <w:rPr>
            <w:rFonts w:asciiTheme="minorHAnsi" w:eastAsia="Times New Roman" w:hAnsiTheme="minorHAnsi" w:cs="Courier New"/>
            <w:color w:val="222222"/>
            <w:lang w:eastAsia="es-ES"/>
          </w:rPr>
          <w:t>En el siguiente gráfico, podremos apreciar cual es el principal motor de financiamiento de las PyMes</w:t>
        </w:r>
      </w:ins>
      <w:ins w:id="582" w:author="Marianela Bacigalupo" w:date="2018-08-05T10:17:00Z">
        <w:r>
          <w:rPr>
            <w:rFonts w:asciiTheme="minorHAnsi" w:eastAsia="Times New Roman" w:hAnsiTheme="minorHAnsi" w:cs="Courier New"/>
            <w:color w:val="222222"/>
            <w:lang w:eastAsia="es-ES"/>
          </w:rPr>
          <w:t xml:space="preserve"> y los emprendedores</w:t>
        </w:r>
      </w:ins>
      <w:ins w:id="583" w:author="Marianela Bacigalupo" w:date="2018-08-05T10:16:00Z">
        <w:r>
          <w:rPr>
            <w:rFonts w:asciiTheme="minorHAnsi" w:eastAsia="Times New Roman" w:hAnsiTheme="minorHAnsi" w:cs="Courier New"/>
            <w:color w:val="222222"/>
            <w:lang w:eastAsia="es-ES"/>
          </w:rPr>
          <w:t xml:space="preserve"> hasta el momento.</w:t>
        </w:r>
      </w:ins>
    </w:p>
    <w:p w14:paraId="4E327FD1" w14:textId="77777777" w:rsidR="009200FD" w:rsidRDefault="009200FD">
      <w:pPr>
        <w:autoSpaceDE w:val="0"/>
        <w:autoSpaceDN w:val="0"/>
        <w:adjustRightInd w:val="0"/>
        <w:spacing w:after="0" w:line="240" w:lineRule="auto"/>
        <w:jc w:val="both"/>
        <w:rPr>
          <w:ins w:id="584" w:author="Marianela Bacigalupo" w:date="2018-08-05T10:17:00Z"/>
          <w:rFonts w:asciiTheme="minorHAnsi" w:eastAsia="Times New Roman" w:hAnsiTheme="minorHAnsi" w:cs="Courier New"/>
          <w:color w:val="222222"/>
          <w:lang w:eastAsia="es-ES"/>
        </w:rPr>
        <w:pPrChange w:id="585" w:author="Eduardo Gonzalez" w:date="2018-07-30T10:23:00Z">
          <w:pPr>
            <w:autoSpaceDE w:val="0"/>
            <w:autoSpaceDN w:val="0"/>
            <w:adjustRightInd w:val="0"/>
            <w:spacing w:after="0" w:line="240" w:lineRule="auto"/>
          </w:pPr>
        </w:pPrChange>
      </w:pPr>
    </w:p>
    <w:p w14:paraId="20AE3B80" w14:textId="45A9D240" w:rsidR="00072156" w:rsidDel="006F319F" w:rsidRDefault="009200FD" w:rsidP="00B44284">
      <w:pPr>
        <w:autoSpaceDE w:val="0"/>
        <w:autoSpaceDN w:val="0"/>
        <w:adjustRightInd w:val="0"/>
        <w:spacing w:after="0" w:line="240" w:lineRule="auto"/>
        <w:rPr>
          <w:del w:id="586" w:author="Marianela Bacigalupo" w:date="2018-08-05T10:58:00Z"/>
          <w:rFonts w:asciiTheme="minorHAnsi" w:eastAsia="Times New Roman" w:hAnsiTheme="minorHAnsi" w:cs="Courier New"/>
          <w:color w:val="222222"/>
          <w:lang w:eastAsia="es-ES"/>
        </w:rPr>
      </w:pPr>
      <w:ins w:id="587" w:author="Marianela Bacigalupo" w:date="2018-08-05T10:17:00Z">
        <w:del w:id="588" w:author="Bruno Presenti [2]" w:date="2018-08-06T14:44:00Z">
          <w:r w:rsidDel="002C3F4B">
            <w:rPr>
              <w:rFonts w:asciiTheme="minorHAnsi" w:eastAsia="Times New Roman" w:hAnsiTheme="minorHAnsi" w:cs="Courier New"/>
              <w:noProof/>
              <w:color w:val="222222"/>
              <w:rPrChange w:id="589" w:author="Unknown">
                <w:rPr>
                  <w:noProof/>
                </w:rPr>
              </w:rPrChange>
            </w:rPr>
            <w:drawing>
              <wp:inline distT="0" distB="0" distL="0" distR="0" wp14:anchorId="1E53BD5C" wp14:editId="1EF3AB82">
                <wp:extent cx="5934075" cy="40481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048125"/>
                        </a:xfrm>
                        <a:prstGeom prst="rect">
                          <a:avLst/>
                        </a:prstGeom>
                        <a:noFill/>
                        <a:ln>
                          <a:noFill/>
                        </a:ln>
                      </pic:spPr>
                    </pic:pic>
                  </a:graphicData>
                </a:graphic>
              </wp:inline>
            </w:drawing>
          </w:r>
        </w:del>
      </w:ins>
    </w:p>
    <w:p w14:paraId="4320E168" w14:textId="77777777" w:rsidR="006F319F" w:rsidRDefault="006F319F">
      <w:pPr>
        <w:autoSpaceDE w:val="0"/>
        <w:autoSpaceDN w:val="0"/>
        <w:adjustRightInd w:val="0"/>
        <w:spacing w:after="0" w:line="240" w:lineRule="auto"/>
        <w:jc w:val="both"/>
        <w:rPr>
          <w:ins w:id="590" w:author="Bruno Presenti [2]" w:date="2018-08-06T14:21:00Z"/>
          <w:rFonts w:asciiTheme="minorHAnsi" w:eastAsia="Times New Roman" w:hAnsiTheme="minorHAnsi" w:cs="Courier New"/>
          <w:color w:val="222222"/>
          <w:lang w:eastAsia="es-ES"/>
        </w:rPr>
        <w:pPrChange w:id="591" w:author="Marianela Bacigalupo" w:date="2018-08-05T10:58:00Z">
          <w:pPr>
            <w:autoSpaceDE w:val="0"/>
            <w:autoSpaceDN w:val="0"/>
            <w:adjustRightInd w:val="0"/>
            <w:spacing w:after="0" w:line="240" w:lineRule="auto"/>
          </w:pPr>
        </w:pPrChange>
      </w:pPr>
    </w:p>
    <w:p w14:paraId="4C072D0B" w14:textId="59E0D062" w:rsidR="002B0FAB" w:rsidRDefault="002B0FAB">
      <w:pPr>
        <w:autoSpaceDE w:val="0"/>
        <w:autoSpaceDN w:val="0"/>
        <w:adjustRightInd w:val="0"/>
        <w:spacing w:after="0" w:line="240" w:lineRule="auto"/>
        <w:jc w:val="both"/>
        <w:rPr>
          <w:ins w:id="592" w:author="Bruno Presenti [2]" w:date="2018-08-06T14:46:00Z"/>
          <w:rFonts w:asciiTheme="minorHAnsi" w:eastAsia="Times New Roman" w:hAnsiTheme="minorHAnsi" w:cs="Courier New"/>
          <w:b/>
          <w:i/>
          <w:color w:val="222222"/>
          <w:lang w:eastAsia="es-ES"/>
        </w:rPr>
        <w:pPrChange w:id="593" w:author="Marianela Bacigalupo" w:date="2018-08-05T10:58:00Z">
          <w:pPr>
            <w:autoSpaceDE w:val="0"/>
            <w:autoSpaceDN w:val="0"/>
            <w:adjustRightInd w:val="0"/>
            <w:spacing w:after="0" w:line="240" w:lineRule="auto"/>
          </w:pPr>
        </w:pPrChange>
      </w:pPr>
      <w:ins w:id="594" w:author="Bruno Presenti [2]" w:date="2018-08-06T14:37:00Z">
        <w:r w:rsidRPr="002C3F4B">
          <w:rPr>
            <w:rFonts w:asciiTheme="minorHAnsi" w:eastAsia="Times New Roman" w:hAnsiTheme="minorHAnsi" w:cs="Courier New"/>
            <w:b/>
            <w:i/>
            <w:color w:val="222222"/>
            <w:lang w:eastAsia="es-ES"/>
            <w:rPrChange w:id="595" w:author="Bruno Presenti [2]" w:date="2018-08-06T14:39:00Z">
              <w:rPr>
                <w:rFonts w:asciiTheme="minorHAnsi" w:eastAsia="Times New Roman" w:hAnsiTheme="minorHAnsi" w:cs="Courier New"/>
                <w:color w:val="222222"/>
                <w:lang w:eastAsia="es-ES"/>
              </w:rPr>
            </w:rPrChange>
          </w:rPr>
          <w:t xml:space="preserve">Fuente de financiamiento de </w:t>
        </w:r>
      </w:ins>
      <w:ins w:id="596" w:author="Bruno Presenti [2]" w:date="2018-08-06T14:38:00Z">
        <w:r w:rsidR="002C3F4B" w:rsidRPr="002C3F4B">
          <w:rPr>
            <w:rFonts w:asciiTheme="minorHAnsi" w:eastAsia="Times New Roman" w:hAnsiTheme="minorHAnsi" w:cs="Courier New"/>
            <w:b/>
            <w:i/>
            <w:color w:val="222222"/>
            <w:lang w:eastAsia="es-ES"/>
            <w:rPrChange w:id="597" w:author="Bruno Presenti [2]" w:date="2018-08-06T14:39:00Z">
              <w:rPr>
                <w:rFonts w:asciiTheme="minorHAnsi" w:eastAsia="Times New Roman" w:hAnsiTheme="minorHAnsi" w:cs="Courier New"/>
                <w:color w:val="222222"/>
                <w:lang w:eastAsia="es-ES"/>
              </w:rPr>
            </w:rPrChange>
          </w:rPr>
          <w:t xml:space="preserve">las inversiones de las PyMES industriales inversoras (% del total invertido). Años </w:t>
        </w:r>
      </w:ins>
      <w:ins w:id="598" w:author="Bruno Presenti [2]" w:date="2018-08-06T14:39:00Z">
        <w:r w:rsidR="002C3F4B" w:rsidRPr="002C3F4B">
          <w:rPr>
            <w:rFonts w:asciiTheme="minorHAnsi" w:eastAsia="Times New Roman" w:hAnsiTheme="minorHAnsi" w:cs="Courier New"/>
            <w:b/>
            <w:i/>
            <w:color w:val="222222"/>
            <w:lang w:eastAsia="es-ES"/>
            <w:rPrChange w:id="599" w:author="Bruno Presenti [2]" w:date="2018-08-06T14:39:00Z">
              <w:rPr>
                <w:rFonts w:asciiTheme="minorHAnsi" w:eastAsia="Times New Roman" w:hAnsiTheme="minorHAnsi" w:cs="Courier New"/>
                <w:color w:val="222222"/>
                <w:lang w:eastAsia="es-ES"/>
              </w:rPr>
            </w:rPrChange>
          </w:rPr>
          <w:t>2007, 2009, 2011, 2014, 2015 y 2016.</w:t>
        </w:r>
      </w:ins>
    </w:p>
    <w:p w14:paraId="39640D5E" w14:textId="77777777" w:rsidR="00130E23" w:rsidRDefault="00130E23">
      <w:pPr>
        <w:autoSpaceDE w:val="0"/>
        <w:autoSpaceDN w:val="0"/>
        <w:adjustRightInd w:val="0"/>
        <w:spacing w:after="0" w:line="240" w:lineRule="auto"/>
        <w:jc w:val="both"/>
        <w:rPr>
          <w:ins w:id="600" w:author="Bruno Presenti [2]" w:date="2018-08-06T14:46:00Z"/>
          <w:rFonts w:asciiTheme="minorHAnsi" w:eastAsia="Times New Roman" w:hAnsiTheme="minorHAnsi" w:cs="Courier New"/>
          <w:b/>
          <w:i/>
          <w:color w:val="222222"/>
          <w:lang w:eastAsia="es-ES"/>
        </w:rPr>
        <w:pPrChange w:id="601" w:author="Marianela Bacigalupo" w:date="2018-08-05T10:58:00Z">
          <w:pPr>
            <w:autoSpaceDE w:val="0"/>
            <w:autoSpaceDN w:val="0"/>
            <w:adjustRightInd w:val="0"/>
            <w:spacing w:after="0" w:line="240" w:lineRule="auto"/>
          </w:pPr>
        </w:pPrChange>
      </w:pPr>
    </w:p>
    <w:p w14:paraId="0108D52F" w14:textId="77777777" w:rsidR="00130E23" w:rsidRPr="002C3F4B" w:rsidRDefault="00130E23">
      <w:pPr>
        <w:autoSpaceDE w:val="0"/>
        <w:autoSpaceDN w:val="0"/>
        <w:adjustRightInd w:val="0"/>
        <w:spacing w:after="0" w:line="240" w:lineRule="auto"/>
        <w:jc w:val="both"/>
        <w:rPr>
          <w:ins w:id="602" w:author="Bruno Presenti [2]" w:date="2018-08-06T14:37:00Z"/>
          <w:rFonts w:asciiTheme="minorHAnsi" w:eastAsia="Times New Roman" w:hAnsiTheme="minorHAnsi" w:cs="Courier New"/>
          <w:b/>
          <w:i/>
          <w:color w:val="222222"/>
          <w:lang w:eastAsia="es-ES"/>
          <w:rPrChange w:id="603" w:author="Bruno Presenti [2]" w:date="2018-08-06T14:39:00Z">
            <w:rPr>
              <w:ins w:id="604" w:author="Bruno Presenti [2]" w:date="2018-08-06T14:37:00Z"/>
              <w:rFonts w:asciiTheme="minorHAnsi" w:eastAsia="Times New Roman" w:hAnsiTheme="minorHAnsi" w:cs="Courier New"/>
              <w:color w:val="222222"/>
              <w:lang w:eastAsia="es-ES"/>
            </w:rPr>
          </w:rPrChange>
        </w:rPr>
        <w:pPrChange w:id="605" w:author="Marianela Bacigalupo" w:date="2018-08-05T10:58:00Z">
          <w:pPr>
            <w:autoSpaceDE w:val="0"/>
            <w:autoSpaceDN w:val="0"/>
            <w:adjustRightInd w:val="0"/>
            <w:spacing w:after="0" w:line="240" w:lineRule="auto"/>
          </w:pPr>
        </w:pPrChange>
      </w:pPr>
    </w:p>
    <w:p w14:paraId="30F5B453" w14:textId="77777777" w:rsidR="002B0FAB" w:rsidRDefault="002B0FAB">
      <w:pPr>
        <w:autoSpaceDE w:val="0"/>
        <w:autoSpaceDN w:val="0"/>
        <w:adjustRightInd w:val="0"/>
        <w:spacing w:after="0" w:line="240" w:lineRule="auto"/>
        <w:jc w:val="both"/>
        <w:rPr>
          <w:ins w:id="606" w:author="Bruno Presenti [2]" w:date="2018-08-06T14:21:00Z"/>
          <w:rFonts w:asciiTheme="minorHAnsi" w:eastAsia="Times New Roman" w:hAnsiTheme="minorHAnsi" w:cs="Courier New"/>
          <w:color w:val="222222"/>
          <w:lang w:eastAsia="es-ES"/>
        </w:rPr>
        <w:pPrChange w:id="607" w:author="Marianela Bacigalupo" w:date="2018-08-05T10:58:00Z">
          <w:pPr>
            <w:autoSpaceDE w:val="0"/>
            <w:autoSpaceDN w:val="0"/>
            <w:adjustRightInd w:val="0"/>
            <w:spacing w:after="0" w:line="240" w:lineRule="auto"/>
          </w:pPr>
        </w:pPrChange>
      </w:pPr>
    </w:p>
    <w:p w14:paraId="0EA66FEC" w14:textId="6F2319FF" w:rsidR="006F319F" w:rsidRDefault="006F319F">
      <w:pPr>
        <w:autoSpaceDE w:val="0"/>
        <w:autoSpaceDN w:val="0"/>
        <w:adjustRightInd w:val="0"/>
        <w:spacing w:after="0" w:line="240" w:lineRule="auto"/>
        <w:jc w:val="both"/>
        <w:rPr>
          <w:ins w:id="608" w:author="Bruno Presenti [2]" w:date="2018-08-06T14:37:00Z"/>
          <w:rFonts w:asciiTheme="minorHAnsi" w:eastAsia="Times New Roman" w:hAnsiTheme="minorHAnsi" w:cs="Courier New"/>
          <w:color w:val="222222"/>
          <w:lang w:eastAsia="es-ES"/>
        </w:rPr>
        <w:pPrChange w:id="609" w:author="Marianela Bacigalupo" w:date="2018-08-05T10:58:00Z">
          <w:pPr>
            <w:autoSpaceDE w:val="0"/>
            <w:autoSpaceDN w:val="0"/>
            <w:adjustRightInd w:val="0"/>
            <w:spacing w:after="0" w:line="240" w:lineRule="auto"/>
          </w:pPr>
        </w:pPrChange>
      </w:pPr>
      <w:ins w:id="610" w:author="Bruno Presenti [2]" w:date="2018-08-06T14:21:00Z">
        <w:r>
          <w:rPr>
            <w:rFonts w:asciiTheme="minorHAnsi" w:eastAsia="Times New Roman" w:hAnsiTheme="minorHAnsi" w:cs="Courier New"/>
            <w:noProof/>
            <w:color w:val="222222"/>
            <w:rPrChange w:id="611" w:author="Unknown">
              <w:rPr>
                <w:noProof/>
              </w:rPr>
            </w:rPrChange>
          </w:rPr>
          <w:drawing>
            <wp:inline distT="0" distB="0" distL="0" distR="0" wp14:anchorId="1F35082D" wp14:editId="70B599CA">
              <wp:extent cx="476250" cy="1543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 cy="1543050"/>
                      </a:xfrm>
                      <a:prstGeom prst="rect">
                        <a:avLst/>
                      </a:prstGeom>
                      <a:noFill/>
                      <a:ln>
                        <a:noFill/>
                      </a:ln>
                    </pic:spPr>
                  </pic:pic>
                </a:graphicData>
              </a:graphic>
            </wp:inline>
          </w:drawing>
        </w:r>
      </w:ins>
      <w:ins w:id="612" w:author="Bruno Presenti [2]" w:date="2018-08-06T14:36:00Z">
        <w:r w:rsidR="002B0FAB">
          <w:rPr>
            <w:rFonts w:asciiTheme="minorHAnsi" w:eastAsia="Times New Roman" w:hAnsiTheme="minorHAnsi" w:cs="Courier New"/>
            <w:color w:val="222222"/>
            <w:lang w:eastAsia="es-ES"/>
          </w:rPr>
          <w:t xml:space="preserve">  </w:t>
        </w:r>
      </w:ins>
      <w:ins w:id="613" w:author="Bruno Presenti [2]" w:date="2018-08-06T14:45:00Z">
        <w:r w:rsidR="00B01633">
          <w:rPr>
            <w:rFonts w:asciiTheme="minorHAnsi" w:eastAsia="Times New Roman" w:hAnsiTheme="minorHAnsi" w:cs="Courier New"/>
            <w:color w:val="222222"/>
            <w:lang w:eastAsia="es-ES"/>
          </w:rPr>
          <w:t xml:space="preserve">          </w:t>
        </w:r>
        <w:r w:rsidR="00130E23">
          <w:rPr>
            <w:rFonts w:asciiTheme="minorHAnsi" w:eastAsia="Times New Roman" w:hAnsiTheme="minorHAnsi" w:cs="Courier New"/>
            <w:color w:val="222222"/>
            <w:lang w:eastAsia="es-ES"/>
          </w:rPr>
          <w:t xml:space="preserve"> </w:t>
        </w:r>
      </w:ins>
      <w:ins w:id="614" w:author="Bruno Presenti [2]" w:date="2018-08-06T14:36:00Z">
        <w:r w:rsidR="002B0FAB">
          <w:rPr>
            <w:rFonts w:asciiTheme="minorHAnsi" w:eastAsia="Times New Roman" w:hAnsiTheme="minorHAnsi" w:cs="Courier New"/>
            <w:color w:val="222222"/>
            <w:lang w:eastAsia="es-ES"/>
          </w:rPr>
          <w:t xml:space="preserve"> </w:t>
        </w:r>
      </w:ins>
      <w:ins w:id="615" w:author="Bruno Presenti [2]" w:date="2018-08-06T14:24:00Z">
        <w:r>
          <w:rPr>
            <w:rFonts w:asciiTheme="minorHAnsi" w:eastAsia="Times New Roman" w:hAnsiTheme="minorHAnsi" w:cs="Courier New"/>
            <w:color w:val="222222"/>
            <w:lang w:eastAsia="es-ES"/>
          </w:rPr>
          <w:t xml:space="preserve">    </w:t>
        </w:r>
        <w:r>
          <w:rPr>
            <w:rFonts w:asciiTheme="minorHAnsi" w:eastAsia="Times New Roman" w:hAnsiTheme="minorHAnsi" w:cs="Courier New"/>
            <w:noProof/>
            <w:color w:val="222222"/>
            <w:rPrChange w:id="616" w:author="Unknown">
              <w:rPr>
                <w:noProof/>
              </w:rPr>
            </w:rPrChange>
          </w:rPr>
          <w:drawing>
            <wp:inline distT="0" distB="0" distL="0" distR="0" wp14:anchorId="10DE3754" wp14:editId="0C07D3FA">
              <wp:extent cx="419100" cy="1543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100" cy="1543050"/>
                      </a:xfrm>
                      <a:prstGeom prst="rect">
                        <a:avLst/>
                      </a:prstGeom>
                      <a:noFill/>
                      <a:ln>
                        <a:noFill/>
                      </a:ln>
                    </pic:spPr>
                  </pic:pic>
                </a:graphicData>
              </a:graphic>
            </wp:inline>
          </w:drawing>
        </w:r>
      </w:ins>
      <w:ins w:id="617" w:author="Bruno Presenti [2]" w:date="2018-08-06T14:28:00Z">
        <w:r w:rsidR="002B0FAB">
          <w:rPr>
            <w:rFonts w:asciiTheme="minorHAnsi" w:eastAsia="Times New Roman" w:hAnsiTheme="minorHAnsi" w:cs="Courier New"/>
            <w:color w:val="222222"/>
            <w:lang w:eastAsia="es-ES"/>
          </w:rPr>
          <w:t xml:space="preserve">  </w:t>
        </w:r>
      </w:ins>
      <w:ins w:id="618" w:author="Bruno Presenti [2]" w:date="2018-08-06T14:45:00Z">
        <w:r w:rsidR="00B01633">
          <w:rPr>
            <w:rFonts w:asciiTheme="minorHAnsi" w:eastAsia="Times New Roman" w:hAnsiTheme="minorHAnsi" w:cs="Courier New"/>
            <w:color w:val="222222"/>
            <w:lang w:eastAsia="es-ES"/>
          </w:rPr>
          <w:t xml:space="preserve">         </w:t>
        </w:r>
        <w:r w:rsidR="00130E23">
          <w:rPr>
            <w:rFonts w:asciiTheme="minorHAnsi" w:eastAsia="Times New Roman" w:hAnsiTheme="minorHAnsi" w:cs="Courier New"/>
            <w:color w:val="222222"/>
            <w:lang w:eastAsia="es-ES"/>
          </w:rPr>
          <w:t xml:space="preserve"> </w:t>
        </w:r>
      </w:ins>
      <w:ins w:id="619" w:author="Bruno Presenti [2]" w:date="2018-08-06T14:36:00Z">
        <w:r w:rsidR="002B0FAB">
          <w:rPr>
            <w:rFonts w:asciiTheme="minorHAnsi" w:eastAsia="Times New Roman" w:hAnsiTheme="minorHAnsi" w:cs="Courier New"/>
            <w:color w:val="222222"/>
            <w:lang w:eastAsia="es-ES"/>
          </w:rPr>
          <w:t xml:space="preserve">   </w:t>
        </w:r>
      </w:ins>
      <w:ins w:id="620" w:author="Bruno Presenti [2]" w:date="2018-08-06T14:28:00Z">
        <w:r w:rsidR="002B0FAB">
          <w:rPr>
            <w:rFonts w:asciiTheme="minorHAnsi" w:eastAsia="Times New Roman" w:hAnsiTheme="minorHAnsi" w:cs="Courier New"/>
            <w:color w:val="222222"/>
            <w:lang w:eastAsia="es-ES"/>
          </w:rPr>
          <w:t xml:space="preserve">   </w:t>
        </w:r>
        <w:r w:rsidR="002B0FAB">
          <w:rPr>
            <w:rFonts w:asciiTheme="minorHAnsi" w:eastAsia="Times New Roman" w:hAnsiTheme="minorHAnsi" w:cs="Courier New"/>
            <w:noProof/>
            <w:color w:val="222222"/>
            <w:rPrChange w:id="621" w:author="Unknown">
              <w:rPr>
                <w:noProof/>
              </w:rPr>
            </w:rPrChange>
          </w:rPr>
          <w:drawing>
            <wp:inline distT="0" distB="0" distL="0" distR="0" wp14:anchorId="2F10F4CB" wp14:editId="30F961B0">
              <wp:extent cx="476250" cy="1552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 cy="1552575"/>
                      </a:xfrm>
                      <a:prstGeom prst="rect">
                        <a:avLst/>
                      </a:prstGeom>
                      <a:noFill/>
                      <a:ln>
                        <a:noFill/>
                      </a:ln>
                    </pic:spPr>
                  </pic:pic>
                </a:graphicData>
              </a:graphic>
            </wp:inline>
          </w:drawing>
        </w:r>
      </w:ins>
      <w:ins w:id="622" w:author="Bruno Presenti [2]" w:date="2018-08-06T14:31:00Z">
        <w:r w:rsidR="002B0FAB">
          <w:rPr>
            <w:rFonts w:asciiTheme="minorHAnsi" w:eastAsia="Times New Roman" w:hAnsiTheme="minorHAnsi" w:cs="Courier New"/>
            <w:color w:val="222222"/>
            <w:lang w:eastAsia="es-ES"/>
          </w:rPr>
          <w:t xml:space="preserve"> </w:t>
        </w:r>
      </w:ins>
      <w:ins w:id="623" w:author="Bruno Presenti [2]" w:date="2018-08-06T14:45:00Z">
        <w:r w:rsidR="00B01633">
          <w:rPr>
            <w:rFonts w:asciiTheme="minorHAnsi" w:eastAsia="Times New Roman" w:hAnsiTheme="minorHAnsi" w:cs="Courier New"/>
            <w:color w:val="222222"/>
            <w:lang w:eastAsia="es-ES"/>
          </w:rPr>
          <w:t xml:space="preserve">           </w:t>
        </w:r>
      </w:ins>
      <w:ins w:id="624" w:author="Bruno Presenti [2]" w:date="2018-08-06T14:36:00Z">
        <w:r w:rsidR="002B0FAB">
          <w:rPr>
            <w:rFonts w:asciiTheme="minorHAnsi" w:eastAsia="Times New Roman" w:hAnsiTheme="minorHAnsi" w:cs="Courier New"/>
            <w:color w:val="222222"/>
            <w:lang w:eastAsia="es-ES"/>
          </w:rPr>
          <w:t xml:space="preserve">  </w:t>
        </w:r>
      </w:ins>
      <w:ins w:id="625" w:author="Bruno Presenti [2]" w:date="2018-08-06T14:31:00Z">
        <w:r w:rsidR="002B0FAB">
          <w:rPr>
            <w:rFonts w:asciiTheme="minorHAnsi" w:eastAsia="Times New Roman" w:hAnsiTheme="minorHAnsi" w:cs="Courier New"/>
            <w:color w:val="222222"/>
            <w:lang w:eastAsia="es-ES"/>
          </w:rPr>
          <w:t xml:space="preserve">  </w:t>
        </w:r>
        <w:r w:rsidR="002B0FAB">
          <w:rPr>
            <w:rFonts w:asciiTheme="minorHAnsi" w:eastAsia="Times New Roman" w:hAnsiTheme="minorHAnsi" w:cs="Courier New"/>
            <w:noProof/>
            <w:color w:val="222222"/>
            <w:rPrChange w:id="626" w:author="Unknown">
              <w:rPr>
                <w:noProof/>
              </w:rPr>
            </w:rPrChange>
          </w:rPr>
          <w:drawing>
            <wp:inline distT="0" distB="0" distL="0" distR="0" wp14:anchorId="50564138" wp14:editId="7FBB163E">
              <wp:extent cx="504825" cy="15525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825" cy="1552575"/>
                      </a:xfrm>
                      <a:prstGeom prst="rect">
                        <a:avLst/>
                      </a:prstGeom>
                      <a:noFill/>
                      <a:ln>
                        <a:noFill/>
                      </a:ln>
                    </pic:spPr>
                  </pic:pic>
                </a:graphicData>
              </a:graphic>
            </wp:inline>
          </w:drawing>
        </w:r>
      </w:ins>
      <w:ins w:id="627" w:author="Bruno Presenti [2]" w:date="2018-08-06T14:36:00Z">
        <w:r w:rsidR="002B0FAB">
          <w:rPr>
            <w:rFonts w:asciiTheme="minorHAnsi" w:eastAsia="Times New Roman" w:hAnsiTheme="minorHAnsi" w:cs="Courier New"/>
            <w:color w:val="222222"/>
            <w:lang w:eastAsia="es-ES"/>
          </w:rPr>
          <w:t xml:space="preserve"> </w:t>
        </w:r>
      </w:ins>
      <w:ins w:id="628" w:author="Bruno Presenti [2]" w:date="2018-08-06T14:33:00Z">
        <w:r w:rsidR="002B0FAB">
          <w:rPr>
            <w:rFonts w:asciiTheme="minorHAnsi" w:eastAsia="Times New Roman" w:hAnsiTheme="minorHAnsi" w:cs="Courier New"/>
            <w:color w:val="222222"/>
            <w:lang w:eastAsia="es-ES"/>
          </w:rPr>
          <w:t xml:space="preserve">  </w:t>
        </w:r>
      </w:ins>
      <w:ins w:id="629" w:author="Bruno Presenti [2]" w:date="2018-08-06T14:45:00Z">
        <w:r w:rsidR="00130E23">
          <w:rPr>
            <w:rFonts w:asciiTheme="minorHAnsi" w:eastAsia="Times New Roman" w:hAnsiTheme="minorHAnsi" w:cs="Courier New"/>
            <w:color w:val="222222"/>
            <w:lang w:eastAsia="es-ES"/>
          </w:rPr>
          <w:t xml:space="preserve">           </w:t>
        </w:r>
      </w:ins>
      <w:ins w:id="630" w:author="Bruno Presenti [2]" w:date="2018-08-06T14:33:00Z">
        <w:r w:rsidR="002B0FAB">
          <w:rPr>
            <w:rFonts w:asciiTheme="minorHAnsi" w:eastAsia="Times New Roman" w:hAnsiTheme="minorHAnsi" w:cs="Courier New"/>
            <w:color w:val="222222"/>
            <w:lang w:eastAsia="es-ES"/>
          </w:rPr>
          <w:t xml:space="preserve"> </w:t>
        </w:r>
        <w:r w:rsidR="002B0FAB">
          <w:rPr>
            <w:rFonts w:asciiTheme="minorHAnsi" w:eastAsia="Times New Roman" w:hAnsiTheme="minorHAnsi" w:cs="Courier New"/>
            <w:noProof/>
            <w:color w:val="222222"/>
            <w:rPrChange w:id="631" w:author="Unknown">
              <w:rPr>
                <w:noProof/>
              </w:rPr>
            </w:rPrChange>
          </w:rPr>
          <w:drawing>
            <wp:inline distT="0" distB="0" distL="0" distR="0" wp14:anchorId="4D7E7D40" wp14:editId="69B35418">
              <wp:extent cx="542925" cy="1562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925" cy="1562100"/>
                      </a:xfrm>
                      <a:prstGeom prst="rect">
                        <a:avLst/>
                      </a:prstGeom>
                      <a:noFill/>
                      <a:ln>
                        <a:noFill/>
                      </a:ln>
                    </pic:spPr>
                  </pic:pic>
                </a:graphicData>
              </a:graphic>
            </wp:inline>
          </w:drawing>
        </w:r>
      </w:ins>
      <w:ins w:id="632" w:author="Bruno Presenti [2]" w:date="2018-08-06T14:36:00Z">
        <w:r w:rsidR="002B0FAB">
          <w:rPr>
            <w:rFonts w:asciiTheme="minorHAnsi" w:eastAsia="Times New Roman" w:hAnsiTheme="minorHAnsi" w:cs="Courier New"/>
            <w:color w:val="222222"/>
            <w:lang w:eastAsia="es-ES"/>
          </w:rPr>
          <w:t xml:space="preserve"> </w:t>
        </w:r>
      </w:ins>
      <w:ins w:id="633" w:author="Bruno Presenti [2]" w:date="2018-08-06T14:45:00Z">
        <w:r w:rsidR="00B01633">
          <w:rPr>
            <w:rFonts w:asciiTheme="minorHAnsi" w:eastAsia="Times New Roman" w:hAnsiTheme="minorHAnsi" w:cs="Courier New"/>
            <w:color w:val="222222"/>
            <w:lang w:eastAsia="es-ES"/>
          </w:rPr>
          <w:t xml:space="preserve">           </w:t>
        </w:r>
        <w:r w:rsidR="00130E23">
          <w:rPr>
            <w:rFonts w:asciiTheme="minorHAnsi" w:eastAsia="Times New Roman" w:hAnsiTheme="minorHAnsi" w:cs="Courier New"/>
            <w:color w:val="222222"/>
            <w:lang w:eastAsia="es-ES"/>
          </w:rPr>
          <w:t xml:space="preserve"> </w:t>
        </w:r>
      </w:ins>
      <w:ins w:id="634" w:author="Bruno Presenti [2]" w:date="2018-08-06T14:36:00Z">
        <w:r w:rsidR="002B0FAB">
          <w:rPr>
            <w:rFonts w:asciiTheme="minorHAnsi" w:eastAsia="Times New Roman" w:hAnsiTheme="minorHAnsi" w:cs="Courier New"/>
            <w:color w:val="222222"/>
            <w:lang w:eastAsia="es-ES"/>
          </w:rPr>
          <w:t xml:space="preserve">   </w:t>
        </w:r>
        <w:r w:rsidR="002B0FAB">
          <w:rPr>
            <w:rFonts w:asciiTheme="minorHAnsi" w:eastAsia="Times New Roman" w:hAnsiTheme="minorHAnsi" w:cs="Courier New"/>
            <w:noProof/>
            <w:color w:val="222222"/>
            <w:rPrChange w:id="635" w:author="Unknown">
              <w:rPr>
                <w:noProof/>
              </w:rPr>
            </w:rPrChange>
          </w:rPr>
          <w:drawing>
            <wp:inline distT="0" distB="0" distL="0" distR="0" wp14:anchorId="60DB93E6" wp14:editId="06F66621">
              <wp:extent cx="552450" cy="1533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450" cy="1533525"/>
                      </a:xfrm>
                      <a:prstGeom prst="rect">
                        <a:avLst/>
                      </a:prstGeom>
                      <a:noFill/>
                      <a:ln>
                        <a:noFill/>
                      </a:ln>
                    </pic:spPr>
                  </pic:pic>
                </a:graphicData>
              </a:graphic>
            </wp:inline>
          </w:drawing>
        </w:r>
      </w:ins>
    </w:p>
    <w:p w14:paraId="182E6A24" w14:textId="77777777" w:rsidR="002B0FAB" w:rsidRDefault="002B0FAB">
      <w:pPr>
        <w:autoSpaceDE w:val="0"/>
        <w:autoSpaceDN w:val="0"/>
        <w:adjustRightInd w:val="0"/>
        <w:spacing w:after="0" w:line="240" w:lineRule="auto"/>
        <w:jc w:val="both"/>
        <w:rPr>
          <w:ins w:id="636" w:author="Bruno Presenti [2]" w:date="2018-08-06T14:37:00Z"/>
          <w:rFonts w:asciiTheme="minorHAnsi" w:eastAsia="Times New Roman" w:hAnsiTheme="minorHAnsi" w:cs="Courier New"/>
          <w:color w:val="222222"/>
          <w:lang w:eastAsia="es-ES"/>
        </w:rPr>
        <w:pPrChange w:id="637" w:author="Marianela Bacigalupo" w:date="2018-08-05T10:58:00Z">
          <w:pPr>
            <w:autoSpaceDE w:val="0"/>
            <w:autoSpaceDN w:val="0"/>
            <w:adjustRightInd w:val="0"/>
            <w:spacing w:after="0" w:line="240" w:lineRule="auto"/>
          </w:pPr>
        </w:pPrChange>
      </w:pPr>
    </w:p>
    <w:p w14:paraId="631C8F2B" w14:textId="4DDD2C06" w:rsidR="002B0FAB" w:rsidRDefault="002B0FAB">
      <w:pPr>
        <w:autoSpaceDE w:val="0"/>
        <w:autoSpaceDN w:val="0"/>
        <w:adjustRightInd w:val="0"/>
        <w:spacing w:after="0" w:line="240" w:lineRule="auto"/>
        <w:jc w:val="both"/>
        <w:rPr>
          <w:ins w:id="638" w:author="Bruno Presenti [2]" w:date="2018-08-06T14:37:00Z"/>
          <w:rFonts w:asciiTheme="minorHAnsi" w:eastAsia="Times New Roman" w:hAnsiTheme="minorHAnsi" w:cs="Courier New"/>
          <w:color w:val="222222"/>
          <w:lang w:eastAsia="es-ES"/>
        </w:rPr>
        <w:pPrChange w:id="639" w:author="Marianela Bacigalupo" w:date="2018-08-05T10:58:00Z">
          <w:pPr>
            <w:autoSpaceDE w:val="0"/>
            <w:autoSpaceDN w:val="0"/>
            <w:adjustRightInd w:val="0"/>
            <w:spacing w:after="0" w:line="240" w:lineRule="auto"/>
          </w:pPr>
        </w:pPrChange>
      </w:pPr>
      <w:ins w:id="640" w:author="Bruno Presenti [2]" w:date="2018-08-06T14:37:00Z">
        <w:r>
          <w:rPr>
            <w:rFonts w:asciiTheme="minorHAnsi" w:eastAsia="Times New Roman" w:hAnsiTheme="minorHAnsi" w:cs="Courier New"/>
            <w:color w:val="222222"/>
            <w:lang w:eastAsia="es-ES"/>
          </w:rPr>
          <w:t xml:space="preserve">2007       </w:t>
        </w:r>
      </w:ins>
      <w:ins w:id="641" w:author="Bruno Presenti [2]" w:date="2018-08-06T14:45:00Z">
        <w:r w:rsidR="00130E23">
          <w:rPr>
            <w:rFonts w:asciiTheme="minorHAnsi" w:eastAsia="Times New Roman" w:hAnsiTheme="minorHAnsi" w:cs="Courier New"/>
            <w:color w:val="222222"/>
            <w:lang w:eastAsia="es-ES"/>
          </w:rPr>
          <w:t xml:space="preserve">               </w:t>
        </w:r>
      </w:ins>
      <w:ins w:id="642" w:author="Bruno Presenti [2]" w:date="2018-08-06T14:37:00Z">
        <w:r>
          <w:rPr>
            <w:rFonts w:asciiTheme="minorHAnsi" w:eastAsia="Times New Roman" w:hAnsiTheme="minorHAnsi" w:cs="Courier New"/>
            <w:color w:val="222222"/>
            <w:lang w:eastAsia="es-ES"/>
          </w:rPr>
          <w:t xml:space="preserve"> 2009           </w:t>
        </w:r>
      </w:ins>
      <w:ins w:id="643" w:author="Bruno Presenti [2]" w:date="2018-08-06T14:45:00Z">
        <w:r w:rsidR="00B01633">
          <w:rPr>
            <w:rFonts w:asciiTheme="minorHAnsi" w:eastAsia="Times New Roman" w:hAnsiTheme="minorHAnsi" w:cs="Courier New"/>
            <w:color w:val="222222"/>
            <w:lang w:eastAsia="es-ES"/>
          </w:rPr>
          <w:t xml:space="preserve">        </w:t>
        </w:r>
        <w:r w:rsidR="00130E23">
          <w:rPr>
            <w:rFonts w:asciiTheme="minorHAnsi" w:eastAsia="Times New Roman" w:hAnsiTheme="minorHAnsi" w:cs="Courier New"/>
            <w:color w:val="222222"/>
            <w:lang w:eastAsia="es-ES"/>
          </w:rPr>
          <w:t xml:space="preserve">   </w:t>
        </w:r>
      </w:ins>
      <w:ins w:id="644" w:author="Bruno Presenti [2]" w:date="2018-08-06T14:37:00Z">
        <w:r>
          <w:rPr>
            <w:rFonts w:asciiTheme="minorHAnsi" w:eastAsia="Times New Roman" w:hAnsiTheme="minorHAnsi" w:cs="Courier New"/>
            <w:color w:val="222222"/>
            <w:lang w:eastAsia="es-ES"/>
          </w:rPr>
          <w:t xml:space="preserve">2011           </w:t>
        </w:r>
      </w:ins>
      <w:ins w:id="645" w:author="Bruno Presenti [2]" w:date="2018-08-06T14:45:00Z">
        <w:r w:rsidR="00B01633">
          <w:rPr>
            <w:rFonts w:asciiTheme="minorHAnsi" w:eastAsia="Times New Roman" w:hAnsiTheme="minorHAnsi" w:cs="Courier New"/>
            <w:color w:val="222222"/>
            <w:lang w:eastAsia="es-ES"/>
          </w:rPr>
          <w:t xml:space="preserve">          </w:t>
        </w:r>
      </w:ins>
      <w:ins w:id="646" w:author="Bruno Presenti [2]" w:date="2018-08-06T14:37:00Z">
        <w:r>
          <w:rPr>
            <w:rFonts w:asciiTheme="minorHAnsi" w:eastAsia="Times New Roman" w:hAnsiTheme="minorHAnsi" w:cs="Courier New"/>
            <w:color w:val="222222"/>
            <w:lang w:eastAsia="es-ES"/>
          </w:rPr>
          <w:t xml:space="preserve">2014           </w:t>
        </w:r>
      </w:ins>
      <w:ins w:id="647" w:author="Bruno Presenti [2]" w:date="2018-08-06T14:45:00Z">
        <w:r w:rsidR="00130E23">
          <w:rPr>
            <w:rFonts w:asciiTheme="minorHAnsi" w:eastAsia="Times New Roman" w:hAnsiTheme="minorHAnsi" w:cs="Courier New"/>
            <w:color w:val="222222"/>
            <w:lang w:eastAsia="es-ES"/>
          </w:rPr>
          <w:t xml:space="preserve">      </w:t>
        </w:r>
      </w:ins>
      <w:ins w:id="648" w:author="Bruno Presenti [2]" w:date="2018-08-06T14:47:00Z">
        <w:r w:rsidR="00B01633">
          <w:rPr>
            <w:rFonts w:asciiTheme="minorHAnsi" w:eastAsia="Times New Roman" w:hAnsiTheme="minorHAnsi" w:cs="Courier New"/>
            <w:color w:val="222222"/>
            <w:lang w:eastAsia="es-ES"/>
          </w:rPr>
          <w:t xml:space="preserve"> </w:t>
        </w:r>
      </w:ins>
      <w:ins w:id="649" w:author="Bruno Presenti [2]" w:date="2018-08-06T14:45:00Z">
        <w:r w:rsidR="00130E23">
          <w:rPr>
            <w:rFonts w:asciiTheme="minorHAnsi" w:eastAsia="Times New Roman" w:hAnsiTheme="minorHAnsi" w:cs="Courier New"/>
            <w:color w:val="222222"/>
            <w:lang w:eastAsia="es-ES"/>
          </w:rPr>
          <w:t xml:space="preserve">    </w:t>
        </w:r>
      </w:ins>
      <w:ins w:id="650" w:author="Bruno Presenti [2]" w:date="2018-08-06T14:37:00Z">
        <w:r>
          <w:rPr>
            <w:rFonts w:asciiTheme="minorHAnsi" w:eastAsia="Times New Roman" w:hAnsiTheme="minorHAnsi" w:cs="Courier New"/>
            <w:color w:val="222222"/>
            <w:lang w:eastAsia="es-ES"/>
          </w:rPr>
          <w:t xml:space="preserve">2015        </w:t>
        </w:r>
      </w:ins>
      <w:ins w:id="651" w:author="Bruno Presenti [2]" w:date="2018-08-06T14:45:00Z">
        <w:r w:rsidR="00130E23">
          <w:rPr>
            <w:rFonts w:asciiTheme="minorHAnsi" w:eastAsia="Times New Roman" w:hAnsiTheme="minorHAnsi" w:cs="Courier New"/>
            <w:color w:val="222222"/>
            <w:lang w:eastAsia="es-ES"/>
          </w:rPr>
          <w:t xml:space="preserve">               </w:t>
        </w:r>
      </w:ins>
      <w:ins w:id="652" w:author="Bruno Presenti [2]" w:date="2018-08-06T14:37:00Z">
        <w:r w:rsidR="00B01633">
          <w:rPr>
            <w:rFonts w:asciiTheme="minorHAnsi" w:eastAsia="Times New Roman" w:hAnsiTheme="minorHAnsi" w:cs="Courier New"/>
            <w:color w:val="222222"/>
            <w:lang w:eastAsia="es-ES"/>
          </w:rPr>
          <w:t xml:space="preserve"> </w:t>
        </w:r>
        <w:r>
          <w:rPr>
            <w:rFonts w:asciiTheme="minorHAnsi" w:eastAsia="Times New Roman" w:hAnsiTheme="minorHAnsi" w:cs="Courier New"/>
            <w:color w:val="222222"/>
            <w:lang w:eastAsia="es-ES"/>
          </w:rPr>
          <w:t xml:space="preserve"> 2016</w:t>
        </w:r>
      </w:ins>
    </w:p>
    <w:p w14:paraId="592D67B8" w14:textId="77777777" w:rsidR="002B0FAB" w:rsidRDefault="002B0FAB">
      <w:pPr>
        <w:autoSpaceDE w:val="0"/>
        <w:autoSpaceDN w:val="0"/>
        <w:adjustRightInd w:val="0"/>
        <w:spacing w:after="0" w:line="240" w:lineRule="auto"/>
        <w:jc w:val="both"/>
        <w:rPr>
          <w:ins w:id="653" w:author="Bruno Presenti [2]" w:date="2018-08-06T14:37:00Z"/>
          <w:rFonts w:asciiTheme="minorHAnsi" w:eastAsia="Times New Roman" w:hAnsiTheme="minorHAnsi" w:cs="Courier New"/>
          <w:color w:val="222222"/>
          <w:lang w:eastAsia="es-ES"/>
        </w:rPr>
        <w:pPrChange w:id="654" w:author="Marianela Bacigalupo" w:date="2018-08-05T10:58:00Z">
          <w:pPr>
            <w:autoSpaceDE w:val="0"/>
            <w:autoSpaceDN w:val="0"/>
            <w:adjustRightInd w:val="0"/>
            <w:spacing w:after="0" w:line="240" w:lineRule="auto"/>
          </w:pPr>
        </w:pPrChange>
      </w:pPr>
    </w:p>
    <w:p w14:paraId="5E567194" w14:textId="77777777" w:rsidR="002B0FAB" w:rsidRPr="00A879E9" w:rsidRDefault="002B0FAB">
      <w:pPr>
        <w:autoSpaceDE w:val="0"/>
        <w:autoSpaceDN w:val="0"/>
        <w:adjustRightInd w:val="0"/>
        <w:spacing w:after="0" w:line="240" w:lineRule="auto"/>
        <w:jc w:val="both"/>
        <w:rPr>
          <w:ins w:id="655" w:author="Bruno Presenti [2]" w:date="2018-08-06T14:21:00Z"/>
          <w:rFonts w:asciiTheme="minorHAnsi" w:eastAsia="Times New Roman" w:hAnsiTheme="minorHAnsi" w:cs="Courier New"/>
          <w:color w:val="222222"/>
          <w:lang w:eastAsia="es-ES"/>
          <w:rPrChange w:id="656" w:author="Heleen Devos" w:date="2018-07-22T17:42:00Z">
            <w:rPr>
              <w:ins w:id="657" w:author="Bruno Presenti [2]" w:date="2018-08-06T14:21:00Z"/>
              <w:rFonts w:ascii="Courier New" w:eastAsia="Times New Roman" w:hAnsi="Courier New" w:cs="Courier New"/>
              <w:color w:val="222222"/>
              <w:sz w:val="20"/>
              <w:szCs w:val="20"/>
              <w:lang w:eastAsia="es-ES"/>
            </w:rPr>
          </w:rPrChange>
        </w:rPr>
        <w:pPrChange w:id="658" w:author="Marianela Bacigalupo" w:date="2018-08-05T10:58:00Z">
          <w:pPr>
            <w:autoSpaceDE w:val="0"/>
            <w:autoSpaceDN w:val="0"/>
            <w:adjustRightInd w:val="0"/>
            <w:spacing w:after="0" w:line="240" w:lineRule="auto"/>
          </w:pPr>
        </w:pPrChange>
      </w:pPr>
    </w:p>
    <w:p w14:paraId="02CDFD5D" w14:textId="554EF911" w:rsidR="006B1AA1" w:rsidRPr="002C3F4B" w:rsidRDefault="002C3F4B">
      <w:pPr>
        <w:pStyle w:val="Prrafodelista"/>
        <w:numPr>
          <w:ilvl w:val="0"/>
          <w:numId w:val="33"/>
        </w:numPr>
        <w:autoSpaceDE w:val="0"/>
        <w:autoSpaceDN w:val="0"/>
        <w:adjustRightInd w:val="0"/>
        <w:spacing w:after="0" w:line="240" w:lineRule="auto"/>
        <w:rPr>
          <w:ins w:id="659" w:author="Bruno Presenti [2]" w:date="2018-08-06T14:40:00Z"/>
          <w:rFonts w:asciiTheme="minorHAnsi" w:eastAsia="Times New Roman" w:hAnsiTheme="minorHAnsi" w:cs="Courier New"/>
          <w:color w:val="222222"/>
          <w:lang w:eastAsia="es-ES"/>
          <w:rPrChange w:id="660" w:author="Bruno Presenti [2]" w:date="2018-08-06T14:40:00Z">
            <w:rPr>
              <w:ins w:id="661" w:author="Bruno Presenti [2]" w:date="2018-08-06T14:40:00Z"/>
              <w:lang w:eastAsia="es-ES"/>
            </w:rPr>
          </w:rPrChange>
        </w:rPr>
        <w:pPrChange w:id="662" w:author="Bruno Presenti [2]" w:date="2018-08-06T14:40:00Z">
          <w:pPr>
            <w:autoSpaceDE w:val="0"/>
            <w:autoSpaceDN w:val="0"/>
            <w:adjustRightInd w:val="0"/>
            <w:spacing w:after="0" w:line="240" w:lineRule="auto"/>
          </w:pPr>
        </w:pPrChange>
      </w:pPr>
      <w:ins w:id="663" w:author="Bruno Presenti [2]" w:date="2018-08-06T14:40:00Z">
        <w:r w:rsidRPr="002C3F4B">
          <w:rPr>
            <w:rFonts w:asciiTheme="minorHAnsi" w:eastAsia="Times New Roman" w:hAnsiTheme="minorHAnsi" w:cs="Courier New"/>
            <w:color w:val="222222"/>
            <w:lang w:eastAsia="es-ES"/>
            <w:rPrChange w:id="664" w:author="Bruno Presenti [2]" w:date="2018-08-06T14:40:00Z">
              <w:rPr>
                <w:lang w:eastAsia="es-ES"/>
              </w:rPr>
            </w:rPrChange>
          </w:rPr>
          <w:t>Recursos propios</w:t>
        </w:r>
      </w:ins>
    </w:p>
    <w:p w14:paraId="5A891164" w14:textId="006D78BC" w:rsidR="002C3F4B" w:rsidRDefault="002C3F4B">
      <w:pPr>
        <w:pStyle w:val="Prrafodelista"/>
        <w:numPr>
          <w:ilvl w:val="0"/>
          <w:numId w:val="34"/>
        </w:numPr>
        <w:autoSpaceDE w:val="0"/>
        <w:autoSpaceDN w:val="0"/>
        <w:adjustRightInd w:val="0"/>
        <w:spacing w:after="0" w:line="240" w:lineRule="auto"/>
        <w:rPr>
          <w:ins w:id="665" w:author="Bruno Presenti [2]" w:date="2018-08-06T14:40:00Z"/>
          <w:rFonts w:asciiTheme="minorHAnsi" w:eastAsia="Times New Roman" w:hAnsiTheme="minorHAnsi" w:cs="Courier New"/>
          <w:color w:val="222222"/>
          <w:lang w:eastAsia="es-ES"/>
        </w:rPr>
        <w:pPrChange w:id="666" w:author="Bruno Presenti [2]" w:date="2018-08-06T14:40:00Z">
          <w:pPr>
            <w:autoSpaceDE w:val="0"/>
            <w:autoSpaceDN w:val="0"/>
            <w:adjustRightInd w:val="0"/>
            <w:spacing w:after="0" w:line="240" w:lineRule="auto"/>
          </w:pPr>
        </w:pPrChange>
      </w:pPr>
      <w:ins w:id="667" w:author="Bruno Presenti [2]" w:date="2018-08-06T14:40:00Z">
        <w:r>
          <w:rPr>
            <w:rFonts w:asciiTheme="minorHAnsi" w:eastAsia="Times New Roman" w:hAnsiTheme="minorHAnsi" w:cs="Courier New"/>
            <w:color w:val="222222"/>
            <w:lang w:eastAsia="es-ES"/>
          </w:rPr>
          <w:t>Financiamiento de proveedores</w:t>
        </w:r>
      </w:ins>
    </w:p>
    <w:p w14:paraId="57FB7DED" w14:textId="0CA58AD9" w:rsidR="002C3F4B" w:rsidRDefault="002C3F4B">
      <w:pPr>
        <w:pStyle w:val="Prrafodelista"/>
        <w:numPr>
          <w:ilvl w:val="0"/>
          <w:numId w:val="35"/>
        </w:numPr>
        <w:autoSpaceDE w:val="0"/>
        <w:autoSpaceDN w:val="0"/>
        <w:adjustRightInd w:val="0"/>
        <w:spacing w:after="0" w:line="240" w:lineRule="auto"/>
        <w:rPr>
          <w:ins w:id="668" w:author="Bruno Presenti [2]" w:date="2018-08-06T14:41:00Z"/>
          <w:rFonts w:asciiTheme="minorHAnsi" w:eastAsia="Times New Roman" w:hAnsiTheme="minorHAnsi" w:cs="Courier New"/>
          <w:color w:val="222222"/>
          <w:lang w:eastAsia="es-ES"/>
        </w:rPr>
        <w:pPrChange w:id="669" w:author="Bruno Presenti [2]" w:date="2018-08-06T14:41:00Z">
          <w:pPr>
            <w:autoSpaceDE w:val="0"/>
            <w:autoSpaceDN w:val="0"/>
            <w:adjustRightInd w:val="0"/>
            <w:spacing w:after="0" w:line="240" w:lineRule="auto"/>
          </w:pPr>
        </w:pPrChange>
      </w:pPr>
      <w:ins w:id="670" w:author="Bruno Presenti [2]" w:date="2018-08-06T14:41:00Z">
        <w:r>
          <w:rPr>
            <w:rFonts w:asciiTheme="minorHAnsi" w:eastAsia="Times New Roman" w:hAnsiTheme="minorHAnsi" w:cs="Courier New"/>
            <w:color w:val="222222"/>
            <w:lang w:eastAsia="es-ES"/>
          </w:rPr>
          <w:t>Financiamiento bancario</w:t>
        </w:r>
      </w:ins>
    </w:p>
    <w:p w14:paraId="75169594" w14:textId="1BA84EF6" w:rsidR="002C3F4B" w:rsidRDefault="002C3F4B">
      <w:pPr>
        <w:pStyle w:val="Prrafodelista"/>
        <w:numPr>
          <w:ilvl w:val="0"/>
          <w:numId w:val="36"/>
        </w:numPr>
        <w:autoSpaceDE w:val="0"/>
        <w:autoSpaceDN w:val="0"/>
        <w:adjustRightInd w:val="0"/>
        <w:spacing w:after="0" w:line="240" w:lineRule="auto"/>
        <w:rPr>
          <w:ins w:id="671" w:author="Bruno Presenti [2]" w:date="2018-08-06T14:42:00Z"/>
          <w:rFonts w:asciiTheme="minorHAnsi" w:eastAsia="Times New Roman" w:hAnsiTheme="minorHAnsi" w:cs="Courier New"/>
          <w:color w:val="222222"/>
          <w:lang w:eastAsia="es-ES"/>
        </w:rPr>
        <w:pPrChange w:id="672" w:author="Bruno Presenti [2]" w:date="2018-08-06T14:42:00Z">
          <w:pPr>
            <w:autoSpaceDE w:val="0"/>
            <w:autoSpaceDN w:val="0"/>
            <w:adjustRightInd w:val="0"/>
            <w:spacing w:after="0" w:line="240" w:lineRule="auto"/>
          </w:pPr>
        </w:pPrChange>
      </w:pPr>
      <w:ins w:id="673" w:author="Bruno Presenti [2]" w:date="2018-08-06T14:42:00Z">
        <w:r>
          <w:rPr>
            <w:rFonts w:asciiTheme="minorHAnsi" w:eastAsia="Times New Roman" w:hAnsiTheme="minorHAnsi" w:cs="Courier New"/>
            <w:color w:val="222222"/>
            <w:lang w:eastAsia="es-ES"/>
          </w:rPr>
          <w:t>Programas públicos</w:t>
        </w:r>
      </w:ins>
    </w:p>
    <w:p w14:paraId="2A6A6374" w14:textId="77777777" w:rsidR="002C3F4B" w:rsidRDefault="002C3F4B">
      <w:pPr>
        <w:pStyle w:val="Prrafodelista"/>
        <w:autoSpaceDE w:val="0"/>
        <w:autoSpaceDN w:val="0"/>
        <w:adjustRightInd w:val="0"/>
        <w:spacing w:after="0" w:line="240" w:lineRule="auto"/>
        <w:rPr>
          <w:ins w:id="674" w:author="Bruno Presenti [2]" w:date="2018-08-06T14:43:00Z"/>
          <w:rFonts w:asciiTheme="minorHAnsi" w:eastAsia="Times New Roman" w:hAnsiTheme="minorHAnsi" w:cs="Courier New"/>
          <w:color w:val="222222"/>
          <w:lang w:eastAsia="es-ES"/>
        </w:rPr>
        <w:pPrChange w:id="675" w:author="Bruno Presenti [2]" w:date="2018-08-06T14:42:00Z">
          <w:pPr>
            <w:autoSpaceDE w:val="0"/>
            <w:autoSpaceDN w:val="0"/>
            <w:adjustRightInd w:val="0"/>
            <w:spacing w:after="0" w:line="240" w:lineRule="auto"/>
          </w:pPr>
        </w:pPrChange>
      </w:pPr>
    </w:p>
    <w:p w14:paraId="79769A2A" w14:textId="0796BA7F" w:rsidR="002C3F4B" w:rsidRPr="002C3F4B" w:rsidRDefault="002C3F4B">
      <w:pPr>
        <w:pStyle w:val="Prrafodelista"/>
        <w:autoSpaceDE w:val="0"/>
        <w:autoSpaceDN w:val="0"/>
        <w:adjustRightInd w:val="0"/>
        <w:spacing w:after="0" w:line="240" w:lineRule="auto"/>
        <w:rPr>
          <w:rFonts w:asciiTheme="minorHAnsi" w:eastAsia="Times New Roman" w:hAnsiTheme="minorHAnsi" w:cs="Courier New"/>
          <w:color w:val="222222"/>
          <w:lang w:eastAsia="es-ES"/>
          <w:rPrChange w:id="676" w:author="Bruno Presenti [2]" w:date="2018-08-06T14:40:00Z">
            <w:rPr>
              <w:rFonts w:ascii="Courier New" w:eastAsia="Times New Roman" w:hAnsi="Courier New" w:cs="Courier New"/>
              <w:color w:val="222222"/>
              <w:sz w:val="20"/>
              <w:szCs w:val="20"/>
              <w:lang w:eastAsia="es-ES"/>
            </w:rPr>
          </w:rPrChange>
        </w:rPr>
        <w:pPrChange w:id="677" w:author="Bruno Presenti [2]" w:date="2018-08-06T14:42:00Z">
          <w:pPr>
            <w:autoSpaceDE w:val="0"/>
            <w:autoSpaceDN w:val="0"/>
            <w:adjustRightInd w:val="0"/>
            <w:spacing w:after="0" w:line="240" w:lineRule="auto"/>
          </w:pPr>
        </w:pPrChange>
      </w:pPr>
      <w:ins w:id="678" w:author="Bruno Presenti [2]" w:date="2018-08-06T14:43:00Z">
        <w:r>
          <w:rPr>
            <w:rFonts w:asciiTheme="minorHAnsi" w:eastAsia="Times New Roman" w:hAnsiTheme="minorHAnsi" w:cs="Courier New"/>
            <w:color w:val="222222"/>
            <w:lang w:eastAsia="es-ES"/>
          </w:rPr>
          <w:t>El porcentaje restante se divide entre financiamiento del mercado de capitales y “otros</w:t>
        </w:r>
      </w:ins>
      <w:ins w:id="679" w:author="Bruno Presenti [2]" w:date="2018-08-06T14:44:00Z">
        <w:r>
          <w:rPr>
            <w:rFonts w:asciiTheme="minorHAnsi" w:eastAsia="Times New Roman" w:hAnsiTheme="minorHAnsi" w:cs="Courier New"/>
            <w:color w:val="222222"/>
            <w:lang w:eastAsia="es-ES"/>
          </w:rPr>
          <w:t>”.</w:t>
        </w:r>
      </w:ins>
    </w:p>
    <w:p w14:paraId="337D92C8" w14:textId="77777777" w:rsidR="00B44284" w:rsidRPr="00A879E9" w:rsidRDefault="00B44284" w:rsidP="006B1AA1">
      <w:pPr>
        <w:pStyle w:val="Prrafodelista"/>
        <w:spacing w:after="0" w:line="240" w:lineRule="auto"/>
        <w:ind w:left="1080"/>
        <w:rPr>
          <w:rFonts w:asciiTheme="minorHAnsi" w:eastAsia="Times New Roman" w:hAnsiTheme="minorHAnsi" w:cs="Courier New"/>
          <w:color w:val="222222"/>
          <w:lang w:eastAsia="es-ES"/>
          <w:rPrChange w:id="680" w:author="Heleen Devos" w:date="2018-07-22T17:42:00Z">
            <w:rPr>
              <w:rFonts w:ascii="Courier New" w:eastAsia="Times New Roman" w:hAnsi="Courier New" w:cs="Courier New"/>
              <w:color w:val="222222"/>
              <w:sz w:val="20"/>
              <w:szCs w:val="20"/>
              <w:lang w:eastAsia="es-ES"/>
            </w:rPr>
          </w:rPrChange>
        </w:rPr>
      </w:pPr>
    </w:p>
    <w:p w14:paraId="7374CCC3" w14:textId="625E4BA8" w:rsidR="00B44284" w:rsidRPr="004A0125" w:rsidRDefault="00B44284">
      <w:pPr>
        <w:pStyle w:val="Prrafodelista"/>
        <w:numPr>
          <w:ilvl w:val="1"/>
          <w:numId w:val="27"/>
        </w:numPr>
        <w:spacing w:after="0" w:line="240" w:lineRule="auto"/>
        <w:rPr>
          <w:rFonts w:asciiTheme="minorHAnsi" w:eastAsia="Times New Roman" w:hAnsiTheme="minorHAnsi" w:cs="Courier New"/>
          <w:b/>
          <w:color w:val="222222"/>
          <w:lang w:eastAsia="es-ES"/>
          <w:rPrChange w:id="681" w:author="Eduardo Gonzalez" w:date="2018-07-30T10:07:00Z">
            <w:rPr>
              <w:rFonts w:ascii="Courier New" w:eastAsia="Times New Roman" w:hAnsi="Courier New" w:cs="Courier New"/>
              <w:color w:val="222222"/>
              <w:sz w:val="20"/>
              <w:szCs w:val="20"/>
              <w:lang w:eastAsia="es-ES"/>
            </w:rPr>
          </w:rPrChange>
        </w:rPr>
        <w:pPrChange w:id="682" w:author="Eduardo Gonzalez" w:date="2018-07-30T10:06:00Z">
          <w:pPr>
            <w:pStyle w:val="Prrafodelista"/>
            <w:numPr>
              <w:numId w:val="9"/>
            </w:numPr>
            <w:spacing w:after="0" w:line="240" w:lineRule="auto"/>
            <w:ind w:left="1080" w:hanging="720"/>
          </w:pPr>
        </w:pPrChange>
      </w:pPr>
      <w:r w:rsidRPr="004A0125">
        <w:rPr>
          <w:rFonts w:asciiTheme="minorHAnsi" w:eastAsia="Times New Roman" w:hAnsiTheme="minorHAnsi" w:cs="Courier New"/>
          <w:b/>
          <w:color w:val="222222"/>
          <w:lang w:eastAsia="es-ES"/>
          <w:rPrChange w:id="683" w:author="Eduardo Gonzalez" w:date="2018-07-30T10:07:00Z">
            <w:rPr>
              <w:rFonts w:ascii="Courier New" w:eastAsia="Times New Roman" w:hAnsi="Courier New" w:cs="Courier New"/>
              <w:color w:val="222222"/>
              <w:sz w:val="20"/>
              <w:szCs w:val="20"/>
              <w:lang w:eastAsia="es-ES"/>
            </w:rPr>
          </w:rPrChange>
        </w:rPr>
        <w:t>F</w:t>
      </w:r>
      <w:ins w:id="684" w:author="Eduardo Gonzalez" w:date="2018-07-30T10:06:00Z">
        <w:r w:rsidR="00C80F91" w:rsidRPr="004A0125">
          <w:rPr>
            <w:rFonts w:asciiTheme="minorHAnsi" w:eastAsia="Times New Roman" w:hAnsiTheme="minorHAnsi" w:cs="Courier New"/>
            <w:b/>
            <w:color w:val="222222"/>
            <w:lang w:eastAsia="es-ES"/>
            <w:rPrChange w:id="685" w:author="Eduardo Gonzalez" w:date="2018-07-30T10:07:00Z">
              <w:rPr>
                <w:rFonts w:asciiTheme="minorHAnsi" w:eastAsia="Times New Roman" w:hAnsiTheme="minorHAnsi" w:cs="Courier New"/>
                <w:color w:val="222222"/>
                <w:lang w:eastAsia="es-ES"/>
              </w:rPr>
            </w:rPrChange>
          </w:rPr>
          <w:t xml:space="preserve">inanciamiento: sistema financiero tradicional </w:t>
        </w:r>
      </w:ins>
      <w:del w:id="686" w:author="Eduardo Gonzalez" w:date="2018-07-30T10:06:00Z">
        <w:r w:rsidRPr="004A0125" w:rsidDel="00C80F91">
          <w:rPr>
            <w:rFonts w:asciiTheme="minorHAnsi" w:eastAsia="Times New Roman" w:hAnsiTheme="minorHAnsi" w:cs="Courier New"/>
            <w:b/>
            <w:color w:val="222222"/>
            <w:lang w:eastAsia="es-ES"/>
            <w:rPrChange w:id="687" w:author="Eduardo Gonzalez" w:date="2018-07-30T10:07:00Z">
              <w:rPr>
                <w:rFonts w:ascii="Courier New" w:eastAsia="Times New Roman" w:hAnsi="Courier New" w:cs="Courier New"/>
                <w:color w:val="222222"/>
                <w:sz w:val="20"/>
                <w:szCs w:val="20"/>
                <w:lang w:eastAsia="es-ES"/>
              </w:rPr>
            </w:rPrChange>
          </w:rPr>
          <w:delText xml:space="preserve">INANCIAMIENTO </w:delText>
        </w:r>
      </w:del>
      <w:del w:id="688" w:author="Eduardo Gonzalez" w:date="2018-07-30T09:58:00Z">
        <w:r w:rsidRPr="004A0125" w:rsidDel="00C80F91">
          <w:rPr>
            <w:rFonts w:asciiTheme="minorHAnsi" w:eastAsia="Times New Roman" w:hAnsiTheme="minorHAnsi" w:cs="Courier New"/>
            <w:b/>
            <w:color w:val="222222"/>
            <w:lang w:eastAsia="es-ES"/>
            <w:rPrChange w:id="689" w:author="Eduardo Gonzalez" w:date="2018-07-30T10:07:00Z">
              <w:rPr>
                <w:rFonts w:ascii="Courier New" w:eastAsia="Times New Roman" w:hAnsi="Courier New" w:cs="Courier New"/>
                <w:color w:val="222222"/>
                <w:sz w:val="20"/>
                <w:szCs w:val="20"/>
                <w:lang w:eastAsia="es-ES"/>
              </w:rPr>
            </w:rPrChange>
          </w:rPr>
          <w:delText>DE LOS BANCOS COMERCIALES.</w:delText>
        </w:r>
      </w:del>
    </w:p>
    <w:p w14:paraId="62E037F8" w14:textId="77777777" w:rsidR="006B1AA1" w:rsidDel="003E5443" w:rsidRDefault="006B1AA1" w:rsidP="006B1AA1">
      <w:pPr>
        <w:pStyle w:val="Prrafodelista"/>
        <w:spacing w:after="0" w:line="240" w:lineRule="auto"/>
        <w:ind w:left="1080"/>
        <w:rPr>
          <w:ins w:id="690" w:author="Eduardo Gonzalez" w:date="2018-07-30T10:23:00Z"/>
          <w:del w:id="691" w:author="Heleen Devos" w:date="2018-08-02T15:11:00Z"/>
          <w:rFonts w:asciiTheme="minorHAnsi" w:eastAsia="Times New Roman" w:hAnsiTheme="minorHAnsi" w:cs="Courier New"/>
          <w:color w:val="222222"/>
          <w:lang w:eastAsia="es-ES"/>
        </w:rPr>
      </w:pPr>
    </w:p>
    <w:p w14:paraId="3F77E72F" w14:textId="77777777" w:rsidR="00623F51" w:rsidRPr="003E5443" w:rsidRDefault="00623F51">
      <w:pPr>
        <w:spacing w:after="0" w:line="240" w:lineRule="auto"/>
        <w:rPr>
          <w:rFonts w:asciiTheme="minorHAnsi" w:eastAsia="Times New Roman" w:hAnsiTheme="minorHAnsi" w:cs="Courier New"/>
          <w:color w:val="222222"/>
          <w:lang w:eastAsia="es-ES"/>
          <w:rPrChange w:id="692" w:author="Heleen Devos" w:date="2018-08-02T15:11:00Z">
            <w:rPr>
              <w:rFonts w:ascii="Courier New" w:eastAsia="Times New Roman" w:hAnsi="Courier New" w:cs="Courier New"/>
              <w:color w:val="222222"/>
              <w:sz w:val="20"/>
              <w:szCs w:val="20"/>
              <w:lang w:eastAsia="es-ES"/>
            </w:rPr>
          </w:rPrChange>
        </w:rPr>
        <w:pPrChange w:id="693" w:author="Heleen Devos" w:date="2018-08-02T15:11:00Z">
          <w:pPr>
            <w:pStyle w:val="Prrafodelista"/>
            <w:spacing w:after="0" w:line="240" w:lineRule="auto"/>
            <w:ind w:left="1080"/>
          </w:pPr>
        </w:pPrChange>
      </w:pPr>
    </w:p>
    <w:p w14:paraId="4ED00AEC" w14:textId="77777777" w:rsidR="006B1AA1" w:rsidRPr="00A879E9" w:rsidRDefault="006B1AA1">
      <w:pPr>
        <w:autoSpaceDE w:val="0"/>
        <w:autoSpaceDN w:val="0"/>
        <w:adjustRightInd w:val="0"/>
        <w:spacing w:after="0" w:line="240" w:lineRule="auto"/>
        <w:jc w:val="both"/>
        <w:rPr>
          <w:rFonts w:asciiTheme="minorHAnsi" w:eastAsia="Times New Roman" w:hAnsiTheme="minorHAnsi" w:cs="Courier New"/>
          <w:color w:val="222222"/>
          <w:lang w:eastAsia="es-ES"/>
          <w:rPrChange w:id="694" w:author="Heleen Devos" w:date="2018-07-22T17:42:00Z">
            <w:rPr>
              <w:rFonts w:ascii="Courier New" w:eastAsia="Times New Roman" w:hAnsi="Courier New" w:cs="Courier New"/>
              <w:color w:val="222222"/>
              <w:sz w:val="20"/>
              <w:szCs w:val="20"/>
              <w:lang w:eastAsia="es-ES"/>
            </w:rPr>
          </w:rPrChange>
        </w:rPr>
        <w:pPrChange w:id="695" w:author="Eduardo Gonzalez" w:date="2018-07-30T10:23:00Z">
          <w:pPr>
            <w:autoSpaceDE w:val="0"/>
            <w:autoSpaceDN w:val="0"/>
            <w:adjustRightInd w:val="0"/>
            <w:spacing w:after="0" w:line="240" w:lineRule="auto"/>
          </w:pPr>
        </w:pPrChange>
      </w:pPr>
      <w:r w:rsidRPr="00A879E9">
        <w:rPr>
          <w:rFonts w:asciiTheme="minorHAnsi" w:eastAsia="Times New Roman" w:hAnsiTheme="minorHAnsi" w:cs="Courier New"/>
          <w:color w:val="222222"/>
          <w:lang w:eastAsia="es-ES"/>
          <w:rPrChange w:id="696" w:author="Heleen Devos" w:date="2018-07-22T17:42:00Z">
            <w:rPr>
              <w:rFonts w:ascii="Courier New" w:eastAsia="Times New Roman" w:hAnsi="Courier New" w:cs="Courier New"/>
              <w:color w:val="222222"/>
              <w:sz w:val="20"/>
              <w:szCs w:val="20"/>
              <w:lang w:eastAsia="es-ES"/>
            </w:rPr>
          </w:rPrChange>
        </w:rPr>
        <w:t>Los bancos representan una de las principales fuentes de financiamiento de las PyMEs, pero no de proyectos individuales. Esta provisión puede</w:t>
      </w:r>
      <w:r w:rsidR="00761E6A" w:rsidRPr="00A879E9">
        <w:rPr>
          <w:rFonts w:asciiTheme="minorHAnsi" w:eastAsia="Times New Roman" w:hAnsiTheme="minorHAnsi" w:cs="Courier New"/>
          <w:color w:val="222222"/>
          <w:lang w:eastAsia="es-ES"/>
          <w:rPrChange w:id="697" w:author="Heleen Devos" w:date="2018-07-22T17:42:00Z">
            <w:rPr>
              <w:rFonts w:ascii="Courier New" w:eastAsia="Times New Roman" w:hAnsi="Courier New" w:cs="Courier New"/>
              <w:color w:val="222222"/>
              <w:sz w:val="20"/>
              <w:szCs w:val="20"/>
              <w:lang w:eastAsia="es-ES"/>
            </w:rPr>
          </w:rPrChange>
        </w:rPr>
        <w:t xml:space="preserve"> </w:t>
      </w:r>
      <w:r w:rsidRPr="00A879E9">
        <w:rPr>
          <w:rFonts w:asciiTheme="minorHAnsi" w:eastAsia="Times New Roman" w:hAnsiTheme="minorHAnsi" w:cs="Courier New"/>
          <w:color w:val="222222"/>
          <w:lang w:eastAsia="es-ES"/>
          <w:rPrChange w:id="698" w:author="Heleen Devos" w:date="2018-07-22T17:42:00Z">
            <w:rPr>
              <w:rFonts w:ascii="Courier New" w:eastAsia="Times New Roman" w:hAnsi="Courier New" w:cs="Courier New"/>
              <w:color w:val="222222"/>
              <w:sz w:val="20"/>
              <w:szCs w:val="20"/>
              <w:lang w:eastAsia="es-ES"/>
            </w:rPr>
          </w:rPrChange>
        </w:rPr>
        <w:t>s</w:t>
      </w:r>
      <w:r w:rsidR="00761E6A" w:rsidRPr="00A879E9">
        <w:rPr>
          <w:rFonts w:asciiTheme="minorHAnsi" w:eastAsia="Times New Roman" w:hAnsiTheme="minorHAnsi" w:cs="Courier New"/>
          <w:color w:val="222222"/>
          <w:lang w:eastAsia="es-ES"/>
          <w:rPrChange w:id="699" w:author="Heleen Devos" w:date="2018-07-22T17:42:00Z">
            <w:rPr>
              <w:rFonts w:ascii="Courier New" w:eastAsia="Times New Roman" w:hAnsi="Courier New" w:cs="Courier New"/>
              <w:color w:val="222222"/>
              <w:sz w:val="20"/>
              <w:szCs w:val="20"/>
              <w:lang w:eastAsia="es-ES"/>
            </w:rPr>
          </w:rPrChange>
        </w:rPr>
        <w:t>er</w:t>
      </w:r>
      <w:r w:rsidRPr="00A879E9">
        <w:rPr>
          <w:rFonts w:asciiTheme="minorHAnsi" w:eastAsia="Times New Roman" w:hAnsiTheme="minorHAnsi" w:cs="Courier New"/>
          <w:color w:val="222222"/>
          <w:lang w:eastAsia="es-ES"/>
          <w:rPrChange w:id="700" w:author="Heleen Devos" w:date="2018-07-22T17:42:00Z">
            <w:rPr>
              <w:rFonts w:ascii="Courier New" w:eastAsia="Times New Roman" w:hAnsi="Courier New" w:cs="Courier New"/>
              <w:color w:val="222222"/>
              <w:sz w:val="20"/>
              <w:szCs w:val="20"/>
              <w:lang w:eastAsia="es-ES"/>
            </w:rPr>
          </w:rPrChange>
        </w:rPr>
        <w:t xml:space="preserve"> esen</w:t>
      </w:r>
      <w:r w:rsidR="00761E6A" w:rsidRPr="00A879E9">
        <w:rPr>
          <w:rFonts w:asciiTheme="minorHAnsi" w:eastAsia="Times New Roman" w:hAnsiTheme="minorHAnsi" w:cs="Courier New"/>
          <w:color w:val="222222"/>
          <w:lang w:eastAsia="es-ES"/>
          <w:rPrChange w:id="701" w:author="Heleen Devos" w:date="2018-07-22T17:42:00Z">
            <w:rPr>
              <w:rFonts w:ascii="Courier New" w:eastAsia="Times New Roman" w:hAnsi="Courier New" w:cs="Courier New"/>
              <w:color w:val="222222"/>
              <w:sz w:val="20"/>
              <w:szCs w:val="20"/>
              <w:lang w:eastAsia="es-ES"/>
            </w:rPr>
          </w:rPrChange>
        </w:rPr>
        <w:t>cialmente un problema</w:t>
      </w:r>
      <w:r w:rsidRPr="00A879E9">
        <w:rPr>
          <w:rFonts w:asciiTheme="minorHAnsi" w:eastAsia="Times New Roman" w:hAnsiTheme="minorHAnsi" w:cs="Courier New"/>
          <w:color w:val="222222"/>
          <w:lang w:eastAsia="es-ES"/>
          <w:rPrChange w:id="702" w:author="Heleen Devos" w:date="2018-07-22T17:42:00Z">
            <w:rPr>
              <w:rFonts w:ascii="Courier New" w:eastAsia="Times New Roman" w:hAnsi="Courier New" w:cs="Courier New"/>
              <w:color w:val="222222"/>
              <w:sz w:val="20"/>
              <w:szCs w:val="20"/>
              <w:lang w:eastAsia="es-ES"/>
            </w:rPr>
          </w:rPrChange>
        </w:rPr>
        <w:t>, en el cual el banco (como principal) está usando a la firma (el agente) para generar recursos.</w:t>
      </w:r>
    </w:p>
    <w:p w14:paraId="1E3FD3CE" w14:textId="77777777" w:rsidR="006B1AA1" w:rsidRDefault="006B1AA1" w:rsidP="006B1AA1">
      <w:pPr>
        <w:autoSpaceDE w:val="0"/>
        <w:autoSpaceDN w:val="0"/>
        <w:adjustRightInd w:val="0"/>
        <w:spacing w:after="0" w:line="240" w:lineRule="auto"/>
        <w:rPr>
          <w:ins w:id="703" w:author="Eduardo Gonzalez" w:date="2018-07-30T10:23:00Z"/>
          <w:rFonts w:asciiTheme="minorHAnsi" w:eastAsia="Times New Roman" w:hAnsiTheme="minorHAnsi" w:cs="Courier New"/>
          <w:color w:val="222222"/>
          <w:lang w:eastAsia="es-ES"/>
        </w:rPr>
      </w:pPr>
    </w:p>
    <w:p w14:paraId="75ECC6C5" w14:textId="77777777" w:rsidR="00623F51" w:rsidRPr="00A879E9" w:rsidRDefault="00623F51" w:rsidP="006B1AA1">
      <w:pPr>
        <w:autoSpaceDE w:val="0"/>
        <w:autoSpaceDN w:val="0"/>
        <w:adjustRightInd w:val="0"/>
        <w:spacing w:after="0" w:line="240" w:lineRule="auto"/>
        <w:rPr>
          <w:rFonts w:asciiTheme="minorHAnsi" w:eastAsia="Times New Roman" w:hAnsiTheme="minorHAnsi" w:cs="Courier New"/>
          <w:color w:val="222222"/>
          <w:lang w:eastAsia="es-ES"/>
          <w:rPrChange w:id="704" w:author="Heleen Devos" w:date="2018-07-22T17:42:00Z">
            <w:rPr>
              <w:rFonts w:ascii="Courier New" w:eastAsia="Times New Roman" w:hAnsi="Courier New" w:cs="Courier New"/>
              <w:color w:val="222222"/>
              <w:sz w:val="20"/>
              <w:szCs w:val="20"/>
              <w:lang w:eastAsia="es-ES"/>
            </w:rPr>
          </w:rPrChange>
        </w:rPr>
      </w:pPr>
    </w:p>
    <w:p w14:paraId="11AD5809" w14:textId="6CE27B51" w:rsidR="006B1AA1" w:rsidRPr="004A0125" w:rsidDel="003E5443" w:rsidRDefault="00D80FA6">
      <w:pPr>
        <w:pStyle w:val="Prrafodelista"/>
        <w:numPr>
          <w:ilvl w:val="0"/>
          <w:numId w:val="28"/>
        </w:numPr>
        <w:autoSpaceDE w:val="0"/>
        <w:autoSpaceDN w:val="0"/>
        <w:adjustRightInd w:val="0"/>
        <w:spacing w:after="0" w:line="240" w:lineRule="auto"/>
        <w:rPr>
          <w:del w:id="705" w:author="Heleen Devos" w:date="2018-08-02T15:11:00Z"/>
          <w:rFonts w:asciiTheme="minorHAnsi" w:eastAsia="Times New Roman" w:hAnsiTheme="minorHAnsi" w:cs="Courier New"/>
          <w:color w:val="222222"/>
          <w:lang w:eastAsia="es-ES"/>
          <w:rPrChange w:id="706" w:author="Eduardo Gonzalez" w:date="2018-07-30T10:07:00Z">
            <w:rPr>
              <w:del w:id="707" w:author="Heleen Devos" w:date="2018-08-02T15:11:00Z"/>
              <w:rFonts w:ascii="Courier New" w:eastAsia="Times New Roman" w:hAnsi="Courier New" w:cs="Courier New"/>
              <w:color w:val="222222"/>
              <w:sz w:val="20"/>
              <w:szCs w:val="20"/>
              <w:lang w:eastAsia="es-ES"/>
            </w:rPr>
          </w:rPrChange>
        </w:rPr>
        <w:pPrChange w:id="708" w:author="Eduardo Gonzalez" w:date="2018-07-30T10:07:00Z">
          <w:pPr>
            <w:autoSpaceDE w:val="0"/>
            <w:autoSpaceDN w:val="0"/>
            <w:adjustRightInd w:val="0"/>
            <w:spacing w:after="0" w:line="240" w:lineRule="auto"/>
          </w:pPr>
        </w:pPrChange>
      </w:pPr>
      <w:r w:rsidRPr="004A0125">
        <w:rPr>
          <w:rFonts w:asciiTheme="minorHAnsi" w:eastAsia="Times New Roman" w:hAnsiTheme="minorHAnsi" w:cs="Courier New"/>
          <w:color w:val="222222"/>
          <w:lang w:eastAsia="es-ES"/>
          <w:rPrChange w:id="709" w:author="Eduardo Gonzalez" w:date="2018-07-30T10:07:00Z">
            <w:rPr>
              <w:rFonts w:ascii="Courier New" w:eastAsia="Times New Roman" w:hAnsi="Courier New" w:cs="Courier New"/>
              <w:color w:val="222222"/>
              <w:sz w:val="20"/>
              <w:szCs w:val="20"/>
              <w:lang w:eastAsia="es-ES"/>
            </w:rPr>
          </w:rPrChange>
        </w:rPr>
        <w:t>El caso de las</w:t>
      </w:r>
      <w:r w:rsidR="006B1AA1" w:rsidRPr="004A0125">
        <w:rPr>
          <w:rFonts w:asciiTheme="minorHAnsi" w:eastAsia="Times New Roman" w:hAnsiTheme="minorHAnsi" w:cs="Courier New"/>
          <w:color w:val="222222"/>
          <w:lang w:eastAsia="es-ES"/>
          <w:rPrChange w:id="710" w:author="Eduardo Gonzalez" w:date="2018-07-30T10:07:00Z">
            <w:rPr>
              <w:rFonts w:ascii="Courier New" w:eastAsia="Times New Roman" w:hAnsi="Courier New" w:cs="Courier New"/>
              <w:color w:val="222222"/>
              <w:sz w:val="20"/>
              <w:szCs w:val="20"/>
              <w:lang w:eastAsia="es-ES"/>
            </w:rPr>
          </w:rPrChange>
        </w:rPr>
        <w:t xml:space="preserve"> PyMEs</w:t>
      </w:r>
      <w:del w:id="711" w:author="Heleen Devos" w:date="2018-08-02T15:11:00Z">
        <w:r w:rsidR="006B1AA1" w:rsidRPr="004A0125" w:rsidDel="003E5443">
          <w:rPr>
            <w:rFonts w:asciiTheme="minorHAnsi" w:eastAsia="Times New Roman" w:hAnsiTheme="minorHAnsi" w:cs="Courier New"/>
            <w:color w:val="222222"/>
            <w:lang w:eastAsia="es-ES"/>
            <w:rPrChange w:id="712" w:author="Eduardo Gonzalez" w:date="2018-07-30T10:07:00Z">
              <w:rPr>
                <w:rFonts w:ascii="Courier New" w:eastAsia="Times New Roman" w:hAnsi="Courier New" w:cs="Courier New"/>
                <w:color w:val="222222"/>
                <w:sz w:val="20"/>
                <w:szCs w:val="20"/>
                <w:lang w:eastAsia="es-ES"/>
              </w:rPr>
            </w:rPrChange>
          </w:rPr>
          <w:delText>.</w:delText>
        </w:r>
      </w:del>
    </w:p>
    <w:p w14:paraId="42170EB6" w14:textId="77777777" w:rsidR="00D80FA6" w:rsidRPr="003E5443" w:rsidDel="003E5443" w:rsidRDefault="00D80FA6">
      <w:pPr>
        <w:pStyle w:val="Prrafodelista"/>
        <w:numPr>
          <w:ilvl w:val="0"/>
          <w:numId w:val="28"/>
        </w:numPr>
        <w:autoSpaceDE w:val="0"/>
        <w:autoSpaceDN w:val="0"/>
        <w:adjustRightInd w:val="0"/>
        <w:spacing w:after="0" w:line="240" w:lineRule="auto"/>
        <w:rPr>
          <w:ins w:id="713" w:author="Eduardo Gonzalez" w:date="2018-07-30T10:23:00Z"/>
          <w:del w:id="714" w:author="Heleen Devos" w:date="2018-08-02T15:11:00Z"/>
          <w:rFonts w:asciiTheme="minorHAnsi" w:eastAsia="Times New Roman" w:hAnsiTheme="minorHAnsi" w:cs="Courier New"/>
          <w:color w:val="222222"/>
          <w:lang w:eastAsia="es-ES"/>
          <w:rPrChange w:id="715" w:author="Heleen Devos" w:date="2018-08-02T15:11:00Z">
            <w:rPr>
              <w:ins w:id="716" w:author="Eduardo Gonzalez" w:date="2018-07-30T10:23:00Z"/>
              <w:del w:id="717" w:author="Heleen Devos" w:date="2018-08-02T15:11:00Z"/>
              <w:lang w:eastAsia="es-ES"/>
            </w:rPr>
          </w:rPrChange>
        </w:rPr>
        <w:pPrChange w:id="718" w:author="Heleen Devos" w:date="2018-08-02T15:11:00Z">
          <w:pPr>
            <w:autoSpaceDE w:val="0"/>
            <w:autoSpaceDN w:val="0"/>
            <w:adjustRightInd w:val="0"/>
            <w:spacing w:after="0" w:line="240" w:lineRule="auto"/>
          </w:pPr>
        </w:pPrChange>
      </w:pPr>
    </w:p>
    <w:p w14:paraId="17926576" w14:textId="77777777" w:rsidR="00623F51" w:rsidRPr="003E5443" w:rsidRDefault="00623F51">
      <w:pPr>
        <w:pStyle w:val="Prrafodelista"/>
        <w:numPr>
          <w:ilvl w:val="0"/>
          <w:numId w:val="28"/>
        </w:numPr>
        <w:autoSpaceDE w:val="0"/>
        <w:autoSpaceDN w:val="0"/>
        <w:adjustRightInd w:val="0"/>
        <w:spacing w:after="0" w:line="240" w:lineRule="auto"/>
        <w:rPr>
          <w:rFonts w:asciiTheme="minorHAnsi" w:eastAsia="Times New Roman" w:hAnsiTheme="minorHAnsi" w:cs="Courier New"/>
          <w:color w:val="222222"/>
          <w:lang w:eastAsia="es-ES"/>
          <w:rPrChange w:id="719" w:author="Heleen Devos" w:date="2018-08-02T15:11:00Z">
            <w:rPr>
              <w:rFonts w:ascii="Courier New" w:eastAsia="Times New Roman" w:hAnsi="Courier New" w:cs="Courier New"/>
              <w:color w:val="222222"/>
              <w:sz w:val="20"/>
              <w:szCs w:val="20"/>
              <w:lang w:eastAsia="es-ES"/>
            </w:rPr>
          </w:rPrChange>
        </w:rPr>
        <w:pPrChange w:id="720" w:author="Heleen Devos" w:date="2018-08-02T15:11:00Z">
          <w:pPr>
            <w:autoSpaceDE w:val="0"/>
            <w:autoSpaceDN w:val="0"/>
            <w:adjustRightInd w:val="0"/>
            <w:spacing w:after="0" w:line="240" w:lineRule="auto"/>
          </w:pPr>
        </w:pPrChange>
      </w:pPr>
    </w:p>
    <w:p w14:paraId="664B16F0" w14:textId="77777777" w:rsidR="00623F51" w:rsidRDefault="006B1AA1">
      <w:pPr>
        <w:autoSpaceDE w:val="0"/>
        <w:autoSpaceDN w:val="0"/>
        <w:adjustRightInd w:val="0"/>
        <w:spacing w:after="0" w:line="240" w:lineRule="auto"/>
        <w:jc w:val="both"/>
        <w:rPr>
          <w:ins w:id="721" w:author="Eduardo Gonzalez" w:date="2018-07-30T10:24:00Z"/>
          <w:rFonts w:asciiTheme="minorHAnsi" w:eastAsia="Times New Roman" w:hAnsiTheme="minorHAnsi" w:cs="Courier New"/>
          <w:color w:val="222222"/>
          <w:lang w:eastAsia="es-ES"/>
        </w:rPr>
        <w:pPrChange w:id="722" w:author="Eduardo Gonzalez" w:date="2018-07-30T10:24:00Z">
          <w:pPr>
            <w:autoSpaceDE w:val="0"/>
            <w:autoSpaceDN w:val="0"/>
            <w:adjustRightInd w:val="0"/>
            <w:spacing w:after="0" w:line="240" w:lineRule="auto"/>
          </w:pPr>
        </w:pPrChange>
      </w:pPr>
      <w:r w:rsidRPr="00A879E9">
        <w:rPr>
          <w:rFonts w:asciiTheme="minorHAnsi" w:eastAsia="Times New Roman" w:hAnsiTheme="minorHAnsi" w:cs="Courier New"/>
          <w:color w:val="222222"/>
          <w:lang w:eastAsia="es-ES"/>
          <w:rPrChange w:id="723" w:author="Heleen Devos" w:date="2018-07-22T17:42:00Z">
            <w:rPr>
              <w:rFonts w:ascii="Courier New" w:eastAsia="Times New Roman" w:hAnsi="Courier New" w:cs="Courier New"/>
              <w:color w:val="222222"/>
              <w:sz w:val="20"/>
              <w:szCs w:val="20"/>
              <w:lang w:eastAsia="es-ES"/>
            </w:rPr>
          </w:rPrChange>
        </w:rPr>
        <w:t xml:space="preserve">En orden para formar parte del contrato que lo liga al prestatario el banco requiere cierta información. En particular, debe asegurarse que el proyecto sea rentable y que exista capacidad gerencial para llevarlo a cabo. En condiciones de información perfecta los requerimientos de información no presentarían problemas. Sin embargo, los bancos y las firmas operan en un mundo incierto dónde la información no es perfecta y a menudo costosa de conseguir. </w:t>
      </w:r>
    </w:p>
    <w:p w14:paraId="099C33DD" w14:textId="69BBE26E" w:rsidR="006B1AA1" w:rsidRPr="00A879E9" w:rsidRDefault="006B1AA1">
      <w:pPr>
        <w:autoSpaceDE w:val="0"/>
        <w:autoSpaceDN w:val="0"/>
        <w:adjustRightInd w:val="0"/>
        <w:spacing w:after="0" w:line="240" w:lineRule="auto"/>
        <w:jc w:val="both"/>
        <w:rPr>
          <w:rFonts w:asciiTheme="minorHAnsi" w:eastAsia="Times New Roman" w:hAnsiTheme="minorHAnsi" w:cs="Courier New"/>
          <w:color w:val="222222"/>
          <w:lang w:eastAsia="es-ES"/>
          <w:rPrChange w:id="724" w:author="Heleen Devos" w:date="2018-07-22T17:42:00Z">
            <w:rPr>
              <w:rFonts w:ascii="Courier New" w:eastAsia="Times New Roman" w:hAnsi="Courier New" w:cs="Courier New"/>
              <w:color w:val="222222"/>
              <w:sz w:val="20"/>
              <w:szCs w:val="20"/>
              <w:lang w:eastAsia="es-ES"/>
            </w:rPr>
          </w:rPrChange>
        </w:rPr>
        <w:pPrChange w:id="725" w:author="Eduardo Gonzalez" w:date="2018-07-30T10:24:00Z">
          <w:pPr>
            <w:autoSpaceDE w:val="0"/>
            <w:autoSpaceDN w:val="0"/>
            <w:adjustRightInd w:val="0"/>
            <w:spacing w:after="0" w:line="240" w:lineRule="auto"/>
          </w:pPr>
        </w:pPrChange>
      </w:pPr>
      <w:r w:rsidRPr="00A879E9">
        <w:rPr>
          <w:rFonts w:asciiTheme="minorHAnsi" w:eastAsia="Times New Roman" w:hAnsiTheme="minorHAnsi" w:cs="Courier New"/>
          <w:color w:val="222222"/>
          <w:lang w:eastAsia="es-ES"/>
          <w:rPrChange w:id="726" w:author="Heleen Devos" w:date="2018-07-22T17:42:00Z">
            <w:rPr>
              <w:rFonts w:ascii="Courier New" w:eastAsia="Times New Roman" w:hAnsi="Courier New" w:cs="Courier New"/>
              <w:color w:val="222222"/>
              <w:sz w:val="20"/>
              <w:szCs w:val="20"/>
              <w:lang w:eastAsia="es-ES"/>
            </w:rPr>
          </w:rPrChange>
        </w:rPr>
        <w:t xml:space="preserve">El problema particular es que la distribución de información entre las partes del contrato es asimétrica. </w:t>
      </w:r>
    </w:p>
    <w:p w14:paraId="633A6C13" w14:textId="77777777" w:rsidR="001F16FB" w:rsidRDefault="006B1AA1">
      <w:pPr>
        <w:autoSpaceDE w:val="0"/>
        <w:autoSpaceDN w:val="0"/>
        <w:adjustRightInd w:val="0"/>
        <w:spacing w:after="0" w:line="240" w:lineRule="auto"/>
        <w:jc w:val="both"/>
        <w:rPr>
          <w:ins w:id="727" w:author="Heleen Devos" w:date="2018-07-22T17:54:00Z"/>
          <w:rFonts w:asciiTheme="minorHAnsi" w:eastAsia="Times New Roman" w:hAnsiTheme="minorHAnsi" w:cs="Courier New"/>
          <w:color w:val="222222"/>
          <w:lang w:eastAsia="es-ES"/>
        </w:rPr>
        <w:pPrChange w:id="728" w:author="Eduardo Gonzalez" w:date="2018-07-30T10:24:00Z">
          <w:pPr>
            <w:autoSpaceDE w:val="0"/>
            <w:autoSpaceDN w:val="0"/>
            <w:adjustRightInd w:val="0"/>
            <w:spacing w:after="0" w:line="240" w:lineRule="auto"/>
          </w:pPr>
        </w:pPrChange>
      </w:pPr>
      <w:r w:rsidRPr="00A879E9">
        <w:rPr>
          <w:rFonts w:asciiTheme="minorHAnsi" w:eastAsia="Times New Roman" w:hAnsiTheme="minorHAnsi" w:cs="Courier New"/>
          <w:color w:val="222222"/>
          <w:lang w:eastAsia="es-ES"/>
          <w:rPrChange w:id="729" w:author="Heleen Devos" w:date="2018-07-22T17:42:00Z">
            <w:rPr>
              <w:rFonts w:ascii="Courier New" w:eastAsia="Times New Roman" w:hAnsi="Courier New" w:cs="Courier New"/>
              <w:color w:val="222222"/>
              <w:sz w:val="20"/>
              <w:szCs w:val="20"/>
              <w:lang w:eastAsia="es-ES"/>
            </w:rPr>
          </w:rPrChange>
        </w:rPr>
        <w:t xml:space="preserve">Esto es, hay ciertos tipos de información que tienen efecto material en el contrato, que pueden estar disponibles para los agentes pero no para el principal. </w:t>
      </w:r>
    </w:p>
    <w:p w14:paraId="66C37413" w14:textId="77777777" w:rsidR="001F16FB" w:rsidRDefault="001F16FB">
      <w:pPr>
        <w:autoSpaceDE w:val="0"/>
        <w:autoSpaceDN w:val="0"/>
        <w:adjustRightInd w:val="0"/>
        <w:spacing w:after="0" w:line="240" w:lineRule="auto"/>
        <w:jc w:val="both"/>
        <w:rPr>
          <w:ins w:id="730" w:author="Heleen Devos" w:date="2018-07-22T17:54:00Z"/>
          <w:rFonts w:asciiTheme="minorHAnsi" w:eastAsia="Times New Roman" w:hAnsiTheme="minorHAnsi" w:cs="Courier New"/>
          <w:color w:val="222222"/>
          <w:lang w:eastAsia="es-ES"/>
        </w:rPr>
        <w:pPrChange w:id="731" w:author="Eduardo Gonzalez" w:date="2018-07-30T10:24:00Z">
          <w:pPr>
            <w:autoSpaceDE w:val="0"/>
            <w:autoSpaceDN w:val="0"/>
            <w:adjustRightInd w:val="0"/>
            <w:spacing w:after="0" w:line="240" w:lineRule="auto"/>
          </w:pPr>
        </w:pPrChange>
      </w:pPr>
    </w:p>
    <w:p w14:paraId="487E4D4C" w14:textId="53510897" w:rsidR="00BD7AC9" w:rsidRPr="00A879E9" w:rsidRDefault="006B1AA1">
      <w:pPr>
        <w:autoSpaceDE w:val="0"/>
        <w:autoSpaceDN w:val="0"/>
        <w:adjustRightInd w:val="0"/>
        <w:spacing w:after="0" w:line="240" w:lineRule="auto"/>
        <w:jc w:val="both"/>
        <w:rPr>
          <w:rFonts w:asciiTheme="minorHAnsi" w:eastAsia="Times New Roman" w:hAnsiTheme="minorHAnsi" w:cs="Courier New"/>
          <w:color w:val="222222"/>
          <w:lang w:eastAsia="es-ES"/>
          <w:rPrChange w:id="732" w:author="Heleen Devos" w:date="2018-07-22T17:42:00Z">
            <w:rPr>
              <w:rFonts w:ascii="Courier New" w:eastAsia="Times New Roman" w:hAnsi="Courier New" w:cs="Courier New"/>
              <w:color w:val="222222"/>
              <w:sz w:val="20"/>
              <w:szCs w:val="20"/>
              <w:lang w:eastAsia="es-ES"/>
            </w:rPr>
          </w:rPrChange>
        </w:rPr>
        <w:pPrChange w:id="733" w:author="Eduardo Gonzalez" w:date="2018-07-30T10:24:00Z">
          <w:pPr>
            <w:autoSpaceDE w:val="0"/>
            <w:autoSpaceDN w:val="0"/>
            <w:adjustRightInd w:val="0"/>
            <w:spacing w:after="0" w:line="240" w:lineRule="auto"/>
          </w:pPr>
        </w:pPrChange>
      </w:pPr>
      <w:r w:rsidRPr="00A879E9">
        <w:rPr>
          <w:rFonts w:asciiTheme="minorHAnsi" w:eastAsia="Times New Roman" w:hAnsiTheme="minorHAnsi" w:cs="Courier New"/>
          <w:color w:val="222222"/>
          <w:lang w:eastAsia="es-ES"/>
          <w:rPrChange w:id="734" w:author="Heleen Devos" w:date="2018-07-22T17:42:00Z">
            <w:rPr>
              <w:rFonts w:ascii="Courier New" w:eastAsia="Times New Roman" w:hAnsi="Courier New" w:cs="Courier New"/>
              <w:color w:val="222222"/>
              <w:sz w:val="20"/>
              <w:szCs w:val="20"/>
              <w:lang w:eastAsia="es-ES"/>
            </w:rPr>
          </w:rPrChange>
        </w:rPr>
        <w:t xml:space="preserve">Esta distribución asimétrica de la información entre las partes se agudiza en la PyMEs ya que presentan problemas con: </w:t>
      </w:r>
    </w:p>
    <w:p w14:paraId="3068364D" w14:textId="77777777" w:rsidR="00BE43F8" w:rsidRPr="00A879E9" w:rsidRDefault="00BE43F8">
      <w:pPr>
        <w:autoSpaceDE w:val="0"/>
        <w:autoSpaceDN w:val="0"/>
        <w:adjustRightInd w:val="0"/>
        <w:spacing w:after="0" w:line="240" w:lineRule="auto"/>
        <w:jc w:val="both"/>
        <w:rPr>
          <w:rFonts w:asciiTheme="minorHAnsi" w:eastAsia="Times New Roman" w:hAnsiTheme="minorHAnsi" w:cs="Courier New"/>
          <w:color w:val="222222"/>
          <w:lang w:eastAsia="es-ES"/>
          <w:rPrChange w:id="735" w:author="Heleen Devos" w:date="2018-07-22T17:42:00Z">
            <w:rPr>
              <w:rFonts w:ascii="Courier New" w:eastAsia="Times New Roman" w:hAnsi="Courier New" w:cs="Courier New"/>
              <w:color w:val="222222"/>
              <w:sz w:val="20"/>
              <w:szCs w:val="20"/>
              <w:lang w:eastAsia="es-ES"/>
            </w:rPr>
          </w:rPrChange>
        </w:rPr>
        <w:pPrChange w:id="736" w:author="Eduardo Gonzalez" w:date="2018-07-30T10:24:00Z">
          <w:pPr>
            <w:autoSpaceDE w:val="0"/>
            <w:autoSpaceDN w:val="0"/>
            <w:adjustRightInd w:val="0"/>
            <w:spacing w:after="0" w:line="240" w:lineRule="auto"/>
          </w:pPr>
        </w:pPrChange>
      </w:pPr>
    </w:p>
    <w:p w14:paraId="28F7EBB6" w14:textId="7D2F9E2B" w:rsidR="00BD7AC9" w:rsidRPr="00A879E9" w:rsidRDefault="004A0125">
      <w:pPr>
        <w:autoSpaceDE w:val="0"/>
        <w:autoSpaceDN w:val="0"/>
        <w:adjustRightInd w:val="0"/>
        <w:spacing w:after="0" w:line="240" w:lineRule="auto"/>
        <w:jc w:val="both"/>
        <w:rPr>
          <w:rFonts w:asciiTheme="minorHAnsi" w:eastAsia="Times New Roman" w:hAnsiTheme="minorHAnsi" w:cs="Courier New"/>
          <w:color w:val="222222"/>
          <w:lang w:eastAsia="es-ES"/>
          <w:rPrChange w:id="737" w:author="Heleen Devos" w:date="2018-07-22T17:42:00Z">
            <w:rPr>
              <w:rFonts w:ascii="Courier New" w:eastAsia="Times New Roman" w:hAnsi="Courier New" w:cs="Courier New"/>
              <w:color w:val="222222"/>
              <w:sz w:val="20"/>
              <w:szCs w:val="20"/>
              <w:lang w:eastAsia="es-ES"/>
            </w:rPr>
          </w:rPrChange>
        </w:rPr>
        <w:pPrChange w:id="738" w:author="Eduardo Gonzalez" w:date="2018-07-30T10:24:00Z">
          <w:pPr>
            <w:autoSpaceDE w:val="0"/>
            <w:autoSpaceDN w:val="0"/>
            <w:adjustRightInd w:val="0"/>
            <w:spacing w:after="0" w:line="240" w:lineRule="auto"/>
          </w:pPr>
        </w:pPrChange>
      </w:pPr>
      <w:ins w:id="739" w:author="Eduardo Gonzalez" w:date="2018-07-30T10:15:00Z">
        <w:r>
          <w:rPr>
            <w:rFonts w:asciiTheme="minorHAnsi" w:eastAsia="Times New Roman" w:hAnsiTheme="minorHAnsi" w:cs="Courier New"/>
            <w:color w:val="222222"/>
            <w:lang w:eastAsia="es-ES"/>
          </w:rPr>
          <w:t>- L</w:t>
        </w:r>
      </w:ins>
      <w:del w:id="740" w:author="Eduardo Gonzalez" w:date="2018-07-30T10:15:00Z">
        <w:r w:rsidR="006B1AA1" w:rsidRPr="00A879E9" w:rsidDel="004A0125">
          <w:rPr>
            <w:rFonts w:asciiTheme="minorHAnsi" w:eastAsia="Times New Roman" w:hAnsiTheme="minorHAnsi" w:cs="Courier New"/>
            <w:color w:val="222222"/>
            <w:lang w:eastAsia="es-ES"/>
            <w:rPrChange w:id="741" w:author="Heleen Devos" w:date="2018-07-22T17:42:00Z">
              <w:rPr>
                <w:rFonts w:ascii="Courier New" w:eastAsia="Times New Roman" w:hAnsi="Courier New" w:cs="Courier New"/>
                <w:color w:val="222222"/>
                <w:sz w:val="20"/>
                <w:szCs w:val="20"/>
                <w:lang w:eastAsia="es-ES"/>
              </w:rPr>
            </w:rPrChange>
          </w:rPr>
          <w:delText>a) l</w:delText>
        </w:r>
      </w:del>
      <w:r w:rsidR="006B1AA1" w:rsidRPr="00A879E9">
        <w:rPr>
          <w:rFonts w:asciiTheme="minorHAnsi" w:eastAsia="Times New Roman" w:hAnsiTheme="minorHAnsi" w:cs="Courier New"/>
          <w:color w:val="222222"/>
          <w:lang w:eastAsia="es-ES"/>
          <w:rPrChange w:id="742" w:author="Heleen Devos" w:date="2018-07-22T17:42:00Z">
            <w:rPr>
              <w:rFonts w:ascii="Courier New" w:eastAsia="Times New Roman" w:hAnsi="Courier New" w:cs="Courier New"/>
              <w:color w:val="222222"/>
              <w:sz w:val="20"/>
              <w:szCs w:val="20"/>
              <w:lang w:eastAsia="es-ES"/>
            </w:rPr>
          </w:rPrChange>
        </w:rPr>
        <w:t>a calidad del proyecto en término</w:t>
      </w:r>
      <w:r w:rsidR="00BD7AC9" w:rsidRPr="00A879E9">
        <w:rPr>
          <w:rFonts w:asciiTheme="minorHAnsi" w:eastAsia="Times New Roman" w:hAnsiTheme="minorHAnsi" w:cs="Courier New"/>
          <w:color w:val="222222"/>
          <w:lang w:eastAsia="es-ES"/>
          <w:rPrChange w:id="743" w:author="Heleen Devos" w:date="2018-07-22T17:42:00Z">
            <w:rPr>
              <w:rFonts w:ascii="Courier New" w:eastAsia="Times New Roman" w:hAnsi="Courier New" w:cs="Courier New"/>
              <w:color w:val="222222"/>
              <w:sz w:val="20"/>
              <w:szCs w:val="20"/>
              <w:lang w:eastAsia="es-ES"/>
            </w:rPr>
          </w:rPrChange>
        </w:rPr>
        <w:t>s de la rentabilidad del mismo</w:t>
      </w:r>
    </w:p>
    <w:p w14:paraId="4A1A6063" w14:textId="5BAE4CE6" w:rsidR="006B1AA1" w:rsidRPr="00A879E9" w:rsidRDefault="004A0125">
      <w:pPr>
        <w:autoSpaceDE w:val="0"/>
        <w:autoSpaceDN w:val="0"/>
        <w:adjustRightInd w:val="0"/>
        <w:spacing w:after="0" w:line="240" w:lineRule="auto"/>
        <w:jc w:val="both"/>
        <w:rPr>
          <w:rFonts w:asciiTheme="minorHAnsi" w:eastAsia="Times New Roman" w:hAnsiTheme="minorHAnsi" w:cs="Courier New"/>
          <w:color w:val="222222"/>
          <w:lang w:eastAsia="es-ES"/>
          <w:rPrChange w:id="744" w:author="Heleen Devos" w:date="2018-07-22T17:42:00Z">
            <w:rPr>
              <w:rFonts w:ascii="Courier New" w:eastAsia="Times New Roman" w:hAnsi="Courier New" w:cs="Courier New"/>
              <w:color w:val="222222"/>
              <w:sz w:val="20"/>
              <w:szCs w:val="20"/>
              <w:lang w:eastAsia="es-ES"/>
            </w:rPr>
          </w:rPrChange>
        </w:rPr>
        <w:pPrChange w:id="745" w:author="Eduardo Gonzalez" w:date="2018-07-30T10:24:00Z">
          <w:pPr>
            <w:autoSpaceDE w:val="0"/>
            <w:autoSpaceDN w:val="0"/>
            <w:adjustRightInd w:val="0"/>
            <w:spacing w:after="0" w:line="240" w:lineRule="auto"/>
          </w:pPr>
        </w:pPrChange>
      </w:pPr>
      <w:ins w:id="746" w:author="Eduardo Gonzalez" w:date="2018-07-30T10:15:00Z">
        <w:r>
          <w:rPr>
            <w:rFonts w:asciiTheme="minorHAnsi" w:eastAsia="Times New Roman" w:hAnsiTheme="minorHAnsi" w:cs="Courier New"/>
            <w:color w:val="222222"/>
            <w:lang w:eastAsia="es-ES"/>
          </w:rPr>
          <w:t xml:space="preserve">- </w:t>
        </w:r>
      </w:ins>
      <w:del w:id="747" w:author="Eduardo Gonzalez" w:date="2018-07-30T10:15:00Z">
        <w:r w:rsidR="006B1AA1" w:rsidRPr="00A879E9" w:rsidDel="004A0125">
          <w:rPr>
            <w:rFonts w:asciiTheme="minorHAnsi" w:eastAsia="Times New Roman" w:hAnsiTheme="minorHAnsi" w:cs="Courier New"/>
            <w:color w:val="222222"/>
            <w:lang w:eastAsia="es-ES"/>
            <w:rPrChange w:id="748" w:author="Heleen Devos" w:date="2018-07-22T17:42:00Z">
              <w:rPr>
                <w:rFonts w:ascii="Courier New" w:eastAsia="Times New Roman" w:hAnsi="Courier New" w:cs="Courier New"/>
                <w:color w:val="222222"/>
                <w:sz w:val="20"/>
                <w:szCs w:val="20"/>
                <w:lang w:eastAsia="es-ES"/>
              </w:rPr>
            </w:rPrChange>
          </w:rPr>
          <w:delText>b) l</w:delText>
        </w:r>
      </w:del>
      <w:ins w:id="749" w:author="Eduardo Gonzalez" w:date="2018-07-30T10:15:00Z">
        <w:r>
          <w:rPr>
            <w:rFonts w:asciiTheme="minorHAnsi" w:eastAsia="Times New Roman" w:hAnsiTheme="minorHAnsi" w:cs="Courier New"/>
            <w:color w:val="222222"/>
            <w:lang w:eastAsia="es-ES"/>
          </w:rPr>
          <w:t>L</w:t>
        </w:r>
      </w:ins>
      <w:r w:rsidR="006B1AA1" w:rsidRPr="00A879E9">
        <w:rPr>
          <w:rFonts w:asciiTheme="minorHAnsi" w:eastAsia="Times New Roman" w:hAnsiTheme="minorHAnsi" w:cs="Courier New"/>
          <w:color w:val="222222"/>
          <w:lang w:eastAsia="es-ES"/>
          <w:rPrChange w:id="750" w:author="Heleen Devos" w:date="2018-07-22T17:42:00Z">
            <w:rPr>
              <w:rFonts w:ascii="Courier New" w:eastAsia="Times New Roman" w:hAnsi="Courier New" w:cs="Courier New"/>
              <w:color w:val="222222"/>
              <w:sz w:val="20"/>
              <w:szCs w:val="20"/>
              <w:lang w:eastAsia="es-ES"/>
            </w:rPr>
          </w:rPrChange>
        </w:rPr>
        <w:t>as características del agente o prestatario en términos de la confiabilidad del repago.</w:t>
      </w:r>
    </w:p>
    <w:p w14:paraId="70F08370" w14:textId="77777777" w:rsidR="00BD7AC9" w:rsidRPr="00A879E9" w:rsidRDefault="00BD7AC9">
      <w:pPr>
        <w:autoSpaceDE w:val="0"/>
        <w:autoSpaceDN w:val="0"/>
        <w:adjustRightInd w:val="0"/>
        <w:spacing w:after="0" w:line="240" w:lineRule="auto"/>
        <w:jc w:val="both"/>
        <w:rPr>
          <w:rFonts w:asciiTheme="minorHAnsi" w:eastAsia="Times New Roman" w:hAnsiTheme="minorHAnsi" w:cs="Courier New"/>
          <w:color w:val="222222"/>
          <w:lang w:eastAsia="es-ES"/>
          <w:rPrChange w:id="751" w:author="Heleen Devos" w:date="2018-07-22T17:42:00Z">
            <w:rPr>
              <w:rFonts w:ascii="Courier New" w:eastAsia="Times New Roman" w:hAnsi="Courier New" w:cs="Courier New"/>
              <w:color w:val="222222"/>
              <w:sz w:val="20"/>
              <w:szCs w:val="20"/>
              <w:lang w:eastAsia="es-ES"/>
            </w:rPr>
          </w:rPrChange>
        </w:rPr>
        <w:pPrChange w:id="752" w:author="Eduardo Gonzalez" w:date="2018-07-30T10:24:00Z">
          <w:pPr>
            <w:autoSpaceDE w:val="0"/>
            <w:autoSpaceDN w:val="0"/>
            <w:adjustRightInd w:val="0"/>
            <w:spacing w:after="0" w:line="240" w:lineRule="auto"/>
          </w:pPr>
        </w:pPrChange>
      </w:pPr>
    </w:p>
    <w:p w14:paraId="55EF58D8" w14:textId="77777777" w:rsidR="00BD7AC9" w:rsidRPr="00A879E9" w:rsidRDefault="00BE43F8">
      <w:pPr>
        <w:autoSpaceDE w:val="0"/>
        <w:autoSpaceDN w:val="0"/>
        <w:adjustRightInd w:val="0"/>
        <w:spacing w:after="0" w:line="240" w:lineRule="auto"/>
        <w:jc w:val="both"/>
        <w:rPr>
          <w:rFonts w:asciiTheme="minorHAnsi" w:eastAsia="Times New Roman" w:hAnsiTheme="minorHAnsi" w:cs="Courier New"/>
          <w:color w:val="222222"/>
          <w:lang w:eastAsia="es-ES"/>
          <w:rPrChange w:id="753" w:author="Heleen Devos" w:date="2018-07-22T17:42:00Z">
            <w:rPr>
              <w:rFonts w:ascii="Courier New" w:eastAsia="Times New Roman" w:hAnsi="Courier New" w:cs="Courier New"/>
              <w:color w:val="222222"/>
              <w:sz w:val="20"/>
              <w:szCs w:val="20"/>
              <w:lang w:eastAsia="es-ES"/>
            </w:rPr>
          </w:rPrChange>
        </w:rPr>
        <w:pPrChange w:id="754" w:author="Eduardo Gonzalez" w:date="2018-07-30T10:24:00Z">
          <w:pPr>
            <w:autoSpaceDE w:val="0"/>
            <w:autoSpaceDN w:val="0"/>
            <w:adjustRightInd w:val="0"/>
            <w:spacing w:after="0" w:line="240" w:lineRule="auto"/>
          </w:pPr>
        </w:pPrChange>
      </w:pPr>
      <w:r w:rsidRPr="00A879E9">
        <w:rPr>
          <w:rFonts w:asciiTheme="minorHAnsi" w:eastAsia="Times New Roman" w:hAnsiTheme="minorHAnsi" w:cs="Courier New"/>
          <w:color w:val="222222"/>
          <w:lang w:eastAsia="es-ES"/>
          <w:rPrChange w:id="755" w:author="Heleen Devos" w:date="2018-07-22T17:42:00Z">
            <w:rPr>
              <w:rFonts w:ascii="Courier New" w:eastAsia="Times New Roman" w:hAnsi="Courier New" w:cs="Courier New"/>
              <w:color w:val="222222"/>
              <w:sz w:val="20"/>
              <w:szCs w:val="20"/>
              <w:lang w:eastAsia="es-ES"/>
            </w:rPr>
          </w:rPrChange>
        </w:rPr>
        <w:t>Por otra parte, l</w:t>
      </w:r>
      <w:r w:rsidR="006B1AA1" w:rsidRPr="00A879E9">
        <w:rPr>
          <w:rFonts w:asciiTheme="minorHAnsi" w:eastAsia="Times New Roman" w:hAnsiTheme="minorHAnsi" w:cs="Courier New"/>
          <w:color w:val="222222"/>
          <w:lang w:eastAsia="es-ES"/>
          <w:rPrChange w:id="756" w:author="Heleen Devos" w:date="2018-07-22T17:42:00Z">
            <w:rPr>
              <w:rFonts w:ascii="Courier New" w:eastAsia="Times New Roman" w:hAnsi="Courier New" w:cs="Courier New"/>
              <w:color w:val="222222"/>
              <w:sz w:val="20"/>
              <w:szCs w:val="20"/>
              <w:lang w:eastAsia="es-ES"/>
            </w:rPr>
          </w:rPrChange>
        </w:rPr>
        <w:t>os Bancos no cuentan en sus estructuras con Departamentos especializados en PyMEs. Esto implica que las entidades financieras no posean un conocimiento amplio de la totalidad de los mercados. Asimismo, las PyMEs presentan habitualmente un bajo profesionalismo en el staff gerencial, lo que implica que posean</w:t>
      </w:r>
      <w:r w:rsidR="00BD7AC9" w:rsidRPr="00A879E9">
        <w:rPr>
          <w:rFonts w:asciiTheme="minorHAnsi" w:eastAsia="Times New Roman" w:hAnsiTheme="minorHAnsi" w:cs="Courier New"/>
          <w:color w:val="222222"/>
          <w:lang w:eastAsia="es-ES"/>
          <w:rPrChange w:id="757" w:author="Heleen Devos" w:date="2018-07-22T17:42:00Z">
            <w:rPr>
              <w:rFonts w:ascii="Courier New" w:eastAsia="Times New Roman" w:hAnsi="Courier New" w:cs="Courier New"/>
              <w:color w:val="222222"/>
              <w:sz w:val="20"/>
              <w:szCs w:val="20"/>
              <w:lang w:eastAsia="es-ES"/>
            </w:rPr>
          </w:rPrChange>
        </w:rPr>
        <w:t xml:space="preserve"> dificultades para proveer información a los bancos.</w:t>
      </w:r>
    </w:p>
    <w:p w14:paraId="5A304BBB" w14:textId="77777777" w:rsidR="00BE43F8" w:rsidRPr="00A879E9" w:rsidRDefault="00BE43F8" w:rsidP="00BD7AC9">
      <w:pPr>
        <w:autoSpaceDE w:val="0"/>
        <w:autoSpaceDN w:val="0"/>
        <w:adjustRightInd w:val="0"/>
        <w:spacing w:after="0" w:line="240" w:lineRule="auto"/>
        <w:rPr>
          <w:rFonts w:asciiTheme="minorHAnsi" w:eastAsia="Times New Roman" w:hAnsiTheme="minorHAnsi" w:cs="Courier New"/>
          <w:color w:val="222222"/>
          <w:lang w:eastAsia="es-ES"/>
          <w:rPrChange w:id="758" w:author="Heleen Devos" w:date="2018-07-22T17:42:00Z">
            <w:rPr>
              <w:rFonts w:ascii="Courier New" w:eastAsia="Times New Roman" w:hAnsi="Courier New" w:cs="Courier New"/>
              <w:color w:val="222222"/>
              <w:sz w:val="20"/>
              <w:szCs w:val="20"/>
              <w:lang w:eastAsia="es-ES"/>
            </w:rPr>
          </w:rPrChange>
        </w:rPr>
      </w:pPr>
    </w:p>
    <w:p w14:paraId="09D6290B" w14:textId="6D8FE340" w:rsidR="006B1AA1" w:rsidRPr="00A879E9" w:rsidRDefault="00BD7AC9">
      <w:pPr>
        <w:autoSpaceDE w:val="0"/>
        <w:autoSpaceDN w:val="0"/>
        <w:adjustRightInd w:val="0"/>
        <w:spacing w:after="0" w:line="240" w:lineRule="auto"/>
        <w:jc w:val="both"/>
        <w:rPr>
          <w:rFonts w:asciiTheme="minorHAnsi" w:eastAsia="Times New Roman" w:hAnsiTheme="minorHAnsi" w:cs="Courier New"/>
          <w:color w:val="222222"/>
          <w:lang w:eastAsia="es-ES"/>
          <w:rPrChange w:id="759" w:author="Heleen Devos" w:date="2018-07-22T17:42:00Z">
            <w:rPr>
              <w:rFonts w:ascii="Courier New" w:eastAsia="Times New Roman" w:hAnsi="Courier New" w:cs="Courier New"/>
              <w:color w:val="222222"/>
              <w:sz w:val="20"/>
              <w:szCs w:val="20"/>
              <w:lang w:eastAsia="es-ES"/>
            </w:rPr>
          </w:rPrChange>
        </w:rPr>
        <w:pPrChange w:id="760" w:author="Eduardo Gonzalez" w:date="2018-07-30T10:24:00Z">
          <w:pPr>
            <w:autoSpaceDE w:val="0"/>
            <w:autoSpaceDN w:val="0"/>
            <w:adjustRightInd w:val="0"/>
            <w:spacing w:after="0" w:line="240" w:lineRule="auto"/>
          </w:pPr>
        </w:pPrChange>
      </w:pPr>
      <w:r w:rsidRPr="00A879E9">
        <w:rPr>
          <w:rFonts w:asciiTheme="minorHAnsi" w:eastAsia="Times New Roman" w:hAnsiTheme="minorHAnsi" w:cs="Courier New"/>
          <w:color w:val="222222"/>
          <w:lang w:eastAsia="es-ES"/>
          <w:rPrChange w:id="761" w:author="Heleen Devos" w:date="2018-07-22T17:42:00Z">
            <w:rPr>
              <w:rFonts w:ascii="Courier New" w:eastAsia="Times New Roman" w:hAnsi="Courier New" w:cs="Courier New"/>
              <w:color w:val="222222"/>
              <w:sz w:val="20"/>
              <w:szCs w:val="20"/>
              <w:lang w:eastAsia="es-ES"/>
            </w:rPr>
          </w:rPrChange>
        </w:rPr>
        <w:t xml:space="preserve">En lo referido a las características de los prestatarios es muy difícil conocer a priori cuál será la conducta esperada de los mismos. Esta situación se agrava dada la alta tasa de natalidad/mortalidad de las PyMEs, </w:t>
      </w:r>
      <w:r w:rsidR="00BE43F8" w:rsidRPr="00A879E9">
        <w:rPr>
          <w:rFonts w:asciiTheme="minorHAnsi" w:eastAsia="Times New Roman" w:hAnsiTheme="minorHAnsi" w:cs="Courier New"/>
          <w:color w:val="222222"/>
          <w:lang w:eastAsia="es-ES"/>
          <w:rPrChange w:id="762" w:author="Heleen Devos" w:date="2018-07-22T17:42:00Z">
            <w:rPr>
              <w:rFonts w:ascii="Courier New" w:eastAsia="Times New Roman" w:hAnsi="Courier New" w:cs="Courier New"/>
              <w:color w:val="222222"/>
              <w:sz w:val="20"/>
              <w:szCs w:val="20"/>
              <w:lang w:eastAsia="es-ES"/>
            </w:rPr>
          </w:rPrChange>
        </w:rPr>
        <w:t xml:space="preserve">la cual </w:t>
      </w:r>
      <w:r w:rsidRPr="00A879E9">
        <w:rPr>
          <w:rFonts w:asciiTheme="minorHAnsi" w:eastAsia="Times New Roman" w:hAnsiTheme="minorHAnsi" w:cs="Courier New"/>
          <w:color w:val="222222"/>
          <w:lang w:eastAsia="es-ES"/>
          <w:rPrChange w:id="763" w:author="Heleen Devos" w:date="2018-07-22T17:42:00Z">
            <w:rPr>
              <w:rFonts w:ascii="Courier New" w:eastAsia="Times New Roman" w:hAnsi="Courier New" w:cs="Courier New"/>
              <w:color w:val="222222"/>
              <w:sz w:val="20"/>
              <w:szCs w:val="20"/>
              <w:lang w:eastAsia="es-ES"/>
            </w:rPr>
          </w:rPrChange>
        </w:rPr>
        <w:t>es explicada en parte por el hecho de que las PyMEs, son generalmente empresas monoproducto y por lo tanto no pueden diversificar el riego de default de sus demandas. Como consecuencia poseen un riesgo mayor que el promedio del mercado.</w:t>
      </w:r>
    </w:p>
    <w:p w14:paraId="77F131E1" w14:textId="77777777" w:rsidR="00BE43F8" w:rsidRPr="00A879E9" w:rsidRDefault="00BE43F8" w:rsidP="00BD7AC9">
      <w:pPr>
        <w:autoSpaceDE w:val="0"/>
        <w:autoSpaceDN w:val="0"/>
        <w:adjustRightInd w:val="0"/>
        <w:spacing w:after="0" w:line="240" w:lineRule="auto"/>
        <w:rPr>
          <w:rFonts w:asciiTheme="minorHAnsi" w:eastAsia="Times New Roman" w:hAnsiTheme="minorHAnsi" w:cs="Courier New"/>
          <w:color w:val="222222"/>
          <w:lang w:eastAsia="es-ES"/>
          <w:rPrChange w:id="764" w:author="Heleen Devos" w:date="2018-07-22T17:42:00Z">
            <w:rPr>
              <w:rFonts w:ascii="Courier New" w:eastAsia="Times New Roman" w:hAnsi="Courier New" w:cs="Courier New"/>
              <w:color w:val="222222"/>
              <w:sz w:val="20"/>
              <w:szCs w:val="20"/>
              <w:lang w:eastAsia="es-ES"/>
            </w:rPr>
          </w:rPrChange>
        </w:rPr>
      </w:pPr>
    </w:p>
    <w:p w14:paraId="7B138F5A" w14:textId="77777777" w:rsidR="00BE43F8" w:rsidRPr="00A879E9" w:rsidDel="001F16FB" w:rsidRDefault="00BE43F8" w:rsidP="00BD7AC9">
      <w:pPr>
        <w:autoSpaceDE w:val="0"/>
        <w:autoSpaceDN w:val="0"/>
        <w:adjustRightInd w:val="0"/>
        <w:spacing w:after="0" w:line="240" w:lineRule="auto"/>
        <w:rPr>
          <w:del w:id="765" w:author="Heleen Devos" w:date="2018-07-22T17:54:00Z"/>
          <w:rFonts w:asciiTheme="minorHAnsi" w:eastAsia="Times New Roman" w:hAnsiTheme="minorHAnsi" w:cs="Courier New"/>
          <w:color w:val="222222"/>
          <w:lang w:eastAsia="es-ES"/>
          <w:rPrChange w:id="766" w:author="Heleen Devos" w:date="2018-07-22T17:42:00Z">
            <w:rPr>
              <w:del w:id="767" w:author="Heleen Devos" w:date="2018-07-22T17:54:00Z"/>
              <w:rFonts w:ascii="Courier New" w:eastAsia="Times New Roman" w:hAnsi="Courier New" w:cs="Courier New"/>
              <w:color w:val="222222"/>
              <w:sz w:val="20"/>
              <w:szCs w:val="20"/>
              <w:lang w:eastAsia="es-ES"/>
            </w:rPr>
          </w:rPrChange>
        </w:rPr>
      </w:pPr>
    </w:p>
    <w:p w14:paraId="386F7166" w14:textId="77777777" w:rsidR="00BE43F8" w:rsidRPr="00A879E9" w:rsidDel="001F16FB" w:rsidRDefault="00BE43F8" w:rsidP="00BD7AC9">
      <w:pPr>
        <w:autoSpaceDE w:val="0"/>
        <w:autoSpaceDN w:val="0"/>
        <w:adjustRightInd w:val="0"/>
        <w:spacing w:after="0" w:line="240" w:lineRule="auto"/>
        <w:rPr>
          <w:del w:id="768" w:author="Heleen Devos" w:date="2018-07-22T17:54:00Z"/>
          <w:rFonts w:asciiTheme="minorHAnsi" w:eastAsia="Times New Roman" w:hAnsiTheme="minorHAnsi" w:cs="Courier New"/>
          <w:color w:val="222222"/>
          <w:lang w:eastAsia="es-ES"/>
          <w:rPrChange w:id="769" w:author="Heleen Devos" w:date="2018-07-22T17:42:00Z">
            <w:rPr>
              <w:del w:id="770" w:author="Heleen Devos" w:date="2018-07-22T17:54:00Z"/>
              <w:rFonts w:ascii="Courier New" w:eastAsia="Times New Roman" w:hAnsi="Courier New" w:cs="Courier New"/>
              <w:color w:val="222222"/>
              <w:sz w:val="20"/>
              <w:szCs w:val="20"/>
              <w:lang w:eastAsia="es-ES"/>
            </w:rPr>
          </w:rPrChange>
        </w:rPr>
      </w:pPr>
    </w:p>
    <w:p w14:paraId="265E19B8" w14:textId="77777777" w:rsidR="00BE43F8" w:rsidRPr="00A879E9" w:rsidDel="001F16FB" w:rsidRDefault="00BE43F8" w:rsidP="00BD7AC9">
      <w:pPr>
        <w:autoSpaceDE w:val="0"/>
        <w:autoSpaceDN w:val="0"/>
        <w:adjustRightInd w:val="0"/>
        <w:spacing w:after="0" w:line="240" w:lineRule="auto"/>
        <w:rPr>
          <w:del w:id="771" w:author="Heleen Devos" w:date="2018-07-22T17:54:00Z"/>
          <w:rFonts w:asciiTheme="minorHAnsi" w:eastAsia="Times New Roman" w:hAnsiTheme="minorHAnsi" w:cs="Courier New"/>
          <w:color w:val="222222"/>
          <w:lang w:eastAsia="es-ES"/>
          <w:rPrChange w:id="772" w:author="Heleen Devos" w:date="2018-07-22T17:42:00Z">
            <w:rPr>
              <w:del w:id="773" w:author="Heleen Devos" w:date="2018-07-22T17:54:00Z"/>
              <w:rFonts w:ascii="Courier New" w:eastAsia="Times New Roman" w:hAnsi="Courier New" w:cs="Courier New"/>
              <w:color w:val="222222"/>
              <w:sz w:val="20"/>
              <w:szCs w:val="20"/>
              <w:lang w:eastAsia="es-ES"/>
            </w:rPr>
          </w:rPrChange>
        </w:rPr>
      </w:pPr>
    </w:p>
    <w:p w14:paraId="030D5C26" w14:textId="77777777" w:rsidR="00BD7AC9" w:rsidRPr="00A879E9" w:rsidDel="001F16FB" w:rsidRDefault="00BD7AC9" w:rsidP="00BD7AC9">
      <w:pPr>
        <w:autoSpaceDE w:val="0"/>
        <w:autoSpaceDN w:val="0"/>
        <w:adjustRightInd w:val="0"/>
        <w:spacing w:after="0" w:line="240" w:lineRule="auto"/>
        <w:rPr>
          <w:del w:id="774" w:author="Heleen Devos" w:date="2018-07-22T17:54:00Z"/>
          <w:rFonts w:asciiTheme="minorHAnsi" w:eastAsia="Times New Roman" w:hAnsiTheme="minorHAnsi" w:cs="Courier New"/>
          <w:color w:val="222222"/>
          <w:lang w:eastAsia="es-ES"/>
          <w:rPrChange w:id="775" w:author="Heleen Devos" w:date="2018-07-22T17:42:00Z">
            <w:rPr>
              <w:del w:id="776" w:author="Heleen Devos" w:date="2018-07-22T17:54:00Z"/>
              <w:rFonts w:ascii="Courier New" w:eastAsia="Times New Roman" w:hAnsi="Courier New" w:cs="Courier New"/>
              <w:color w:val="222222"/>
              <w:sz w:val="20"/>
              <w:szCs w:val="20"/>
              <w:lang w:eastAsia="es-ES"/>
            </w:rPr>
          </w:rPrChange>
        </w:rPr>
      </w:pPr>
    </w:p>
    <w:p w14:paraId="3294C90A" w14:textId="77777777" w:rsidR="00BD7AC9" w:rsidRPr="00A879E9" w:rsidRDefault="00BD7AC9" w:rsidP="00BD7AC9">
      <w:pPr>
        <w:autoSpaceDE w:val="0"/>
        <w:autoSpaceDN w:val="0"/>
        <w:adjustRightInd w:val="0"/>
        <w:spacing w:after="0" w:line="240" w:lineRule="auto"/>
        <w:rPr>
          <w:rFonts w:asciiTheme="minorHAnsi" w:eastAsia="Times New Roman" w:hAnsiTheme="minorHAnsi" w:cs="Courier New"/>
          <w:color w:val="222222"/>
          <w:lang w:eastAsia="es-ES"/>
          <w:rPrChange w:id="777" w:author="Heleen Devos" w:date="2018-07-22T17:42:00Z">
            <w:rPr>
              <w:rFonts w:ascii="Courier New" w:eastAsia="Times New Roman" w:hAnsi="Courier New" w:cs="Courier New"/>
              <w:color w:val="222222"/>
              <w:sz w:val="20"/>
              <w:szCs w:val="20"/>
              <w:lang w:eastAsia="es-ES"/>
            </w:rPr>
          </w:rPrChange>
        </w:rPr>
      </w:pPr>
      <w:r w:rsidRPr="00A879E9">
        <w:rPr>
          <w:rFonts w:asciiTheme="minorHAnsi" w:eastAsia="Times New Roman" w:hAnsiTheme="minorHAnsi" w:cs="Courier New"/>
          <w:color w:val="222222"/>
          <w:lang w:eastAsia="es-ES"/>
          <w:rPrChange w:id="778" w:author="Heleen Devos" w:date="2018-07-22T17:42:00Z">
            <w:rPr>
              <w:rFonts w:ascii="Courier New" w:eastAsia="Times New Roman" w:hAnsi="Courier New" w:cs="Courier New"/>
              <w:color w:val="222222"/>
              <w:sz w:val="20"/>
              <w:szCs w:val="20"/>
              <w:lang w:eastAsia="es-ES"/>
            </w:rPr>
          </w:rPrChange>
        </w:rPr>
        <w:t xml:space="preserve">Esto </w:t>
      </w:r>
      <w:r w:rsidR="00BE43F8" w:rsidRPr="00A879E9">
        <w:rPr>
          <w:rFonts w:asciiTheme="minorHAnsi" w:eastAsia="Times New Roman" w:hAnsiTheme="minorHAnsi" w:cs="Courier New"/>
          <w:color w:val="222222"/>
          <w:lang w:eastAsia="es-ES"/>
          <w:rPrChange w:id="779" w:author="Heleen Devos" w:date="2018-07-22T17:42:00Z">
            <w:rPr>
              <w:rFonts w:ascii="Courier New" w:eastAsia="Times New Roman" w:hAnsi="Courier New" w:cs="Courier New"/>
              <w:color w:val="222222"/>
              <w:sz w:val="20"/>
              <w:szCs w:val="20"/>
              <w:lang w:eastAsia="es-ES"/>
            </w:rPr>
          </w:rPrChange>
        </w:rPr>
        <w:t>tiene las siguientes consecuencias:</w:t>
      </w:r>
    </w:p>
    <w:p w14:paraId="10F1570F" w14:textId="77777777" w:rsidR="00BE43F8" w:rsidRPr="00A879E9" w:rsidRDefault="00BE43F8" w:rsidP="00BD7AC9">
      <w:pPr>
        <w:autoSpaceDE w:val="0"/>
        <w:autoSpaceDN w:val="0"/>
        <w:adjustRightInd w:val="0"/>
        <w:spacing w:after="0" w:line="240" w:lineRule="auto"/>
        <w:rPr>
          <w:rFonts w:asciiTheme="minorHAnsi" w:eastAsia="Times New Roman" w:hAnsiTheme="minorHAnsi" w:cs="Courier New"/>
          <w:color w:val="222222"/>
          <w:lang w:eastAsia="es-ES"/>
          <w:rPrChange w:id="780" w:author="Heleen Devos" w:date="2018-07-22T17:42:00Z">
            <w:rPr>
              <w:rFonts w:ascii="Courier New" w:eastAsia="Times New Roman" w:hAnsi="Courier New" w:cs="Courier New"/>
              <w:color w:val="222222"/>
              <w:sz w:val="20"/>
              <w:szCs w:val="20"/>
              <w:lang w:eastAsia="es-ES"/>
            </w:rPr>
          </w:rPrChange>
        </w:rPr>
      </w:pPr>
    </w:p>
    <w:p w14:paraId="15A59D70" w14:textId="72994988" w:rsidR="00861D94" w:rsidRPr="004A0125" w:rsidRDefault="00BD7AC9">
      <w:pPr>
        <w:pStyle w:val="Prrafodelista"/>
        <w:numPr>
          <w:ilvl w:val="0"/>
          <w:numId w:val="29"/>
        </w:numPr>
        <w:autoSpaceDE w:val="0"/>
        <w:autoSpaceDN w:val="0"/>
        <w:adjustRightInd w:val="0"/>
        <w:spacing w:after="0" w:line="240" w:lineRule="auto"/>
        <w:jc w:val="both"/>
        <w:rPr>
          <w:rFonts w:asciiTheme="minorHAnsi" w:eastAsia="Times New Roman" w:hAnsiTheme="minorHAnsi" w:cs="Courier New"/>
          <w:color w:val="222222"/>
          <w:lang w:eastAsia="es-ES"/>
          <w:rPrChange w:id="781" w:author="Eduardo Gonzalez" w:date="2018-07-30T10:14:00Z">
            <w:rPr>
              <w:rFonts w:ascii="Courier New" w:eastAsia="Times New Roman" w:hAnsi="Courier New" w:cs="Courier New"/>
              <w:color w:val="222222"/>
              <w:sz w:val="20"/>
              <w:szCs w:val="20"/>
              <w:lang w:eastAsia="es-ES"/>
            </w:rPr>
          </w:rPrChange>
        </w:rPr>
        <w:pPrChange w:id="782" w:author="Eduardo Gonzalez" w:date="2018-07-30T10:25:00Z">
          <w:pPr>
            <w:pStyle w:val="Prrafodelista"/>
            <w:numPr>
              <w:numId w:val="10"/>
            </w:numPr>
            <w:autoSpaceDE w:val="0"/>
            <w:autoSpaceDN w:val="0"/>
            <w:adjustRightInd w:val="0"/>
            <w:spacing w:after="0" w:line="240" w:lineRule="auto"/>
            <w:ind w:hanging="360"/>
          </w:pPr>
        </w:pPrChange>
      </w:pPr>
      <w:del w:id="783" w:author="Eduardo Gonzalez" w:date="2018-07-30T10:14:00Z">
        <w:r w:rsidRPr="004A0125" w:rsidDel="004A0125">
          <w:rPr>
            <w:rFonts w:asciiTheme="minorHAnsi" w:eastAsia="Times New Roman" w:hAnsiTheme="minorHAnsi" w:cs="Courier New"/>
            <w:color w:val="222222"/>
            <w:lang w:eastAsia="es-ES"/>
            <w:rPrChange w:id="784" w:author="Eduardo Gonzalez" w:date="2018-07-30T10:14:00Z">
              <w:rPr>
                <w:rFonts w:ascii="Courier New" w:eastAsia="Times New Roman" w:hAnsi="Courier New" w:cs="Courier New"/>
                <w:color w:val="222222"/>
                <w:sz w:val="20"/>
                <w:szCs w:val="20"/>
                <w:lang w:eastAsia="es-ES"/>
              </w:rPr>
            </w:rPrChange>
          </w:rPr>
          <w:delText>l</w:delText>
        </w:r>
      </w:del>
      <w:ins w:id="785" w:author="Eduardo Gonzalez" w:date="2018-07-30T10:14:00Z">
        <w:r w:rsidR="004A0125">
          <w:rPr>
            <w:rFonts w:asciiTheme="minorHAnsi" w:eastAsia="Times New Roman" w:hAnsiTheme="minorHAnsi" w:cs="Courier New"/>
            <w:color w:val="222222"/>
            <w:lang w:eastAsia="es-ES"/>
          </w:rPr>
          <w:t>L</w:t>
        </w:r>
      </w:ins>
      <w:r w:rsidRPr="004A0125">
        <w:rPr>
          <w:rFonts w:asciiTheme="minorHAnsi" w:eastAsia="Times New Roman" w:hAnsiTheme="minorHAnsi" w:cs="Courier New"/>
          <w:color w:val="222222"/>
          <w:lang w:eastAsia="es-ES"/>
          <w:rPrChange w:id="786" w:author="Eduardo Gonzalez" w:date="2018-07-30T10:14:00Z">
            <w:rPr>
              <w:rFonts w:ascii="Courier New" w:eastAsia="Times New Roman" w:hAnsi="Courier New" w:cs="Courier New"/>
              <w:color w:val="222222"/>
              <w:sz w:val="20"/>
              <w:szCs w:val="20"/>
              <w:lang w:eastAsia="es-ES"/>
            </w:rPr>
          </w:rPrChange>
        </w:rPr>
        <w:t xml:space="preserve">as instituciones financieras consideran a las PyMEs sectores de alto riesgo, donde la </w:t>
      </w:r>
      <w:r w:rsidR="00861D94" w:rsidRPr="004A0125">
        <w:rPr>
          <w:rFonts w:asciiTheme="minorHAnsi" w:eastAsia="Times New Roman" w:hAnsiTheme="minorHAnsi" w:cs="Courier New"/>
          <w:color w:val="222222"/>
          <w:lang w:eastAsia="es-ES"/>
          <w:rPrChange w:id="787" w:author="Eduardo Gonzalez" w:date="2018-07-30T10:14:00Z">
            <w:rPr>
              <w:rFonts w:ascii="Courier New" w:eastAsia="Times New Roman" w:hAnsi="Courier New" w:cs="Courier New"/>
              <w:color w:val="222222"/>
              <w:sz w:val="20"/>
              <w:szCs w:val="20"/>
              <w:lang w:eastAsia="es-ES"/>
            </w:rPr>
          </w:rPrChange>
        </w:rPr>
        <w:t>probabilidad de default es alta.</w:t>
      </w:r>
    </w:p>
    <w:p w14:paraId="0D959401" w14:textId="796CAFF5" w:rsidR="00BD7AC9" w:rsidRPr="004A0125" w:rsidRDefault="00BD7AC9">
      <w:pPr>
        <w:pStyle w:val="Prrafodelista"/>
        <w:numPr>
          <w:ilvl w:val="0"/>
          <w:numId w:val="29"/>
        </w:numPr>
        <w:autoSpaceDE w:val="0"/>
        <w:autoSpaceDN w:val="0"/>
        <w:adjustRightInd w:val="0"/>
        <w:spacing w:after="0" w:line="240" w:lineRule="auto"/>
        <w:jc w:val="both"/>
        <w:rPr>
          <w:rFonts w:asciiTheme="minorHAnsi" w:eastAsia="Times New Roman" w:hAnsiTheme="minorHAnsi" w:cs="Courier New"/>
          <w:color w:val="222222"/>
          <w:lang w:eastAsia="es-ES"/>
          <w:rPrChange w:id="788" w:author="Eduardo Gonzalez" w:date="2018-07-30T10:14:00Z">
            <w:rPr>
              <w:rFonts w:ascii="Courier New" w:eastAsia="Times New Roman" w:hAnsi="Courier New" w:cs="Courier New"/>
              <w:color w:val="222222"/>
              <w:sz w:val="20"/>
              <w:szCs w:val="20"/>
              <w:lang w:eastAsia="es-ES"/>
            </w:rPr>
          </w:rPrChange>
        </w:rPr>
        <w:pPrChange w:id="789" w:author="Eduardo Gonzalez" w:date="2018-07-30T10:25:00Z">
          <w:pPr>
            <w:pStyle w:val="Prrafodelista"/>
            <w:numPr>
              <w:numId w:val="10"/>
            </w:numPr>
            <w:autoSpaceDE w:val="0"/>
            <w:autoSpaceDN w:val="0"/>
            <w:adjustRightInd w:val="0"/>
            <w:spacing w:after="0" w:line="240" w:lineRule="auto"/>
            <w:ind w:hanging="360"/>
          </w:pPr>
        </w:pPrChange>
      </w:pPr>
      <w:del w:id="790" w:author="Eduardo Gonzalez" w:date="2018-07-30T10:15:00Z">
        <w:r w:rsidRPr="004A0125" w:rsidDel="004A0125">
          <w:rPr>
            <w:rFonts w:asciiTheme="minorHAnsi" w:eastAsia="Times New Roman" w:hAnsiTheme="minorHAnsi" w:cs="Courier New"/>
            <w:color w:val="222222"/>
            <w:lang w:eastAsia="es-ES"/>
            <w:rPrChange w:id="791" w:author="Eduardo Gonzalez" w:date="2018-07-30T10:14:00Z">
              <w:rPr>
                <w:rFonts w:ascii="Courier New" w:eastAsia="Times New Roman" w:hAnsi="Courier New" w:cs="Courier New"/>
                <w:color w:val="222222"/>
                <w:sz w:val="20"/>
                <w:szCs w:val="20"/>
                <w:lang w:eastAsia="es-ES"/>
              </w:rPr>
            </w:rPrChange>
          </w:rPr>
          <w:delText>a</w:delText>
        </w:r>
      </w:del>
      <w:ins w:id="792" w:author="Eduardo Gonzalez" w:date="2018-07-30T10:15:00Z">
        <w:r w:rsidR="004A0125">
          <w:rPr>
            <w:rFonts w:asciiTheme="minorHAnsi" w:eastAsia="Times New Roman" w:hAnsiTheme="minorHAnsi" w:cs="Courier New"/>
            <w:color w:val="222222"/>
            <w:lang w:eastAsia="es-ES"/>
          </w:rPr>
          <w:t>A</w:t>
        </w:r>
      </w:ins>
      <w:r w:rsidRPr="004A0125">
        <w:rPr>
          <w:rFonts w:asciiTheme="minorHAnsi" w:eastAsia="Times New Roman" w:hAnsiTheme="minorHAnsi" w:cs="Courier New"/>
          <w:color w:val="222222"/>
          <w:lang w:eastAsia="es-ES"/>
          <w:rPrChange w:id="793" w:author="Eduardo Gonzalez" w:date="2018-07-30T10:14:00Z">
            <w:rPr>
              <w:rFonts w:ascii="Courier New" w:eastAsia="Times New Roman" w:hAnsi="Courier New" w:cs="Courier New"/>
              <w:color w:val="222222"/>
              <w:sz w:val="20"/>
              <w:szCs w:val="20"/>
              <w:lang w:eastAsia="es-ES"/>
            </w:rPr>
          </w:rPrChange>
        </w:rPr>
        <w:t>unque en el mercado financiero existen empresas que brindan información (monitoreo) sobre la calidad del comportamiento de los agentes en lo que se refiere a su conducta pasada, esta información solo será válida para aquellos agentes con desempeño en el sector, por lo tanto no será relevante para los agentes nuevos. La incertidumbre en el comportamiento de dichos agentes seguirá existiendo y esta situación penaliza la creación de nuevas empresas.</w:t>
      </w:r>
    </w:p>
    <w:p w14:paraId="3E5B9453" w14:textId="77777777" w:rsidR="00BD7AC9" w:rsidRPr="00A879E9" w:rsidRDefault="00BD7AC9">
      <w:pPr>
        <w:pStyle w:val="Prrafodelista"/>
        <w:autoSpaceDE w:val="0"/>
        <w:autoSpaceDN w:val="0"/>
        <w:adjustRightInd w:val="0"/>
        <w:spacing w:after="0" w:line="240" w:lineRule="auto"/>
        <w:jc w:val="both"/>
        <w:rPr>
          <w:rFonts w:asciiTheme="minorHAnsi" w:eastAsia="Times New Roman" w:hAnsiTheme="minorHAnsi" w:cs="Courier New"/>
          <w:color w:val="222222"/>
          <w:lang w:eastAsia="es-ES"/>
          <w:rPrChange w:id="794" w:author="Heleen Devos" w:date="2018-07-22T17:42:00Z">
            <w:rPr>
              <w:rFonts w:ascii="Courier New" w:eastAsia="Times New Roman" w:hAnsi="Courier New" w:cs="Courier New"/>
              <w:color w:val="222222"/>
              <w:sz w:val="20"/>
              <w:szCs w:val="20"/>
              <w:lang w:eastAsia="es-ES"/>
            </w:rPr>
          </w:rPrChange>
        </w:rPr>
        <w:pPrChange w:id="795" w:author="Eduardo Gonzalez" w:date="2018-07-30T10:25:00Z">
          <w:pPr>
            <w:pStyle w:val="Prrafodelista"/>
            <w:autoSpaceDE w:val="0"/>
            <w:autoSpaceDN w:val="0"/>
            <w:adjustRightInd w:val="0"/>
            <w:spacing w:after="0" w:line="240" w:lineRule="auto"/>
          </w:pPr>
        </w:pPrChange>
      </w:pPr>
    </w:p>
    <w:p w14:paraId="5A560333" w14:textId="2284D15C" w:rsidR="00BD7AC9" w:rsidRPr="00A879E9" w:rsidRDefault="00BD7AC9">
      <w:pPr>
        <w:autoSpaceDE w:val="0"/>
        <w:autoSpaceDN w:val="0"/>
        <w:adjustRightInd w:val="0"/>
        <w:spacing w:after="0" w:line="240" w:lineRule="auto"/>
        <w:jc w:val="both"/>
        <w:rPr>
          <w:rFonts w:asciiTheme="minorHAnsi" w:eastAsia="Times New Roman" w:hAnsiTheme="minorHAnsi" w:cs="Courier New"/>
          <w:color w:val="222222"/>
          <w:lang w:eastAsia="es-ES"/>
          <w:rPrChange w:id="796" w:author="Heleen Devos" w:date="2018-07-22T17:42:00Z">
            <w:rPr>
              <w:rFonts w:ascii="Courier New" w:eastAsia="Times New Roman" w:hAnsi="Courier New" w:cs="Courier New"/>
              <w:color w:val="222222"/>
              <w:sz w:val="20"/>
              <w:szCs w:val="20"/>
              <w:lang w:eastAsia="es-ES"/>
            </w:rPr>
          </w:rPrChange>
        </w:rPr>
        <w:pPrChange w:id="797" w:author="Eduardo Gonzalez" w:date="2018-07-30T10:25:00Z">
          <w:pPr>
            <w:autoSpaceDE w:val="0"/>
            <w:autoSpaceDN w:val="0"/>
            <w:adjustRightInd w:val="0"/>
            <w:spacing w:after="0" w:line="240" w:lineRule="auto"/>
          </w:pPr>
        </w:pPrChange>
      </w:pPr>
      <w:r w:rsidRPr="00A879E9">
        <w:rPr>
          <w:rFonts w:asciiTheme="minorHAnsi" w:eastAsia="Times New Roman" w:hAnsiTheme="minorHAnsi" w:cs="Courier New"/>
          <w:color w:val="222222"/>
          <w:lang w:eastAsia="es-ES"/>
          <w:rPrChange w:id="798" w:author="Heleen Devos" w:date="2018-07-22T17:42:00Z">
            <w:rPr>
              <w:rFonts w:ascii="Courier New" w:eastAsia="Times New Roman" w:hAnsi="Courier New" w:cs="Courier New"/>
              <w:color w:val="222222"/>
              <w:sz w:val="20"/>
              <w:szCs w:val="20"/>
              <w:lang w:eastAsia="es-ES"/>
            </w:rPr>
          </w:rPrChange>
        </w:rPr>
        <w:t>El prestatario intentará obtener la máxima rentabilidad del mismo pagando el menor costo financiero</w:t>
      </w:r>
      <w:ins w:id="799" w:author="Eduardo Gonzalez" w:date="2018-07-30T10:15:00Z">
        <w:r w:rsidR="004A0125">
          <w:rPr>
            <w:rFonts w:asciiTheme="minorHAnsi" w:eastAsia="Times New Roman" w:hAnsiTheme="minorHAnsi" w:cs="Courier New"/>
            <w:color w:val="222222"/>
            <w:lang w:eastAsia="es-ES"/>
          </w:rPr>
          <w:t>, por</w:t>
        </w:r>
      </w:ins>
      <w:del w:id="800" w:author="Eduardo Gonzalez" w:date="2018-07-30T10:15:00Z">
        <w:r w:rsidRPr="00A879E9" w:rsidDel="004A0125">
          <w:rPr>
            <w:rFonts w:asciiTheme="minorHAnsi" w:eastAsia="Times New Roman" w:hAnsiTheme="minorHAnsi" w:cs="Courier New"/>
            <w:color w:val="222222"/>
            <w:lang w:eastAsia="es-ES"/>
            <w:rPrChange w:id="801" w:author="Heleen Devos" w:date="2018-07-22T17:42:00Z">
              <w:rPr>
                <w:rFonts w:ascii="Courier New" w:eastAsia="Times New Roman" w:hAnsi="Courier New" w:cs="Courier New"/>
                <w:color w:val="222222"/>
                <w:sz w:val="20"/>
                <w:szCs w:val="20"/>
                <w:lang w:eastAsia="es-ES"/>
              </w:rPr>
            </w:rPrChange>
          </w:rPr>
          <w:delText>. Por</w:delText>
        </w:r>
      </w:del>
      <w:r w:rsidRPr="00A879E9">
        <w:rPr>
          <w:rFonts w:asciiTheme="minorHAnsi" w:eastAsia="Times New Roman" w:hAnsiTheme="minorHAnsi" w:cs="Courier New"/>
          <w:color w:val="222222"/>
          <w:lang w:eastAsia="es-ES"/>
          <w:rPrChange w:id="802" w:author="Heleen Devos" w:date="2018-07-22T17:42:00Z">
            <w:rPr>
              <w:rFonts w:ascii="Courier New" w:eastAsia="Times New Roman" w:hAnsi="Courier New" w:cs="Courier New"/>
              <w:color w:val="222222"/>
              <w:sz w:val="20"/>
              <w:szCs w:val="20"/>
              <w:lang w:eastAsia="es-ES"/>
            </w:rPr>
          </w:rPrChange>
        </w:rPr>
        <w:t xml:space="preserve"> lo tanto no tendrá incentivos para señalizar su proyecto más allá de lo necesario para conseguir los fondos</w:t>
      </w:r>
      <w:r w:rsidR="00D80FA6" w:rsidRPr="00A879E9">
        <w:rPr>
          <w:rFonts w:asciiTheme="minorHAnsi" w:eastAsia="Times New Roman" w:hAnsiTheme="minorHAnsi" w:cs="Courier New"/>
          <w:color w:val="222222"/>
          <w:lang w:eastAsia="es-ES"/>
          <w:rPrChange w:id="803" w:author="Heleen Devos" w:date="2018-07-22T17:42:00Z">
            <w:rPr>
              <w:rFonts w:ascii="Courier New" w:eastAsia="Times New Roman" w:hAnsi="Courier New" w:cs="Courier New"/>
              <w:color w:val="222222"/>
              <w:sz w:val="20"/>
              <w:szCs w:val="20"/>
              <w:lang w:eastAsia="es-ES"/>
            </w:rPr>
          </w:rPrChange>
        </w:rPr>
        <w:t>.</w:t>
      </w:r>
      <w:r w:rsidRPr="00A879E9">
        <w:rPr>
          <w:rFonts w:asciiTheme="minorHAnsi" w:eastAsia="Times New Roman" w:hAnsiTheme="minorHAnsi" w:cs="Courier New"/>
          <w:color w:val="222222"/>
          <w:lang w:eastAsia="es-ES"/>
          <w:rPrChange w:id="804" w:author="Heleen Devos" w:date="2018-07-22T17:42:00Z">
            <w:rPr>
              <w:rFonts w:ascii="Courier New" w:eastAsia="Times New Roman" w:hAnsi="Courier New" w:cs="Courier New"/>
              <w:color w:val="222222"/>
              <w:sz w:val="20"/>
              <w:szCs w:val="20"/>
              <w:lang w:eastAsia="es-ES"/>
            </w:rPr>
          </w:rPrChange>
        </w:rPr>
        <w:t xml:space="preserve"> Un tomador de préstamos racional tratará de comprometer su capital propio lo menos posible porque esto le podría hacer perder oportunidades de negocios.</w:t>
      </w:r>
    </w:p>
    <w:p w14:paraId="30C5AD92" w14:textId="2B750118" w:rsidR="00D80FA6" w:rsidRPr="00A879E9" w:rsidDel="009E410C" w:rsidRDefault="00D80FA6">
      <w:pPr>
        <w:autoSpaceDE w:val="0"/>
        <w:autoSpaceDN w:val="0"/>
        <w:adjustRightInd w:val="0"/>
        <w:spacing w:after="0" w:line="240" w:lineRule="auto"/>
        <w:jc w:val="both"/>
        <w:rPr>
          <w:del w:id="805" w:author="Eduardo Gonzalez" w:date="2018-08-07T16:22:00Z"/>
          <w:rFonts w:asciiTheme="minorHAnsi" w:eastAsia="Times New Roman" w:hAnsiTheme="minorHAnsi" w:cs="Courier New"/>
          <w:color w:val="222222"/>
          <w:lang w:eastAsia="es-ES"/>
          <w:rPrChange w:id="806" w:author="Heleen Devos" w:date="2018-07-22T17:42:00Z">
            <w:rPr>
              <w:del w:id="807" w:author="Eduardo Gonzalez" w:date="2018-08-07T16:22:00Z"/>
              <w:rFonts w:ascii="Courier New" w:eastAsia="Times New Roman" w:hAnsi="Courier New" w:cs="Courier New"/>
              <w:color w:val="222222"/>
              <w:sz w:val="20"/>
              <w:szCs w:val="20"/>
              <w:lang w:eastAsia="es-ES"/>
            </w:rPr>
          </w:rPrChange>
        </w:rPr>
        <w:pPrChange w:id="808" w:author="Eduardo Gonzalez" w:date="2018-07-30T10:25:00Z">
          <w:pPr>
            <w:autoSpaceDE w:val="0"/>
            <w:autoSpaceDN w:val="0"/>
            <w:adjustRightInd w:val="0"/>
            <w:spacing w:after="0" w:line="240" w:lineRule="auto"/>
          </w:pPr>
        </w:pPrChange>
      </w:pPr>
    </w:p>
    <w:p w14:paraId="2AA07F0D" w14:textId="77777777" w:rsidR="00001290" w:rsidRPr="00A879E9" w:rsidRDefault="00001290" w:rsidP="00BD7AC9">
      <w:pPr>
        <w:autoSpaceDE w:val="0"/>
        <w:autoSpaceDN w:val="0"/>
        <w:adjustRightInd w:val="0"/>
        <w:spacing w:after="0" w:line="240" w:lineRule="auto"/>
        <w:rPr>
          <w:rFonts w:asciiTheme="minorHAnsi" w:eastAsia="Times New Roman" w:hAnsiTheme="minorHAnsi" w:cs="Courier New"/>
          <w:color w:val="222222"/>
          <w:lang w:eastAsia="es-ES"/>
          <w:rPrChange w:id="809" w:author="Heleen Devos" w:date="2018-07-22T17:42:00Z">
            <w:rPr>
              <w:rFonts w:ascii="Courier New" w:eastAsia="Times New Roman" w:hAnsi="Courier New" w:cs="Courier New"/>
              <w:color w:val="222222"/>
              <w:sz w:val="20"/>
              <w:szCs w:val="20"/>
              <w:lang w:eastAsia="es-ES"/>
            </w:rPr>
          </w:rPrChange>
        </w:rPr>
      </w:pPr>
    </w:p>
    <w:p w14:paraId="6A36D45C" w14:textId="0142C9E5" w:rsidR="00001290" w:rsidRPr="004A0125" w:rsidRDefault="00001290">
      <w:pPr>
        <w:pStyle w:val="Prrafodelista"/>
        <w:numPr>
          <w:ilvl w:val="1"/>
          <w:numId w:val="30"/>
        </w:numPr>
        <w:spacing w:after="0" w:line="240" w:lineRule="auto"/>
        <w:rPr>
          <w:rFonts w:asciiTheme="minorHAnsi" w:eastAsia="Times New Roman" w:hAnsiTheme="minorHAnsi" w:cs="Courier New"/>
          <w:b/>
          <w:color w:val="222222"/>
          <w:lang w:eastAsia="es-ES"/>
          <w:rPrChange w:id="810" w:author="Eduardo Gonzalez" w:date="2018-07-30T10:16:00Z">
            <w:rPr>
              <w:rFonts w:ascii="Courier New" w:eastAsia="Times New Roman" w:hAnsi="Courier New" w:cs="Courier New"/>
              <w:color w:val="222222"/>
              <w:sz w:val="20"/>
              <w:szCs w:val="20"/>
              <w:lang w:eastAsia="es-ES"/>
            </w:rPr>
          </w:rPrChange>
        </w:rPr>
        <w:pPrChange w:id="811" w:author="Eduardo Gonzalez" w:date="2018-07-30T10:16:00Z">
          <w:pPr>
            <w:pStyle w:val="Prrafodelista"/>
            <w:numPr>
              <w:numId w:val="9"/>
            </w:numPr>
            <w:spacing w:after="0" w:line="240" w:lineRule="auto"/>
            <w:ind w:left="1080" w:hanging="720"/>
          </w:pPr>
        </w:pPrChange>
      </w:pPr>
      <w:r w:rsidRPr="004A0125">
        <w:rPr>
          <w:rFonts w:asciiTheme="minorHAnsi" w:eastAsia="Times New Roman" w:hAnsiTheme="minorHAnsi" w:cs="Courier New"/>
          <w:b/>
          <w:color w:val="222222"/>
          <w:lang w:eastAsia="es-ES"/>
          <w:rPrChange w:id="812" w:author="Eduardo Gonzalez" w:date="2018-07-30T10:16:00Z">
            <w:rPr>
              <w:rFonts w:ascii="Courier New" w:eastAsia="Times New Roman" w:hAnsi="Courier New" w:cs="Courier New"/>
              <w:color w:val="222222"/>
              <w:sz w:val="20"/>
              <w:szCs w:val="20"/>
              <w:lang w:eastAsia="es-ES"/>
            </w:rPr>
          </w:rPrChange>
        </w:rPr>
        <w:t>Problemas de las PYMES para conseguir recursos en los bancos.</w:t>
      </w:r>
    </w:p>
    <w:p w14:paraId="547DC7EE" w14:textId="77777777" w:rsidR="00D80FA6" w:rsidRPr="00A879E9" w:rsidRDefault="00D80FA6" w:rsidP="00D80FA6">
      <w:pPr>
        <w:spacing w:after="0" w:line="240" w:lineRule="auto"/>
        <w:rPr>
          <w:rFonts w:asciiTheme="minorHAnsi" w:eastAsia="Times New Roman" w:hAnsiTheme="minorHAnsi" w:cs="Courier New"/>
          <w:color w:val="222222"/>
          <w:lang w:eastAsia="es-ES"/>
          <w:rPrChange w:id="813" w:author="Heleen Devos" w:date="2018-07-22T17:42:00Z">
            <w:rPr>
              <w:rFonts w:ascii="Courier New" w:eastAsia="Times New Roman" w:hAnsi="Courier New" w:cs="Courier New"/>
              <w:color w:val="222222"/>
              <w:sz w:val="20"/>
              <w:szCs w:val="20"/>
              <w:lang w:eastAsia="es-ES"/>
            </w:rPr>
          </w:rPrChange>
        </w:rPr>
      </w:pPr>
    </w:p>
    <w:p w14:paraId="786BCE9F" w14:textId="77777777" w:rsidR="00D80FA6" w:rsidRPr="00A879E9" w:rsidDel="003C6ADD" w:rsidRDefault="00D80FA6" w:rsidP="00D80FA6">
      <w:pPr>
        <w:autoSpaceDE w:val="0"/>
        <w:autoSpaceDN w:val="0"/>
        <w:adjustRightInd w:val="0"/>
        <w:spacing w:after="0" w:line="240" w:lineRule="auto"/>
        <w:rPr>
          <w:del w:id="814" w:author="Marianela Bacigalupo" w:date="2018-08-05T10:19:00Z"/>
          <w:rFonts w:asciiTheme="minorHAnsi" w:eastAsia="Times New Roman" w:hAnsiTheme="minorHAnsi" w:cs="Courier New"/>
          <w:color w:val="222222"/>
          <w:lang w:eastAsia="es-ES"/>
          <w:rPrChange w:id="815" w:author="Heleen Devos" w:date="2018-07-22T17:42:00Z">
            <w:rPr>
              <w:del w:id="816" w:author="Marianela Bacigalupo" w:date="2018-08-05T10:19:00Z"/>
              <w:rFonts w:ascii="Courier New" w:eastAsia="Times New Roman" w:hAnsi="Courier New" w:cs="Courier New"/>
              <w:color w:val="222222"/>
              <w:sz w:val="20"/>
              <w:szCs w:val="20"/>
              <w:lang w:eastAsia="es-ES"/>
            </w:rPr>
          </w:rPrChange>
        </w:rPr>
      </w:pPr>
    </w:p>
    <w:p w14:paraId="5AE2AFCF" w14:textId="141E2148" w:rsidR="00D80FA6" w:rsidRPr="00A879E9" w:rsidRDefault="00381E2D">
      <w:pPr>
        <w:autoSpaceDE w:val="0"/>
        <w:autoSpaceDN w:val="0"/>
        <w:adjustRightInd w:val="0"/>
        <w:spacing w:after="0" w:line="240" w:lineRule="auto"/>
        <w:jc w:val="both"/>
        <w:rPr>
          <w:rFonts w:asciiTheme="minorHAnsi" w:eastAsia="Times New Roman" w:hAnsiTheme="minorHAnsi" w:cs="Courier New"/>
          <w:color w:val="222222"/>
          <w:lang w:eastAsia="es-ES"/>
          <w:rPrChange w:id="817" w:author="Heleen Devos" w:date="2018-07-22T17:42:00Z">
            <w:rPr>
              <w:rFonts w:ascii="Courier New" w:eastAsia="Times New Roman" w:hAnsi="Courier New" w:cs="Courier New"/>
              <w:color w:val="222222"/>
              <w:sz w:val="20"/>
              <w:szCs w:val="20"/>
              <w:lang w:eastAsia="es-ES"/>
            </w:rPr>
          </w:rPrChange>
        </w:rPr>
        <w:pPrChange w:id="818" w:author="Eduardo Gonzalez" w:date="2018-07-30T10:25:00Z">
          <w:pPr>
            <w:autoSpaceDE w:val="0"/>
            <w:autoSpaceDN w:val="0"/>
            <w:adjustRightInd w:val="0"/>
            <w:spacing w:after="0" w:line="240" w:lineRule="auto"/>
          </w:pPr>
        </w:pPrChange>
      </w:pPr>
      <w:r w:rsidRPr="00A879E9">
        <w:rPr>
          <w:rFonts w:asciiTheme="minorHAnsi" w:eastAsia="Times New Roman" w:hAnsiTheme="minorHAnsi" w:cs="Courier New"/>
          <w:color w:val="222222"/>
          <w:lang w:eastAsia="es-ES"/>
          <w:rPrChange w:id="819" w:author="Heleen Devos" w:date="2018-07-22T17:42:00Z">
            <w:rPr>
              <w:rFonts w:ascii="Courier New" w:eastAsia="Times New Roman" w:hAnsi="Courier New" w:cs="Courier New"/>
              <w:color w:val="222222"/>
              <w:sz w:val="20"/>
              <w:szCs w:val="20"/>
              <w:lang w:eastAsia="es-ES"/>
            </w:rPr>
          </w:rPrChange>
        </w:rPr>
        <w:t xml:space="preserve">La condicionante que prima sobre las </w:t>
      </w:r>
      <w:r w:rsidR="00D80FA6" w:rsidRPr="00A879E9">
        <w:rPr>
          <w:rFonts w:asciiTheme="minorHAnsi" w:eastAsia="Times New Roman" w:hAnsiTheme="minorHAnsi" w:cs="Courier New"/>
          <w:color w:val="222222"/>
          <w:lang w:eastAsia="es-ES"/>
          <w:rPrChange w:id="820" w:author="Heleen Devos" w:date="2018-07-22T17:42:00Z">
            <w:rPr>
              <w:rFonts w:ascii="Courier New" w:eastAsia="Times New Roman" w:hAnsi="Courier New" w:cs="Courier New"/>
              <w:color w:val="222222"/>
              <w:sz w:val="20"/>
              <w:szCs w:val="20"/>
              <w:lang w:eastAsia="es-ES"/>
            </w:rPr>
          </w:rPrChange>
        </w:rPr>
        <w:t>entidades financieras</w:t>
      </w:r>
      <w:r w:rsidRPr="00A879E9">
        <w:rPr>
          <w:rFonts w:asciiTheme="minorHAnsi" w:eastAsia="Times New Roman" w:hAnsiTheme="minorHAnsi" w:cs="Courier New"/>
          <w:color w:val="222222"/>
          <w:lang w:eastAsia="es-ES"/>
          <w:rPrChange w:id="821" w:author="Heleen Devos" w:date="2018-07-22T17:42:00Z">
            <w:rPr>
              <w:rFonts w:ascii="Courier New" w:eastAsia="Times New Roman" w:hAnsi="Courier New" w:cs="Courier New"/>
              <w:color w:val="222222"/>
              <w:sz w:val="20"/>
              <w:szCs w:val="20"/>
              <w:lang w:eastAsia="es-ES"/>
            </w:rPr>
          </w:rPrChange>
        </w:rPr>
        <w:t xml:space="preserve"> es que </w:t>
      </w:r>
      <w:r w:rsidR="00D80FA6" w:rsidRPr="00A879E9">
        <w:rPr>
          <w:rFonts w:asciiTheme="minorHAnsi" w:eastAsia="Times New Roman" w:hAnsiTheme="minorHAnsi" w:cs="Courier New"/>
          <w:color w:val="222222"/>
          <w:lang w:eastAsia="es-ES"/>
          <w:rPrChange w:id="822" w:author="Heleen Devos" w:date="2018-07-22T17:42:00Z">
            <w:rPr>
              <w:rFonts w:ascii="Courier New" w:eastAsia="Times New Roman" w:hAnsi="Courier New" w:cs="Courier New"/>
              <w:color w:val="222222"/>
              <w:sz w:val="20"/>
              <w:szCs w:val="20"/>
              <w:lang w:eastAsia="es-ES"/>
            </w:rPr>
          </w:rPrChange>
        </w:rPr>
        <w:t xml:space="preserve">no otorgarán préstamos a aquellos proyectos </w:t>
      </w:r>
      <w:r w:rsidR="00681669" w:rsidRPr="00A879E9">
        <w:rPr>
          <w:rFonts w:asciiTheme="minorHAnsi" w:eastAsia="Times New Roman" w:hAnsiTheme="minorHAnsi" w:cs="Courier New"/>
          <w:color w:val="222222"/>
          <w:lang w:eastAsia="es-ES"/>
          <w:rPrChange w:id="823" w:author="Heleen Devos" w:date="2018-07-22T17:42:00Z">
            <w:rPr>
              <w:rFonts w:ascii="Courier New" w:eastAsia="Times New Roman" w:hAnsi="Courier New" w:cs="Courier New"/>
              <w:color w:val="222222"/>
              <w:sz w:val="20"/>
              <w:szCs w:val="20"/>
              <w:lang w:eastAsia="es-ES"/>
            </w:rPr>
          </w:rPrChange>
        </w:rPr>
        <w:t>que presenten mayor riesgos en sus retornos</w:t>
      </w:r>
      <w:r w:rsidR="00D80FA6" w:rsidRPr="00A879E9">
        <w:rPr>
          <w:rFonts w:asciiTheme="minorHAnsi" w:eastAsia="Times New Roman" w:hAnsiTheme="minorHAnsi" w:cs="Courier New"/>
          <w:color w:val="222222"/>
          <w:lang w:eastAsia="es-ES"/>
          <w:rPrChange w:id="824" w:author="Heleen Devos" w:date="2018-07-22T17:42:00Z">
            <w:rPr>
              <w:rFonts w:ascii="Courier New" w:eastAsia="Times New Roman" w:hAnsi="Courier New" w:cs="Courier New"/>
              <w:color w:val="222222"/>
              <w:sz w:val="20"/>
              <w:szCs w:val="20"/>
              <w:lang w:eastAsia="es-ES"/>
            </w:rPr>
          </w:rPrChange>
        </w:rPr>
        <w:t>. La idea que, por defecto las PyMEs poseen retornos inestables, genera en los bancos la noción que este tipo de empresas toman normalmente elevado riesgo, mayor que el del mercado por lo tanto, los bancos al no poder verificar la cantidad de riesgo que asumen estas empresas las racionan. Los bancos buscaran garantías que cubran no solo el capital inicial sino también los intereses esperados. Este problema es especialmente importante en el caso de las PyMEs, donde la escase</w:t>
      </w:r>
      <w:ins w:id="825" w:author="Eduardo Gonzalez" w:date="2018-07-30T10:01:00Z">
        <w:r w:rsidR="00C80F91">
          <w:rPr>
            <w:rFonts w:asciiTheme="minorHAnsi" w:eastAsia="Times New Roman" w:hAnsiTheme="minorHAnsi" w:cs="Courier New"/>
            <w:color w:val="222222"/>
            <w:lang w:eastAsia="es-ES"/>
          </w:rPr>
          <w:t>s</w:t>
        </w:r>
      </w:ins>
      <w:del w:id="826" w:author="Eduardo Gonzalez" w:date="2018-07-30T10:01:00Z">
        <w:r w:rsidR="00D80FA6" w:rsidRPr="00A879E9" w:rsidDel="00C80F91">
          <w:rPr>
            <w:rFonts w:asciiTheme="minorHAnsi" w:eastAsia="Times New Roman" w:hAnsiTheme="minorHAnsi" w:cs="Courier New"/>
            <w:color w:val="222222"/>
            <w:lang w:eastAsia="es-ES"/>
            <w:rPrChange w:id="827" w:author="Heleen Devos" w:date="2018-07-22T17:42:00Z">
              <w:rPr>
                <w:rFonts w:ascii="Courier New" w:eastAsia="Times New Roman" w:hAnsi="Courier New" w:cs="Courier New"/>
                <w:color w:val="222222"/>
                <w:sz w:val="20"/>
                <w:szCs w:val="20"/>
                <w:lang w:eastAsia="es-ES"/>
              </w:rPr>
            </w:rPrChange>
          </w:rPr>
          <w:delText>z</w:delText>
        </w:r>
      </w:del>
      <w:r w:rsidR="00D80FA6" w:rsidRPr="00A879E9">
        <w:rPr>
          <w:rFonts w:asciiTheme="minorHAnsi" w:eastAsia="Times New Roman" w:hAnsiTheme="minorHAnsi" w:cs="Courier New"/>
          <w:color w:val="222222"/>
          <w:lang w:eastAsia="es-ES"/>
          <w:rPrChange w:id="828" w:author="Heleen Devos" w:date="2018-07-22T17:42:00Z">
            <w:rPr>
              <w:rFonts w:ascii="Courier New" w:eastAsia="Times New Roman" w:hAnsi="Courier New" w:cs="Courier New"/>
              <w:color w:val="222222"/>
              <w:sz w:val="20"/>
              <w:szCs w:val="20"/>
              <w:lang w:eastAsia="es-ES"/>
            </w:rPr>
          </w:rPrChange>
        </w:rPr>
        <w:t xml:space="preserve"> de garantías es crítica, principalmente en empresas nuevas. La no disponibilidad de colaterales genera un nuevo tipo de exclusión en el mercado financiero</w:t>
      </w:r>
    </w:p>
    <w:p w14:paraId="457F7064" w14:textId="77777777" w:rsidR="00D80FA6" w:rsidRPr="00A879E9" w:rsidRDefault="00D80FA6" w:rsidP="00D80FA6">
      <w:pPr>
        <w:autoSpaceDE w:val="0"/>
        <w:autoSpaceDN w:val="0"/>
        <w:adjustRightInd w:val="0"/>
        <w:spacing w:after="0" w:line="240" w:lineRule="auto"/>
        <w:rPr>
          <w:rFonts w:asciiTheme="minorHAnsi" w:eastAsia="Times New Roman" w:hAnsiTheme="minorHAnsi" w:cs="Courier New"/>
          <w:color w:val="222222"/>
          <w:lang w:eastAsia="es-ES"/>
          <w:rPrChange w:id="829" w:author="Heleen Devos" w:date="2018-07-22T17:42:00Z">
            <w:rPr>
              <w:rFonts w:ascii="Courier New" w:eastAsia="Times New Roman" w:hAnsi="Courier New" w:cs="Courier New"/>
              <w:color w:val="222222"/>
              <w:sz w:val="20"/>
              <w:szCs w:val="20"/>
              <w:lang w:eastAsia="es-ES"/>
            </w:rPr>
          </w:rPrChange>
        </w:rPr>
      </w:pPr>
    </w:p>
    <w:p w14:paraId="45077E26" w14:textId="77777777" w:rsidR="00D80FA6" w:rsidRPr="00A879E9" w:rsidRDefault="00D80FA6">
      <w:pPr>
        <w:autoSpaceDE w:val="0"/>
        <w:autoSpaceDN w:val="0"/>
        <w:adjustRightInd w:val="0"/>
        <w:spacing w:after="0" w:line="240" w:lineRule="auto"/>
        <w:jc w:val="both"/>
        <w:rPr>
          <w:rFonts w:asciiTheme="minorHAnsi" w:eastAsia="Times New Roman" w:hAnsiTheme="minorHAnsi" w:cs="Courier New"/>
          <w:color w:val="222222"/>
          <w:lang w:eastAsia="es-ES"/>
          <w:rPrChange w:id="830" w:author="Heleen Devos" w:date="2018-07-22T17:42:00Z">
            <w:rPr>
              <w:rFonts w:ascii="Courier New" w:eastAsia="Times New Roman" w:hAnsi="Courier New" w:cs="Courier New"/>
              <w:color w:val="222222"/>
              <w:sz w:val="20"/>
              <w:szCs w:val="20"/>
              <w:lang w:eastAsia="es-ES"/>
            </w:rPr>
          </w:rPrChange>
        </w:rPr>
        <w:pPrChange w:id="831" w:author="Eduardo Gonzalez" w:date="2018-07-30T10:25:00Z">
          <w:pPr>
            <w:autoSpaceDE w:val="0"/>
            <w:autoSpaceDN w:val="0"/>
            <w:adjustRightInd w:val="0"/>
            <w:spacing w:after="0" w:line="240" w:lineRule="auto"/>
          </w:pPr>
        </w:pPrChange>
      </w:pPr>
      <w:r w:rsidRPr="00A879E9">
        <w:rPr>
          <w:rFonts w:asciiTheme="minorHAnsi" w:eastAsia="Times New Roman" w:hAnsiTheme="minorHAnsi" w:cs="Courier New"/>
          <w:color w:val="222222"/>
          <w:lang w:eastAsia="es-ES"/>
          <w:rPrChange w:id="832" w:author="Heleen Devos" w:date="2018-07-22T17:42:00Z">
            <w:rPr>
              <w:rFonts w:ascii="Courier New" w:eastAsia="Times New Roman" w:hAnsi="Courier New" w:cs="Courier New"/>
              <w:color w:val="222222"/>
              <w:sz w:val="20"/>
              <w:szCs w:val="20"/>
              <w:lang w:eastAsia="es-ES"/>
            </w:rPr>
          </w:rPrChange>
        </w:rPr>
        <w:t>También existe el problema de que las PyMEs en general tendrán acceso únicamente, a los estratos más caros del mercado financiero, ya</w:t>
      </w:r>
      <w:r w:rsidR="0071085E" w:rsidRPr="00A879E9">
        <w:rPr>
          <w:rFonts w:asciiTheme="minorHAnsi" w:eastAsia="Times New Roman" w:hAnsiTheme="minorHAnsi" w:cs="Courier New"/>
          <w:color w:val="222222"/>
          <w:lang w:eastAsia="es-ES"/>
          <w:rPrChange w:id="833" w:author="Heleen Devos" w:date="2018-07-22T17:42:00Z">
            <w:rPr>
              <w:rFonts w:ascii="Courier New" w:eastAsia="Times New Roman" w:hAnsi="Courier New" w:cs="Courier New"/>
              <w:color w:val="222222"/>
              <w:sz w:val="20"/>
              <w:szCs w:val="20"/>
              <w:lang w:eastAsia="es-ES"/>
            </w:rPr>
          </w:rPrChange>
        </w:rPr>
        <w:t xml:space="preserve"> que en ese estrato, las tasas están fijadas en </w:t>
      </w:r>
      <w:r w:rsidRPr="00A879E9">
        <w:rPr>
          <w:rFonts w:asciiTheme="minorHAnsi" w:eastAsia="Times New Roman" w:hAnsiTheme="minorHAnsi" w:cs="Courier New"/>
          <w:color w:val="222222"/>
          <w:lang w:eastAsia="es-ES"/>
          <w:rPrChange w:id="834" w:author="Heleen Devos" w:date="2018-07-22T17:42:00Z">
            <w:rPr>
              <w:rFonts w:ascii="Courier New" w:eastAsia="Times New Roman" w:hAnsi="Courier New" w:cs="Courier New"/>
              <w:color w:val="222222"/>
              <w:sz w:val="20"/>
              <w:szCs w:val="20"/>
              <w:lang w:eastAsia="es-ES"/>
            </w:rPr>
          </w:rPrChange>
        </w:rPr>
        <w:t xml:space="preserve">función de la solvencia y el </w:t>
      </w:r>
      <w:r w:rsidR="00C464DE" w:rsidRPr="00A879E9">
        <w:rPr>
          <w:rFonts w:asciiTheme="minorHAnsi" w:eastAsia="Times New Roman" w:hAnsiTheme="minorHAnsi" w:cs="Courier New"/>
          <w:color w:val="222222"/>
          <w:lang w:eastAsia="es-ES"/>
          <w:rPrChange w:id="835" w:author="Heleen Devos" w:date="2018-07-22T17:42:00Z">
            <w:rPr>
              <w:rFonts w:ascii="Courier New" w:eastAsia="Times New Roman" w:hAnsi="Courier New" w:cs="Courier New"/>
              <w:color w:val="222222"/>
              <w:sz w:val="20"/>
              <w:szCs w:val="20"/>
              <w:lang w:eastAsia="es-ES"/>
            </w:rPr>
          </w:rPrChange>
        </w:rPr>
        <w:t xml:space="preserve">tamaño de la empresa. Los </w:t>
      </w:r>
      <w:r w:rsidRPr="00A879E9">
        <w:rPr>
          <w:rFonts w:asciiTheme="minorHAnsi" w:eastAsia="Times New Roman" w:hAnsiTheme="minorHAnsi" w:cs="Courier New"/>
          <w:color w:val="222222"/>
          <w:lang w:eastAsia="es-ES"/>
          <w:rPrChange w:id="836" w:author="Heleen Devos" w:date="2018-07-22T17:42:00Z">
            <w:rPr>
              <w:rFonts w:ascii="Courier New" w:eastAsia="Times New Roman" w:hAnsi="Courier New" w:cs="Courier New"/>
              <w:color w:val="222222"/>
              <w:sz w:val="20"/>
              <w:szCs w:val="20"/>
              <w:lang w:eastAsia="es-ES"/>
            </w:rPr>
          </w:rPrChange>
        </w:rPr>
        <w:t>Bancos ofrecerán a las empresas de</w:t>
      </w:r>
      <w:r w:rsidR="0071085E" w:rsidRPr="00A879E9">
        <w:rPr>
          <w:rFonts w:asciiTheme="minorHAnsi" w:eastAsia="Times New Roman" w:hAnsiTheme="minorHAnsi" w:cs="Courier New"/>
          <w:color w:val="222222"/>
          <w:lang w:eastAsia="es-ES"/>
          <w:rPrChange w:id="837" w:author="Heleen Devos" w:date="2018-07-22T17:42:00Z">
            <w:rPr>
              <w:rFonts w:ascii="Courier New" w:eastAsia="Times New Roman" w:hAnsi="Courier New" w:cs="Courier New"/>
              <w:color w:val="222222"/>
              <w:sz w:val="20"/>
              <w:szCs w:val="20"/>
              <w:lang w:eastAsia="es-ES"/>
            </w:rPr>
          </w:rPrChange>
        </w:rPr>
        <w:t xml:space="preserve"> </w:t>
      </w:r>
      <w:r w:rsidRPr="00A879E9">
        <w:rPr>
          <w:rFonts w:asciiTheme="minorHAnsi" w:eastAsia="Times New Roman" w:hAnsiTheme="minorHAnsi" w:cs="Courier New"/>
          <w:color w:val="222222"/>
          <w:lang w:eastAsia="es-ES"/>
          <w:rPrChange w:id="838" w:author="Heleen Devos" w:date="2018-07-22T17:42:00Z">
            <w:rPr>
              <w:rFonts w:ascii="Courier New" w:eastAsia="Times New Roman" w:hAnsi="Courier New" w:cs="Courier New"/>
              <w:color w:val="222222"/>
              <w:sz w:val="20"/>
              <w:szCs w:val="20"/>
              <w:lang w:eastAsia="es-ES"/>
            </w:rPr>
          </w:rPrChange>
        </w:rPr>
        <w:t>menor tamaño o ideas de proyectos, implican una mayor tasa, como una forma de castigar el mayor riesgo de default, que se supone que tienen. Situación contraria a lo que ocurre con las Grandes</w:t>
      </w:r>
      <w:r w:rsidR="0071085E" w:rsidRPr="00A879E9">
        <w:rPr>
          <w:rFonts w:asciiTheme="minorHAnsi" w:eastAsia="Times New Roman" w:hAnsiTheme="minorHAnsi" w:cs="Courier New"/>
          <w:color w:val="222222"/>
          <w:lang w:eastAsia="es-ES"/>
          <w:rPrChange w:id="839" w:author="Heleen Devos" w:date="2018-07-22T17:42:00Z">
            <w:rPr>
              <w:rFonts w:ascii="Courier New" w:eastAsia="Times New Roman" w:hAnsi="Courier New" w:cs="Courier New"/>
              <w:color w:val="222222"/>
              <w:sz w:val="20"/>
              <w:szCs w:val="20"/>
              <w:lang w:eastAsia="es-ES"/>
            </w:rPr>
          </w:rPrChange>
        </w:rPr>
        <w:t xml:space="preserve"> </w:t>
      </w:r>
      <w:r w:rsidRPr="00A879E9">
        <w:rPr>
          <w:rFonts w:asciiTheme="minorHAnsi" w:eastAsia="Times New Roman" w:hAnsiTheme="minorHAnsi" w:cs="Courier New"/>
          <w:color w:val="222222"/>
          <w:lang w:eastAsia="es-ES"/>
          <w:rPrChange w:id="840" w:author="Heleen Devos" w:date="2018-07-22T17:42:00Z">
            <w:rPr>
              <w:rFonts w:ascii="Courier New" w:eastAsia="Times New Roman" w:hAnsi="Courier New" w:cs="Courier New"/>
              <w:color w:val="222222"/>
              <w:sz w:val="20"/>
              <w:szCs w:val="20"/>
              <w:lang w:eastAsia="es-ES"/>
            </w:rPr>
          </w:rPrChange>
        </w:rPr>
        <w:t>Empresas.</w:t>
      </w:r>
    </w:p>
    <w:p w14:paraId="4B7F5F21" w14:textId="77777777" w:rsidR="00681669" w:rsidDel="009200FD" w:rsidRDefault="00681669">
      <w:pPr>
        <w:autoSpaceDE w:val="0"/>
        <w:autoSpaceDN w:val="0"/>
        <w:adjustRightInd w:val="0"/>
        <w:spacing w:after="0" w:line="240" w:lineRule="auto"/>
        <w:jc w:val="both"/>
        <w:rPr>
          <w:ins w:id="841" w:author="Bruno Presenti" w:date="2018-07-30T09:57:00Z"/>
          <w:del w:id="842" w:author="Marianela Bacigalupo" w:date="2018-08-05T10:19:00Z"/>
          <w:rFonts w:asciiTheme="minorHAnsi" w:eastAsia="Times New Roman" w:hAnsiTheme="minorHAnsi" w:cs="Courier New"/>
          <w:color w:val="222222"/>
          <w:lang w:eastAsia="es-ES"/>
        </w:rPr>
        <w:pPrChange w:id="843" w:author="Eduardo Gonzalez" w:date="2018-07-30T10:25:00Z">
          <w:pPr>
            <w:autoSpaceDE w:val="0"/>
            <w:autoSpaceDN w:val="0"/>
            <w:adjustRightInd w:val="0"/>
            <w:spacing w:after="0" w:line="240" w:lineRule="auto"/>
          </w:pPr>
        </w:pPrChange>
      </w:pPr>
    </w:p>
    <w:p w14:paraId="31CC5D92" w14:textId="77777777" w:rsidR="009317C0" w:rsidDel="009200FD" w:rsidRDefault="009317C0" w:rsidP="00D80FA6">
      <w:pPr>
        <w:autoSpaceDE w:val="0"/>
        <w:autoSpaceDN w:val="0"/>
        <w:adjustRightInd w:val="0"/>
        <w:spacing w:after="0" w:line="240" w:lineRule="auto"/>
        <w:rPr>
          <w:ins w:id="844" w:author="Bruno Presenti" w:date="2018-07-30T09:57:00Z"/>
          <w:del w:id="845" w:author="Marianela Bacigalupo" w:date="2018-08-05T10:19:00Z"/>
          <w:rFonts w:asciiTheme="minorHAnsi" w:eastAsia="Times New Roman" w:hAnsiTheme="minorHAnsi" w:cs="Courier New"/>
          <w:color w:val="222222"/>
          <w:lang w:eastAsia="es-ES"/>
        </w:rPr>
      </w:pPr>
    </w:p>
    <w:p w14:paraId="082E80BC" w14:textId="77777777" w:rsidR="009317C0" w:rsidDel="009200FD" w:rsidRDefault="009317C0" w:rsidP="00D80FA6">
      <w:pPr>
        <w:autoSpaceDE w:val="0"/>
        <w:autoSpaceDN w:val="0"/>
        <w:adjustRightInd w:val="0"/>
        <w:spacing w:after="0" w:line="240" w:lineRule="auto"/>
        <w:rPr>
          <w:ins w:id="846" w:author="Bruno Presenti" w:date="2018-07-30T09:57:00Z"/>
          <w:del w:id="847" w:author="Marianela Bacigalupo" w:date="2018-08-05T10:19:00Z"/>
          <w:rFonts w:asciiTheme="minorHAnsi" w:eastAsia="Times New Roman" w:hAnsiTheme="minorHAnsi" w:cs="Courier New"/>
          <w:color w:val="222222"/>
          <w:lang w:eastAsia="es-ES"/>
        </w:rPr>
      </w:pPr>
    </w:p>
    <w:p w14:paraId="7B0D65D7" w14:textId="77777777" w:rsidR="009317C0" w:rsidDel="009200FD" w:rsidRDefault="009317C0" w:rsidP="00D80FA6">
      <w:pPr>
        <w:autoSpaceDE w:val="0"/>
        <w:autoSpaceDN w:val="0"/>
        <w:adjustRightInd w:val="0"/>
        <w:spacing w:after="0" w:line="240" w:lineRule="auto"/>
        <w:rPr>
          <w:ins w:id="848" w:author="Bruno Presenti" w:date="2018-07-30T09:57:00Z"/>
          <w:del w:id="849" w:author="Marianela Bacigalupo" w:date="2018-08-05T10:19:00Z"/>
          <w:rFonts w:asciiTheme="minorHAnsi" w:eastAsia="Times New Roman" w:hAnsiTheme="minorHAnsi" w:cs="Courier New"/>
          <w:color w:val="222222"/>
          <w:lang w:eastAsia="es-ES"/>
        </w:rPr>
      </w:pPr>
    </w:p>
    <w:p w14:paraId="4C08D620" w14:textId="77777777" w:rsidR="009317C0" w:rsidDel="009200FD" w:rsidRDefault="009317C0" w:rsidP="00D80FA6">
      <w:pPr>
        <w:autoSpaceDE w:val="0"/>
        <w:autoSpaceDN w:val="0"/>
        <w:adjustRightInd w:val="0"/>
        <w:spacing w:after="0" w:line="240" w:lineRule="auto"/>
        <w:rPr>
          <w:ins w:id="850" w:author="Bruno Presenti" w:date="2018-07-30T09:57:00Z"/>
          <w:del w:id="851" w:author="Marianela Bacigalupo" w:date="2018-08-05T10:19:00Z"/>
          <w:rFonts w:asciiTheme="minorHAnsi" w:eastAsia="Times New Roman" w:hAnsiTheme="minorHAnsi" w:cs="Courier New"/>
          <w:color w:val="222222"/>
          <w:lang w:eastAsia="es-ES"/>
        </w:rPr>
      </w:pPr>
    </w:p>
    <w:p w14:paraId="0A0B6E8F" w14:textId="77777777" w:rsidR="009317C0" w:rsidDel="009200FD" w:rsidRDefault="009317C0" w:rsidP="00D80FA6">
      <w:pPr>
        <w:autoSpaceDE w:val="0"/>
        <w:autoSpaceDN w:val="0"/>
        <w:adjustRightInd w:val="0"/>
        <w:spacing w:after="0" w:line="240" w:lineRule="auto"/>
        <w:rPr>
          <w:ins w:id="852" w:author="Bruno Presenti" w:date="2018-07-30T09:57:00Z"/>
          <w:del w:id="853" w:author="Marianela Bacigalupo" w:date="2018-08-05T10:19:00Z"/>
          <w:rFonts w:asciiTheme="minorHAnsi" w:eastAsia="Times New Roman" w:hAnsiTheme="minorHAnsi" w:cs="Courier New"/>
          <w:color w:val="222222"/>
          <w:lang w:eastAsia="es-ES"/>
        </w:rPr>
      </w:pPr>
    </w:p>
    <w:p w14:paraId="739D0AC2" w14:textId="77777777" w:rsidR="009317C0" w:rsidDel="009200FD" w:rsidRDefault="009317C0" w:rsidP="00D80FA6">
      <w:pPr>
        <w:autoSpaceDE w:val="0"/>
        <w:autoSpaceDN w:val="0"/>
        <w:adjustRightInd w:val="0"/>
        <w:spacing w:after="0" w:line="240" w:lineRule="auto"/>
        <w:rPr>
          <w:ins w:id="854" w:author="Bruno Presenti" w:date="2018-07-30T09:57:00Z"/>
          <w:del w:id="855" w:author="Marianela Bacigalupo" w:date="2018-08-05T10:19:00Z"/>
          <w:rFonts w:asciiTheme="minorHAnsi" w:eastAsia="Times New Roman" w:hAnsiTheme="minorHAnsi" w:cs="Courier New"/>
          <w:color w:val="222222"/>
          <w:lang w:eastAsia="es-ES"/>
        </w:rPr>
      </w:pPr>
    </w:p>
    <w:p w14:paraId="6AB2B820" w14:textId="77777777" w:rsidR="009317C0" w:rsidRPr="00A879E9" w:rsidDel="009200FD" w:rsidRDefault="009317C0" w:rsidP="00D80FA6">
      <w:pPr>
        <w:autoSpaceDE w:val="0"/>
        <w:autoSpaceDN w:val="0"/>
        <w:adjustRightInd w:val="0"/>
        <w:spacing w:after="0" w:line="240" w:lineRule="auto"/>
        <w:rPr>
          <w:del w:id="856" w:author="Marianela Bacigalupo" w:date="2018-08-05T10:19:00Z"/>
          <w:rFonts w:asciiTheme="minorHAnsi" w:eastAsia="Times New Roman" w:hAnsiTheme="minorHAnsi" w:cs="Courier New"/>
          <w:color w:val="222222"/>
          <w:lang w:eastAsia="es-ES"/>
          <w:rPrChange w:id="857" w:author="Heleen Devos" w:date="2018-07-22T17:42:00Z">
            <w:rPr>
              <w:del w:id="858" w:author="Marianela Bacigalupo" w:date="2018-08-05T10:19:00Z"/>
              <w:rFonts w:ascii="Courier New" w:eastAsia="Times New Roman" w:hAnsi="Courier New" w:cs="Courier New"/>
              <w:color w:val="222222"/>
              <w:sz w:val="20"/>
              <w:szCs w:val="20"/>
              <w:lang w:eastAsia="es-ES"/>
            </w:rPr>
          </w:rPrChange>
        </w:rPr>
      </w:pPr>
    </w:p>
    <w:p w14:paraId="70716155" w14:textId="77777777" w:rsidR="00D80FA6" w:rsidRDefault="00D80FA6" w:rsidP="00D80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859" w:author="Bruno Presenti" w:date="2018-07-30T09:52:00Z"/>
          <w:rFonts w:asciiTheme="minorHAnsi" w:eastAsia="Times New Roman" w:hAnsiTheme="minorHAnsi" w:cs="Courier New"/>
          <w:color w:val="222222"/>
          <w:lang w:eastAsia="es-ES"/>
        </w:rPr>
      </w:pPr>
    </w:p>
    <w:p w14:paraId="4E18DEC8" w14:textId="277C423C" w:rsidR="009317C0" w:rsidRDefault="009317C0" w:rsidP="00D80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860" w:author="Bruno Presenti" w:date="2018-07-30T10:00:00Z"/>
          <w:rFonts w:asciiTheme="minorHAnsi" w:eastAsia="Times New Roman" w:hAnsiTheme="minorHAnsi" w:cs="Courier New"/>
          <w:color w:val="222222"/>
          <w:lang w:eastAsia="es-ES"/>
        </w:rPr>
      </w:pPr>
      <w:ins w:id="861" w:author="Bruno Presenti" w:date="2018-07-30T09:55:00Z">
        <w:r>
          <w:rPr>
            <w:rFonts w:asciiTheme="minorHAnsi" w:eastAsia="Times New Roman" w:hAnsiTheme="minorHAnsi" w:cs="Courier New"/>
            <w:color w:val="222222"/>
            <w:lang w:eastAsia="es-ES"/>
          </w:rPr>
          <w:t xml:space="preserve">En el siguiente cuadro, podremos apreciar los problemas </w:t>
        </w:r>
      </w:ins>
      <w:ins w:id="862" w:author="Bruno Presenti" w:date="2018-07-30T09:57:00Z">
        <w:r>
          <w:rPr>
            <w:rFonts w:asciiTheme="minorHAnsi" w:eastAsia="Times New Roman" w:hAnsiTheme="minorHAnsi" w:cs="Courier New"/>
            <w:color w:val="222222"/>
            <w:lang w:eastAsia="es-ES"/>
          </w:rPr>
          <w:t>más</w:t>
        </w:r>
      </w:ins>
      <w:ins w:id="863" w:author="Bruno Presenti" w:date="2018-07-30T09:55:00Z">
        <w:r>
          <w:rPr>
            <w:rFonts w:asciiTheme="minorHAnsi" w:eastAsia="Times New Roman" w:hAnsiTheme="minorHAnsi" w:cs="Courier New"/>
            <w:color w:val="222222"/>
            <w:lang w:eastAsia="es-ES"/>
          </w:rPr>
          <w:t xml:space="preserve"> relevantes de l</w:t>
        </w:r>
      </w:ins>
      <w:ins w:id="864" w:author="Marianela Bacigalupo" w:date="2018-08-05T10:20:00Z">
        <w:r w:rsidR="003C6ADD">
          <w:rPr>
            <w:rFonts w:asciiTheme="minorHAnsi" w:eastAsia="Times New Roman" w:hAnsiTheme="minorHAnsi" w:cs="Courier New"/>
            <w:color w:val="222222"/>
            <w:lang w:eastAsia="es-ES"/>
          </w:rPr>
          <w:t>o</w:t>
        </w:r>
      </w:ins>
      <w:ins w:id="865" w:author="Bruno Presenti" w:date="2018-07-30T09:55:00Z">
        <w:del w:id="866" w:author="Marianela Bacigalupo" w:date="2018-08-05T10:20:00Z">
          <w:r w:rsidDel="003C6ADD">
            <w:rPr>
              <w:rFonts w:asciiTheme="minorHAnsi" w:eastAsia="Times New Roman" w:hAnsiTheme="minorHAnsi" w:cs="Courier New"/>
              <w:color w:val="222222"/>
              <w:lang w:eastAsia="es-ES"/>
            </w:rPr>
            <w:delText>a</w:delText>
          </w:r>
        </w:del>
        <w:r>
          <w:rPr>
            <w:rFonts w:asciiTheme="minorHAnsi" w:eastAsia="Times New Roman" w:hAnsiTheme="minorHAnsi" w:cs="Courier New"/>
            <w:color w:val="222222"/>
            <w:lang w:eastAsia="es-ES"/>
          </w:rPr>
          <w:t>s</w:t>
        </w:r>
      </w:ins>
      <w:ins w:id="867" w:author="Marianela Bacigalupo" w:date="2018-08-05T10:20:00Z">
        <w:r w:rsidR="003C6ADD">
          <w:rPr>
            <w:rFonts w:asciiTheme="minorHAnsi" w:eastAsia="Times New Roman" w:hAnsiTheme="minorHAnsi" w:cs="Courier New"/>
            <w:color w:val="222222"/>
            <w:lang w:eastAsia="es-ES"/>
          </w:rPr>
          <w:t xml:space="preserve"> emprendedores y las</w:t>
        </w:r>
      </w:ins>
      <w:ins w:id="868" w:author="Bruno Presenti" w:date="2018-07-30T09:55:00Z">
        <w:r>
          <w:rPr>
            <w:rFonts w:asciiTheme="minorHAnsi" w:eastAsia="Times New Roman" w:hAnsiTheme="minorHAnsi" w:cs="Courier New"/>
            <w:color w:val="222222"/>
            <w:lang w:eastAsia="es-ES"/>
          </w:rPr>
          <w:t xml:space="preserve"> pymes a la hora de sacar un </w:t>
        </w:r>
      </w:ins>
      <w:ins w:id="869" w:author="Bruno Presenti" w:date="2018-07-30T09:56:00Z">
        <w:r>
          <w:rPr>
            <w:rFonts w:asciiTheme="minorHAnsi" w:eastAsia="Times New Roman" w:hAnsiTheme="minorHAnsi" w:cs="Courier New"/>
            <w:color w:val="222222"/>
            <w:lang w:eastAsia="es-ES"/>
          </w:rPr>
          <w:t>crédito</w:t>
        </w:r>
      </w:ins>
      <w:ins w:id="870" w:author="Bruno Presenti" w:date="2018-07-30T09:55:00Z">
        <w:r>
          <w:rPr>
            <w:rFonts w:asciiTheme="minorHAnsi" w:eastAsia="Times New Roman" w:hAnsiTheme="minorHAnsi" w:cs="Courier New"/>
            <w:color w:val="222222"/>
            <w:lang w:eastAsia="es-ES"/>
          </w:rPr>
          <w:t xml:space="preserve"> </w:t>
        </w:r>
      </w:ins>
      <w:ins w:id="871" w:author="Bruno Presenti" w:date="2018-07-30T09:56:00Z">
        <w:r>
          <w:rPr>
            <w:rFonts w:asciiTheme="minorHAnsi" w:eastAsia="Times New Roman" w:hAnsiTheme="minorHAnsi" w:cs="Courier New"/>
            <w:color w:val="222222"/>
            <w:lang w:eastAsia="es-ES"/>
          </w:rPr>
          <w:t>para creación de una idea o expansión.</w:t>
        </w:r>
      </w:ins>
    </w:p>
    <w:p w14:paraId="72E6BCA5" w14:textId="77777777" w:rsidR="009317C0" w:rsidRDefault="009317C0" w:rsidP="00D80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872" w:author="Bruno Presenti" w:date="2018-07-30T10:00:00Z"/>
          <w:rFonts w:asciiTheme="minorHAnsi" w:eastAsia="Times New Roman" w:hAnsiTheme="minorHAnsi" w:cs="Courier New"/>
          <w:color w:val="222222"/>
          <w:lang w:eastAsia="es-ES"/>
        </w:rPr>
      </w:pPr>
    </w:p>
    <w:p w14:paraId="18DFF237" w14:textId="77777777" w:rsidR="009317C0" w:rsidRDefault="009317C0" w:rsidP="00D80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873" w:author="Bruno Presenti" w:date="2018-07-30T09:59:00Z"/>
          <w:rFonts w:asciiTheme="minorHAnsi" w:eastAsia="Times New Roman" w:hAnsiTheme="minorHAnsi" w:cs="Courier New"/>
          <w:color w:val="222222"/>
          <w:lang w:eastAsia="es-ES"/>
        </w:rPr>
      </w:pPr>
    </w:p>
    <w:p w14:paraId="66C1DF27" w14:textId="77777777" w:rsidR="009317C0" w:rsidRDefault="009317C0" w:rsidP="00D80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874" w:author="Bruno Presenti" w:date="2018-07-30T09:59:00Z"/>
          <w:rFonts w:asciiTheme="minorHAnsi" w:eastAsia="Times New Roman" w:hAnsiTheme="minorHAnsi" w:cs="Courier New"/>
          <w:color w:val="222222"/>
          <w:lang w:eastAsia="es-ES"/>
        </w:rPr>
      </w:pPr>
    </w:p>
    <w:p w14:paraId="369AD740" w14:textId="6BECFF3B" w:rsidR="009317C0" w:rsidRDefault="009317C0" w:rsidP="00D80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875" w:author="Marianela Bacigalupo" w:date="2018-08-05T11:38:00Z"/>
          <w:rFonts w:asciiTheme="minorHAnsi" w:eastAsia="Times New Roman" w:hAnsiTheme="minorHAnsi" w:cs="Courier New"/>
          <w:color w:val="222222"/>
          <w:lang w:eastAsia="es-ES"/>
        </w:rPr>
      </w:pPr>
      <w:ins w:id="876" w:author="Bruno Presenti" w:date="2018-07-30T10:00:00Z">
        <w:del w:id="877" w:author="Marianela Bacigalupo" w:date="2018-08-05T10:21:00Z">
          <w:r w:rsidDel="003C6ADD">
            <w:rPr>
              <w:rFonts w:asciiTheme="minorHAnsi" w:eastAsia="Times New Roman" w:hAnsiTheme="minorHAnsi" w:cs="Courier New"/>
              <w:noProof/>
              <w:color w:val="222222"/>
              <w:rPrChange w:id="878" w:author="Unknown">
                <w:rPr>
                  <w:noProof/>
                </w:rPr>
              </w:rPrChange>
            </w:rPr>
            <w:drawing>
              <wp:inline distT="0" distB="0" distL="0" distR="0" wp14:anchorId="209999F5" wp14:editId="556C2ED2">
                <wp:extent cx="3366019" cy="317182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4334" cy="3189083"/>
                        </a:xfrm>
                        <a:prstGeom prst="rect">
                          <a:avLst/>
                        </a:prstGeom>
                        <a:noFill/>
                        <a:ln>
                          <a:noFill/>
                        </a:ln>
                      </pic:spPr>
                    </pic:pic>
                  </a:graphicData>
                </a:graphic>
              </wp:inline>
            </w:drawing>
          </w:r>
        </w:del>
      </w:ins>
      <w:ins w:id="879" w:author="Marianela Bacigalupo" w:date="2018-08-05T10:22:00Z">
        <w:r w:rsidR="003C6ADD">
          <w:rPr>
            <w:rFonts w:asciiTheme="minorHAnsi" w:eastAsia="Times New Roman" w:hAnsiTheme="minorHAnsi" w:cs="Courier New"/>
            <w:noProof/>
            <w:color w:val="222222"/>
            <w:rPrChange w:id="880" w:author="Unknown">
              <w:rPr>
                <w:noProof/>
              </w:rPr>
            </w:rPrChange>
          </w:rPr>
          <w:drawing>
            <wp:inline distT="0" distB="0" distL="0" distR="0" wp14:anchorId="5E6DAA55" wp14:editId="5C84C100">
              <wp:extent cx="2876550" cy="31051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6550" cy="3105150"/>
                      </a:xfrm>
                      <a:prstGeom prst="rect">
                        <a:avLst/>
                      </a:prstGeom>
                      <a:noFill/>
                      <a:ln>
                        <a:noFill/>
                      </a:ln>
                    </pic:spPr>
                  </pic:pic>
                </a:graphicData>
              </a:graphic>
            </wp:inline>
          </w:drawing>
        </w:r>
      </w:ins>
    </w:p>
    <w:p w14:paraId="31131D71" w14:textId="77777777" w:rsidR="009233D4" w:rsidRDefault="009233D4" w:rsidP="00D80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881" w:author="Marianela Bacigalupo" w:date="2018-08-05T11:38:00Z"/>
          <w:rFonts w:asciiTheme="minorHAnsi" w:eastAsia="Times New Roman" w:hAnsiTheme="minorHAnsi" w:cs="Courier New"/>
          <w:color w:val="222222"/>
          <w:lang w:eastAsia="es-ES"/>
        </w:rPr>
      </w:pPr>
    </w:p>
    <w:p w14:paraId="455D41DB" w14:textId="77777777" w:rsidR="009233D4" w:rsidRDefault="009233D4" w:rsidP="00D80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882" w:author="Marianela Bacigalupo" w:date="2018-08-05T11:38:00Z"/>
          <w:rFonts w:asciiTheme="minorHAnsi" w:eastAsia="Times New Roman" w:hAnsiTheme="minorHAnsi" w:cs="Courier New"/>
          <w:color w:val="222222"/>
          <w:lang w:eastAsia="es-ES"/>
        </w:rPr>
      </w:pPr>
    </w:p>
    <w:p w14:paraId="25B4452D" w14:textId="77777777" w:rsidR="009233D4" w:rsidRDefault="009233D4" w:rsidP="00D80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883" w:author="Marianela Bacigalupo" w:date="2018-08-05T11:38:00Z"/>
          <w:rFonts w:asciiTheme="minorHAnsi" w:eastAsia="Times New Roman" w:hAnsiTheme="minorHAnsi" w:cs="Courier New"/>
          <w:color w:val="222222"/>
          <w:lang w:eastAsia="es-ES"/>
        </w:rPr>
      </w:pPr>
    </w:p>
    <w:p w14:paraId="0FCEA84A" w14:textId="77777777" w:rsidR="009233D4" w:rsidRDefault="009233D4" w:rsidP="00D80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884" w:author="Marianela Bacigalupo" w:date="2018-08-05T11:38:00Z"/>
          <w:rFonts w:asciiTheme="minorHAnsi" w:eastAsia="Times New Roman" w:hAnsiTheme="minorHAnsi" w:cs="Courier New"/>
          <w:color w:val="222222"/>
          <w:lang w:eastAsia="es-ES"/>
        </w:rPr>
      </w:pPr>
    </w:p>
    <w:p w14:paraId="061AE9AA" w14:textId="77777777" w:rsidR="009233D4" w:rsidRDefault="009233D4" w:rsidP="00D80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885" w:author="Marianela Bacigalupo" w:date="2018-08-05T11:38:00Z"/>
          <w:rFonts w:asciiTheme="minorHAnsi" w:eastAsia="Times New Roman" w:hAnsiTheme="minorHAnsi" w:cs="Courier New"/>
          <w:color w:val="222222"/>
          <w:lang w:eastAsia="es-ES"/>
        </w:rPr>
      </w:pPr>
    </w:p>
    <w:p w14:paraId="5182DCDF" w14:textId="77777777" w:rsidR="009233D4" w:rsidRDefault="009233D4" w:rsidP="00D80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886" w:author="Marianela Bacigalupo" w:date="2018-08-05T11:38:00Z"/>
          <w:rFonts w:asciiTheme="minorHAnsi" w:eastAsia="Times New Roman" w:hAnsiTheme="minorHAnsi" w:cs="Courier New"/>
          <w:color w:val="222222"/>
          <w:lang w:eastAsia="es-ES"/>
        </w:rPr>
      </w:pPr>
    </w:p>
    <w:p w14:paraId="2460471B" w14:textId="77777777" w:rsidR="009233D4" w:rsidRDefault="009233D4" w:rsidP="00D80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887" w:author="Marianela Bacigalupo" w:date="2018-08-05T11:38:00Z"/>
          <w:rFonts w:asciiTheme="minorHAnsi" w:eastAsia="Times New Roman" w:hAnsiTheme="minorHAnsi" w:cs="Courier New"/>
          <w:color w:val="222222"/>
          <w:lang w:eastAsia="es-ES"/>
        </w:rPr>
      </w:pPr>
    </w:p>
    <w:p w14:paraId="3B18E60A" w14:textId="77777777" w:rsidR="009233D4" w:rsidRDefault="009233D4" w:rsidP="00D80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888" w:author="Bruno Presenti" w:date="2018-07-30T09:52:00Z"/>
          <w:rFonts w:asciiTheme="minorHAnsi" w:eastAsia="Times New Roman" w:hAnsiTheme="minorHAnsi" w:cs="Courier New"/>
          <w:color w:val="222222"/>
          <w:lang w:eastAsia="es-ES"/>
        </w:rPr>
      </w:pPr>
    </w:p>
    <w:p w14:paraId="2B27865C" w14:textId="77777777" w:rsidR="009317C0" w:rsidRDefault="009317C0" w:rsidP="00D80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889" w:author="Bruno Presenti" w:date="2018-07-30T09:52:00Z"/>
          <w:rFonts w:asciiTheme="minorHAnsi" w:eastAsia="Times New Roman" w:hAnsiTheme="minorHAnsi" w:cs="Courier New"/>
          <w:color w:val="222222"/>
          <w:lang w:eastAsia="es-ES"/>
        </w:rPr>
      </w:pPr>
    </w:p>
    <w:p w14:paraId="1A1A7D40" w14:textId="3A0BABA3" w:rsidR="00436261" w:rsidDel="00265892" w:rsidRDefault="00436261" w:rsidP="00D80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890" w:author="Bruno Presenti" w:date="2018-07-30T09:34:00Z"/>
          <w:del w:id="891" w:author="Marianela Bacigalupo" w:date="2018-08-05T11:27:00Z"/>
          <w:rFonts w:asciiTheme="minorHAnsi" w:eastAsia="Times New Roman" w:hAnsiTheme="minorHAnsi" w:cs="Courier New"/>
          <w:color w:val="222222"/>
          <w:lang w:eastAsia="es-ES"/>
        </w:rPr>
      </w:pPr>
      <w:ins w:id="892" w:author="Bruno Presenti" w:date="2018-07-30T09:34:00Z">
        <w:del w:id="893" w:author="Marianela Bacigalupo" w:date="2018-08-05T11:27:00Z">
          <w:r w:rsidDel="00265892">
            <w:rPr>
              <w:rFonts w:asciiTheme="minorHAnsi" w:eastAsia="Times New Roman" w:hAnsiTheme="minorHAnsi" w:cs="Courier New"/>
              <w:color w:val="222222"/>
              <w:lang w:eastAsia="es-ES"/>
            </w:rPr>
            <w:delText>A</w:delText>
          </w:r>
        </w:del>
      </w:ins>
      <w:ins w:id="894" w:author="Bruno Presenti" w:date="2018-07-30T09:35:00Z">
        <w:del w:id="895" w:author="Marianela Bacigalupo" w:date="2018-08-05T11:27:00Z">
          <w:r w:rsidDel="00265892">
            <w:rPr>
              <w:rFonts w:asciiTheme="minorHAnsi" w:eastAsia="Times New Roman" w:hAnsiTheme="minorHAnsi" w:cs="Courier New"/>
              <w:color w:val="222222"/>
              <w:lang w:eastAsia="es-ES"/>
            </w:rPr>
            <w:delText xml:space="preserve"> causa de</w:delText>
          </w:r>
        </w:del>
      </w:ins>
      <w:ins w:id="896" w:author="Bruno Presenti" w:date="2018-07-30T09:34:00Z">
        <w:del w:id="897" w:author="Marianela Bacigalupo" w:date="2018-08-05T11:27:00Z">
          <w:r w:rsidDel="00265892">
            <w:rPr>
              <w:rFonts w:asciiTheme="minorHAnsi" w:eastAsia="Times New Roman" w:hAnsiTheme="minorHAnsi" w:cs="Courier New"/>
              <w:color w:val="222222"/>
              <w:lang w:eastAsia="es-ES"/>
            </w:rPr>
            <w:delText xml:space="preserve"> </w:delText>
          </w:r>
        </w:del>
      </w:ins>
      <w:ins w:id="898" w:author="Bruno Presenti" w:date="2018-07-30T10:42:00Z">
        <w:del w:id="899" w:author="Marianela Bacigalupo" w:date="2018-08-05T11:27:00Z">
          <w:r w:rsidR="006A790B" w:rsidDel="00265892">
            <w:rPr>
              <w:rFonts w:asciiTheme="minorHAnsi" w:eastAsia="Times New Roman" w:hAnsiTheme="minorHAnsi" w:cs="Courier New"/>
              <w:color w:val="222222"/>
              <w:lang w:eastAsia="es-ES"/>
            </w:rPr>
            <w:delText xml:space="preserve">todo lo </w:delText>
          </w:r>
        </w:del>
      </w:ins>
      <w:ins w:id="900" w:author="Bruno Presenti" w:date="2018-07-30T09:34:00Z">
        <w:del w:id="901" w:author="Marianela Bacigalupo" w:date="2018-08-05T11:27:00Z">
          <w:r w:rsidR="006A790B" w:rsidDel="00265892">
            <w:rPr>
              <w:rFonts w:asciiTheme="minorHAnsi" w:eastAsia="Times New Roman" w:hAnsiTheme="minorHAnsi" w:cs="Courier New"/>
              <w:color w:val="222222"/>
              <w:lang w:eastAsia="es-ES"/>
            </w:rPr>
            <w:delText>antes mencionado</w:delText>
          </w:r>
          <w:r w:rsidDel="00265892">
            <w:rPr>
              <w:rFonts w:asciiTheme="minorHAnsi" w:eastAsia="Times New Roman" w:hAnsiTheme="minorHAnsi" w:cs="Courier New"/>
              <w:color w:val="222222"/>
              <w:lang w:eastAsia="es-ES"/>
            </w:rPr>
            <w:delText>, se ideo</w:delText>
          </w:r>
        </w:del>
      </w:ins>
      <w:ins w:id="902" w:author="Heleen Devos" w:date="2018-08-03T00:40:00Z">
        <w:del w:id="903" w:author="Marianela Bacigalupo" w:date="2018-08-05T11:27:00Z">
          <w:r w:rsidR="0009583E" w:rsidDel="00265892">
            <w:rPr>
              <w:rFonts w:asciiTheme="minorHAnsi" w:eastAsia="Times New Roman" w:hAnsiTheme="minorHAnsi" w:cs="Courier New"/>
              <w:color w:val="222222"/>
              <w:lang w:eastAsia="es-ES"/>
            </w:rPr>
            <w:delText>desarrollamos</w:delText>
          </w:r>
        </w:del>
      </w:ins>
      <w:ins w:id="904" w:author="Bruno Presenti" w:date="2018-07-30T09:34:00Z">
        <w:del w:id="905" w:author="Marianela Bacigalupo" w:date="2018-08-05T11:27:00Z">
          <w:r w:rsidDel="00265892">
            <w:rPr>
              <w:rFonts w:asciiTheme="minorHAnsi" w:eastAsia="Times New Roman" w:hAnsiTheme="minorHAnsi" w:cs="Courier New"/>
              <w:color w:val="222222"/>
              <w:lang w:eastAsia="es-ES"/>
            </w:rPr>
            <w:delText xml:space="preserve"> </w:delText>
          </w:r>
        </w:del>
      </w:ins>
      <w:ins w:id="906" w:author="Bruno Presenti" w:date="2018-07-30T09:35:00Z">
        <w:del w:id="907" w:author="Marianela Bacigalupo" w:date="2018-08-05T11:27:00Z">
          <w:r w:rsidDel="00265892">
            <w:rPr>
              <w:rFonts w:asciiTheme="minorHAnsi" w:eastAsia="Times New Roman" w:hAnsiTheme="minorHAnsi" w:cs="Courier New"/>
              <w:color w:val="222222"/>
              <w:lang w:eastAsia="es-ES"/>
            </w:rPr>
            <w:delText>u</w:delText>
          </w:r>
        </w:del>
      </w:ins>
      <w:ins w:id="908" w:author="Bruno Presenti" w:date="2018-07-30T09:33:00Z">
        <w:del w:id="909" w:author="Marianela Bacigalupo" w:date="2018-08-05T11:27:00Z">
          <w:r w:rsidDel="00265892">
            <w:rPr>
              <w:rFonts w:asciiTheme="minorHAnsi" w:eastAsia="Times New Roman" w:hAnsiTheme="minorHAnsi" w:cs="Courier New"/>
              <w:color w:val="222222"/>
              <w:lang w:eastAsia="es-ES"/>
            </w:rPr>
            <w:delText xml:space="preserve">na solución </w:delText>
          </w:r>
        </w:del>
      </w:ins>
      <w:ins w:id="910" w:author="Bruno Presenti" w:date="2018-07-30T09:36:00Z">
        <w:del w:id="911" w:author="Marianela Bacigalupo" w:date="2018-08-05T11:27:00Z">
          <w:r w:rsidDel="00265892">
            <w:rPr>
              <w:rFonts w:asciiTheme="minorHAnsi" w:eastAsia="Times New Roman" w:hAnsiTheme="minorHAnsi" w:cs="Courier New"/>
              <w:color w:val="222222"/>
              <w:lang w:eastAsia="es-ES"/>
            </w:rPr>
            <w:delText>que nace a través de la idea de la descentralización.</w:delText>
          </w:r>
        </w:del>
      </w:ins>
    </w:p>
    <w:p w14:paraId="45D0208C" w14:textId="77777777" w:rsidR="00436261" w:rsidDel="009233D4" w:rsidRDefault="00436261" w:rsidP="00D80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912" w:author="Eduardo Gonzalez" w:date="2018-07-30T09:59:00Z"/>
          <w:del w:id="913" w:author="Marianela Bacigalupo" w:date="2018-08-05T11:38:00Z"/>
          <w:rFonts w:asciiTheme="minorHAnsi" w:eastAsia="Times New Roman" w:hAnsiTheme="minorHAnsi" w:cs="Courier New"/>
          <w:color w:val="222222"/>
          <w:lang w:eastAsia="es-ES"/>
        </w:rPr>
      </w:pPr>
    </w:p>
    <w:p w14:paraId="3BDF0424" w14:textId="73D34ED6" w:rsidR="000E5A7F" w:rsidRDefault="000E5A7F" w:rsidP="000E5A7F">
      <w:pPr>
        <w:spacing w:after="0" w:line="240" w:lineRule="auto"/>
        <w:rPr>
          <w:ins w:id="914" w:author="Marianela Bacigalupo" w:date="2018-08-05T10:59:00Z"/>
          <w:rFonts w:asciiTheme="minorHAnsi" w:eastAsia="Times New Roman" w:hAnsiTheme="minorHAnsi" w:cs="Courier New"/>
          <w:b/>
          <w:color w:val="222222"/>
          <w:lang w:eastAsia="es-ES"/>
        </w:rPr>
      </w:pPr>
      <w:ins w:id="915" w:author="Marianela Bacigalupo" w:date="2018-08-05T10:59:00Z">
        <w:r w:rsidRPr="00581B44">
          <w:rPr>
            <w:rFonts w:asciiTheme="minorHAnsi" w:eastAsia="Times New Roman" w:hAnsiTheme="minorHAnsi" w:cs="Courier New"/>
            <w:b/>
            <w:color w:val="222222"/>
            <w:lang w:eastAsia="es-ES"/>
          </w:rPr>
          <w:t xml:space="preserve">Poco crecimiento de la </w:t>
        </w:r>
      </w:ins>
      <w:ins w:id="916" w:author="Marianela Bacigalupo" w:date="2018-08-05T11:20:00Z">
        <w:r w:rsidR="001815BA">
          <w:rPr>
            <w:rFonts w:asciiTheme="minorHAnsi" w:eastAsia="Times New Roman" w:hAnsiTheme="minorHAnsi" w:cs="Courier New"/>
            <w:b/>
            <w:color w:val="222222"/>
            <w:lang w:eastAsia="es-ES"/>
          </w:rPr>
          <w:t>competitividad</w:t>
        </w:r>
      </w:ins>
      <w:ins w:id="917" w:author="Marianela Bacigalupo" w:date="2018-08-05T11:00:00Z">
        <w:r>
          <w:rPr>
            <w:rFonts w:asciiTheme="minorHAnsi" w:eastAsia="Times New Roman" w:hAnsiTheme="minorHAnsi" w:cs="Courier New"/>
            <w:b/>
            <w:color w:val="222222"/>
            <w:lang w:eastAsia="es-ES"/>
          </w:rPr>
          <w:t xml:space="preserve"> por falta de financiamiento.</w:t>
        </w:r>
      </w:ins>
    </w:p>
    <w:p w14:paraId="75AEBC5B" w14:textId="77777777" w:rsidR="000E5A7F" w:rsidRDefault="000E5A7F" w:rsidP="000E5A7F">
      <w:pPr>
        <w:spacing w:after="0" w:line="240" w:lineRule="auto"/>
        <w:rPr>
          <w:ins w:id="918" w:author="Eduardo Gonzalez" w:date="2018-08-07T16:23:00Z"/>
          <w:rFonts w:asciiTheme="minorHAnsi" w:eastAsia="Times New Roman" w:hAnsiTheme="minorHAnsi" w:cs="Courier New"/>
          <w:b/>
          <w:color w:val="222222"/>
          <w:lang w:eastAsia="es-ES"/>
        </w:rPr>
      </w:pPr>
    </w:p>
    <w:p w14:paraId="482747DF" w14:textId="77777777" w:rsidR="009E410C" w:rsidRPr="00581B44" w:rsidRDefault="009E410C" w:rsidP="000E5A7F">
      <w:pPr>
        <w:spacing w:after="0" w:line="240" w:lineRule="auto"/>
        <w:rPr>
          <w:ins w:id="919" w:author="Marianela Bacigalupo" w:date="2018-08-05T10:59:00Z"/>
          <w:rFonts w:asciiTheme="minorHAnsi" w:eastAsia="Times New Roman" w:hAnsiTheme="minorHAnsi" w:cs="Courier New"/>
          <w:b/>
          <w:color w:val="222222"/>
          <w:lang w:eastAsia="es-ES"/>
        </w:rPr>
      </w:pPr>
    </w:p>
    <w:p w14:paraId="4B7CE2BF" w14:textId="6E6C9E66" w:rsidR="000E5A7F" w:rsidRPr="00581B44" w:rsidRDefault="000E5A7F" w:rsidP="000E5A7F">
      <w:pPr>
        <w:autoSpaceDE w:val="0"/>
        <w:autoSpaceDN w:val="0"/>
        <w:adjustRightInd w:val="0"/>
        <w:spacing w:after="0" w:line="240" w:lineRule="auto"/>
        <w:jc w:val="both"/>
        <w:rPr>
          <w:ins w:id="920" w:author="Marianela Bacigalupo" w:date="2018-08-05T10:59:00Z"/>
          <w:rFonts w:asciiTheme="minorHAnsi" w:eastAsia="Times New Roman" w:hAnsiTheme="minorHAnsi" w:cs="Courier New"/>
          <w:color w:val="222222"/>
          <w:lang w:eastAsia="es-ES"/>
        </w:rPr>
      </w:pPr>
      <w:ins w:id="921" w:author="Marianela Bacigalupo" w:date="2018-08-05T10:59:00Z">
        <w:r w:rsidRPr="00581B44">
          <w:rPr>
            <w:rFonts w:asciiTheme="minorHAnsi" w:eastAsia="Times New Roman" w:hAnsiTheme="minorHAnsi" w:cs="Courier New"/>
            <w:color w:val="222222"/>
            <w:lang w:eastAsia="es-ES"/>
          </w:rPr>
          <w:t xml:space="preserve">El principal problema del sector productivo de algunas naciones y de las pymes es la </w:t>
        </w:r>
      </w:ins>
      <w:ins w:id="922" w:author="Marianela Bacigalupo" w:date="2018-08-05T11:19:00Z">
        <w:r w:rsidR="001815BA">
          <w:rPr>
            <w:rFonts w:asciiTheme="minorHAnsi" w:eastAsia="Times New Roman" w:hAnsiTheme="minorHAnsi" w:cs="Courier New"/>
            <w:color w:val="222222"/>
            <w:lang w:eastAsia="es-ES"/>
          </w:rPr>
          <w:t>competitividad</w:t>
        </w:r>
      </w:ins>
      <w:ins w:id="923" w:author="Marianela Bacigalupo" w:date="2018-08-05T10:59:00Z">
        <w:r w:rsidRPr="00581B44">
          <w:rPr>
            <w:rFonts w:asciiTheme="minorHAnsi" w:eastAsia="Times New Roman" w:hAnsiTheme="minorHAnsi" w:cs="Courier New"/>
            <w:color w:val="222222"/>
            <w:lang w:eastAsia="es-ES"/>
          </w:rPr>
          <w:t xml:space="preserve">, que crece muy poco. De </w:t>
        </w:r>
        <w:del w:id="924" w:author="Bruno Presenti [2]" w:date="2018-08-06T09:07:00Z">
          <w:r w:rsidRPr="00581B44" w:rsidDel="00960B91">
            <w:rPr>
              <w:rFonts w:asciiTheme="minorHAnsi" w:eastAsia="Times New Roman" w:hAnsiTheme="minorHAnsi" w:cs="Courier New"/>
              <w:color w:val="222222"/>
              <w:lang w:eastAsia="es-ES"/>
            </w:rPr>
            <w:delText>hecho</w:delText>
          </w:r>
        </w:del>
      </w:ins>
      <w:ins w:id="925" w:author="Bruno Presenti [2]" w:date="2018-08-06T09:07:00Z">
        <w:r w:rsidR="00960B91" w:rsidRPr="00581B44">
          <w:rPr>
            <w:rFonts w:asciiTheme="minorHAnsi" w:eastAsia="Times New Roman" w:hAnsiTheme="minorHAnsi" w:cs="Courier New"/>
            <w:color w:val="222222"/>
            <w:lang w:eastAsia="es-ES"/>
          </w:rPr>
          <w:t>hecho,</w:t>
        </w:r>
      </w:ins>
      <w:ins w:id="926" w:author="Marianela Bacigalupo" w:date="2018-08-05T10:59:00Z">
        <w:r w:rsidRPr="00581B44">
          <w:rPr>
            <w:rFonts w:asciiTheme="minorHAnsi" w:eastAsia="Times New Roman" w:hAnsiTheme="minorHAnsi" w:cs="Courier New"/>
            <w:color w:val="222222"/>
            <w:lang w:eastAsia="es-ES"/>
          </w:rPr>
          <w:t xml:space="preserve"> poco menos de un tercio del crecimiento de la producción </w:t>
        </w:r>
        <w:r>
          <w:rPr>
            <w:rFonts w:asciiTheme="minorHAnsi" w:eastAsia="Times New Roman" w:hAnsiTheme="minorHAnsi" w:cs="Courier New"/>
            <w:color w:val="222222"/>
            <w:lang w:eastAsia="es-ES"/>
          </w:rPr>
          <w:t xml:space="preserve">de algunos </w:t>
        </w:r>
      </w:ins>
      <w:ins w:id="927" w:author="Marianela Bacigalupo" w:date="2018-08-05T11:20:00Z">
        <w:r w:rsidR="001815BA">
          <w:rPr>
            <w:rFonts w:asciiTheme="minorHAnsi" w:eastAsia="Times New Roman" w:hAnsiTheme="minorHAnsi" w:cs="Courier New"/>
            <w:color w:val="222222"/>
            <w:lang w:eastAsia="es-ES"/>
          </w:rPr>
          <w:t>países</w:t>
        </w:r>
      </w:ins>
      <w:ins w:id="928" w:author="Marianela Bacigalupo" w:date="2018-08-05T10:59:00Z">
        <w:r w:rsidRPr="00581B44">
          <w:rPr>
            <w:rFonts w:asciiTheme="minorHAnsi" w:eastAsia="Times New Roman" w:hAnsiTheme="minorHAnsi" w:cs="Courier New"/>
            <w:color w:val="222222"/>
            <w:lang w:eastAsia="es-ES"/>
          </w:rPr>
          <w:t xml:space="preserve"> es por la</w:t>
        </w:r>
      </w:ins>
      <w:ins w:id="929" w:author="Marianela Bacigalupo" w:date="2018-08-05T11:20:00Z">
        <w:r w:rsidR="001815BA">
          <w:rPr>
            <w:rFonts w:asciiTheme="minorHAnsi" w:eastAsia="Times New Roman" w:hAnsiTheme="minorHAnsi" w:cs="Courier New"/>
            <w:color w:val="222222"/>
            <w:lang w:eastAsia="es-ES"/>
          </w:rPr>
          <w:t xml:space="preserve"> falta</w:t>
        </w:r>
      </w:ins>
      <w:ins w:id="930" w:author="Marianela Bacigalupo" w:date="2018-08-05T11:19:00Z">
        <w:r w:rsidR="001815BA" w:rsidRPr="001815BA">
          <w:rPr>
            <w:rFonts w:asciiTheme="minorHAnsi" w:eastAsia="Times New Roman" w:hAnsiTheme="minorHAnsi" w:cs="Courier New"/>
            <w:color w:val="222222"/>
            <w:lang w:eastAsia="es-ES"/>
          </w:rPr>
          <w:t xml:space="preserve"> </w:t>
        </w:r>
        <w:r w:rsidR="001815BA">
          <w:rPr>
            <w:rFonts w:asciiTheme="minorHAnsi" w:eastAsia="Times New Roman" w:hAnsiTheme="minorHAnsi" w:cs="Courier New"/>
            <w:color w:val="222222"/>
            <w:lang w:eastAsia="es-ES"/>
          </w:rPr>
          <w:t>competitividad</w:t>
        </w:r>
      </w:ins>
      <w:ins w:id="931" w:author="Marianela Bacigalupo" w:date="2018-08-05T10:59:00Z">
        <w:r w:rsidRPr="00581B44">
          <w:rPr>
            <w:rFonts w:asciiTheme="minorHAnsi" w:eastAsia="Times New Roman" w:hAnsiTheme="minorHAnsi" w:cs="Courier New"/>
            <w:color w:val="222222"/>
            <w:lang w:eastAsia="es-ES"/>
          </w:rPr>
          <w:t xml:space="preserve">, a diferencia de </w:t>
        </w:r>
        <w:r>
          <w:rPr>
            <w:rFonts w:asciiTheme="minorHAnsi" w:eastAsia="Times New Roman" w:hAnsiTheme="minorHAnsi" w:cs="Courier New"/>
            <w:color w:val="222222"/>
            <w:lang w:eastAsia="es-ES"/>
          </w:rPr>
          <w:t>otros</w:t>
        </w:r>
        <w:r w:rsidRPr="00581B44">
          <w:rPr>
            <w:rFonts w:asciiTheme="minorHAnsi" w:eastAsia="Times New Roman" w:hAnsiTheme="minorHAnsi" w:cs="Courier New"/>
            <w:color w:val="222222"/>
            <w:lang w:eastAsia="es-ES"/>
          </w:rPr>
          <w:t xml:space="preserve"> países que van avanzando más a nivel global. El resto del crecimiento es causado por la inversión externa e interna, especialmente.</w:t>
        </w:r>
      </w:ins>
    </w:p>
    <w:p w14:paraId="1113A49D" w14:textId="3FE564A1" w:rsidR="000E5A7F" w:rsidRDefault="000E5A7F" w:rsidP="000E5A7F">
      <w:pPr>
        <w:autoSpaceDE w:val="0"/>
        <w:autoSpaceDN w:val="0"/>
        <w:adjustRightInd w:val="0"/>
        <w:spacing w:after="0" w:line="240" w:lineRule="auto"/>
        <w:jc w:val="both"/>
        <w:rPr>
          <w:ins w:id="932" w:author="Eduardo Gonzalez" w:date="2018-08-07T16:23:00Z"/>
          <w:rFonts w:asciiTheme="minorHAnsi" w:eastAsia="Times New Roman" w:hAnsiTheme="minorHAnsi" w:cs="Courier New"/>
          <w:color w:val="222222"/>
          <w:lang w:eastAsia="es-ES"/>
        </w:rPr>
      </w:pPr>
      <w:ins w:id="933" w:author="Marianela Bacigalupo" w:date="2018-08-05T10:59:00Z">
        <w:r>
          <w:rPr>
            <w:rFonts w:asciiTheme="minorHAnsi" w:eastAsia="Times New Roman" w:hAnsiTheme="minorHAnsi" w:cs="Courier New"/>
            <w:color w:val="222222"/>
            <w:lang w:eastAsia="es-ES"/>
          </w:rPr>
          <w:t xml:space="preserve">Como ejemplo </w:t>
        </w:r>
        <w:r w:rsidRPr="00581B44">
          <w:rPr>
            <w:rFonts w:asciiTheme="minorHAnsi" w:eastAsia="Times New Roman" w:hAnsiTheme="minorHAnsi" w:cs="Courier New"/>
            <w:color w:val="222222"/>
            <w:lang w:eastAsia="es-ES"/>
          </w:rPr>
          <w:t>Monge</w:t>
        </w:r>
        <w:r>
          <w:rPr>
            <w:rFonts w:asciiTheme="minorHAnsi" w:eastAsia="Times New Roman" w:hAnsiTheme="minorHAnsi" w:cs="Courier New"/>
            <w:color w:val="222222"/>
            <w:lang w:eastAsia="es-ES"/>
          </w:rPr>
          <w:t xml:space="preserve"> dice que</w:t>
        </w:r>
        <w:r w:rsidRPr="00581B44">
          <w:rPr>
            <w:rFonts w:asciiTheme="minorHAnsi" w:eastAsia="Times New Roman" w:hAnsiTheme="minorHAnsi" w:cs="Courier New"/>
            <w:color w:val="222222"/>
            <w:lang w:eastAsia="es-ES"/>
          </w:rPr>
          <w:t xml:space="preserve"> durante las décadas de los 60 y 70 la productividad</w:t>
        </w:r>
      </w:ins>
      <w:ins w:id="934" w:author="Marianela Bacigalupo" w:date="2018-08-05T11:20:00Z">
        <w:r w:rsidR="001815BA">
          <w:rPr>
            <w:rFonts w:asciiTheme="minorHAnsi" w:eastAsia="Times New Roman" w:hAnsiTheme="minorHAnsi" w:cs="Courier New"/>
            <w:color w:val="222222"/>
            <w:lang w:eastAsia="es-ES"/>
          </w:rPr>
          <w:t xml:space="preserve"> y competitividad</w:t>
        </w:r>
      </w:ins>
      <w:ins w:id="935" w:author="Marianela Bacigalupo" w:date="2018-08-05T10:59:00Z">
        <w:r w:rsidRPr="00581B44">
          <w:rPr>
            <w:rFonts w:asciiTheme="minorHAnsi" w:eastAsia="Times New Roman" w:hAnsiTheme="minorHAnsi" w:cs="Courier New"/>
            <w:color w:val="222222"/>
            <w:lang w:eastAsia="es-ES"/>
          </w:rPr>
          <w:t xml:space="preserve"> entre Costa Rica y Estados Unidos, era semejante a la que mostraban en esa época otros países desarrollados.</w:t>
        </w:r>
      </w:ins>
    </w:p>
    <w:p w14:paraId="25FD1B8B" w14:textId="77777777" w:rsidR="009E410C" w:rsidRPr="00581B44" w:rsidRDefault="009E410C" w:rsidP="000E5A7F">
      <w:pPr>
        <w:autoSpaceDE w:val="0"/>
        <w:autoSpaceDN w:val="0"/>
        <w:adjustRightInd w:val="0"/>
        <w:spacing w:after="0" w:line="240" w:lineRule="auto"/>
        <w:jc w:val="both"/>
        <w:rPr>
          <w:ins w:id="936" w:author="Marianela Bacigalupo" w:date="2018-08-05T10:59:00Z"/>
          <w:rFonts w:asciiTheme="minorHAnsi" w:eastAsia="Times New Roman" w:hAnsiTheme="minorHAnsi" w:cs="Courier New"/>
          <w:color w:val="222222"/>
          <w:lang w:eastAsia="es-ES"/>
        </w:rPr>
      </w:pPr>
    </w:p>
    <w:p w14:paraId="399ECBBD" w14:textId="77777777" w:rsidR="000E5A7F" w:rsidRDefault="000E5A7F" w:rsidP="000E5A7F">
      <w:pPr>
        <w:autoSpaceDE w:val="0"/>
        <w:autoSpaceDN w:val="0"/>
        <w:adjustRightInd w:val="0"/>
        <w:spacing w:after="0" w:line="240" w:lineRule="auto"/>
        <w:jc w:val="both"/>
        <w:rPr>
          <w:ins w:id="937" w:author="Eduardo Gonzalez" w:date="2018-08-07T16:23:00Z"/>
          <w:rFonts w:asciiTheme="minorHAnsi" w:eastAsia="Times New Roman" w:hAnsiTheme="minorHAnsi" w:cs="Courier New"/>
          <w:color w:val="222222"/>
          <w:lang w:eastAsia="es-ES"/>
        </w:rPr>
      </w:pPr>
      <w:ins w:id="938" w:author="Marianela Bacigalupo" w:date="2018-08-05T10:59:00Z">
        <w:r w:rsidRPr="00581B44">
          <w:rPr>
            <w:rFonts w:asciiTheme="minorHAnsi" w:eastAsia="Times New Roman" w:hAnsiTheme="minorHAnsi" w:cs="Courier New"/>
            <w:color w:val="222222"/>
            <w:lang w:eastAsia="es-ES"/>
          </w:rPr>
          <w:t>Sin embargo, en los años 80 la brecha de Costa Rica respecto a esas economías se amplía debido a los avances tecnológicos, cuya adopción en las empresas es facilitada por la disponibilidad de financiamiento.</w:t>
        </w:r>
      </w:ins>
    </w:p>
    <w:p w14:paraId="7A165BB0" w14:textId="77777777" w:rsidR="009E410C" w:rsidRPr="00581B44" w:rsidRDefault="009E410C" w:rsidP="000E5A7F">
      <w:pPr>
        <w:autoSpaceDE w:val="0"/>
        <w:autoSpaceDN w:val="0"/>
        <w:adjustRightInd w:val="0"/>
        <w:spacing w:after="0" w:line="240" w:lineRule="auto"/>
        <w:jc w:val="both"/>
        <w:rPr>
          <w:ins w:id="939" w:author="Marianela Bacigalupo" w:date="2018-08-05T10:59:00Z"/>
          <w:rFonts w:asciiTheme="minorHAnsi" w:eastAsia="Times New Roman" w:hAnsiTheme="minorHAnsi" w:cs="Courier New"/>
          <w:color w:val="222222"/>
          <w:lang w:eastAsia="es-ES"/>
        </w:rPr>
      </w:pPr>
    </w:p>
    <w:p w14:paraId="1BFAEE0D" w14:textId="41B0108D" w:rsidR="000E5A7F" w:rsidRDefault="000E5A7F" w:rsidP="000E5A7F">
      <w:pPr>
        <w:autoSpaceDE w:val="0"/>
        <w:autoSpaceDN w:val="0"/>
        <w:adjustRightInd w:val="0"/>
        <w:spacing w:after="0" w:line="240" w:lineRule="auto"/>
        <w:jc w:val="both"/>
        <w:rPr>
          <w:ins w:id="940" w:author="Marianela Bacigalupo" w:date="2018-08-05T11:39:00Z"/>
          <w:rFonts w:asciiTheme="minorHAnsi" w:eastAsia="Times New Roman" w:hAnsiTheme="minorHAnsi" w:cs="Courier New"/>
          <w:color w:val="222222"/>
          <w:lang w:eastAsia="es-ES"/>
        </w:rPr>
      </w:pPr>
      <w:ins w:id="941" w:author="Marianela Bacigalupo" w:date="2018-08-05T10:59:00Z">
        <w:r w:rsidRPr="00581B44">
          <w:rPr>
            <w:rFonts w:asciiTheme="minorHAnsi" w:eastAsia="Times New Roman" w:hAnsiTheme="minorHAnsi" w:cs="Courier New"/>
            <w:color w:val="222222"/>
            <w:lang w:eastAsia="es-ES"/>
          </w:rPr>
          <w:t xml:space="preserve"> “Se sabe que cuando se facilita financiamiento y capacitación se observa un crecimiento en ventas, empleo</w:t>
        </w:r>
      </w:ins>
      <w:ins w:id="942" w:author="Marianela Bacigalupo" w:date="2018-08-05T11:21:00Z">
        <w:r w:rsidR="001815BA">
          <w:rPr>
            <w:rFonts w:asciiTheme="minorHAnsi" w:eastAsia="Times New Roman" w:hAnsiTheme="minorHAnsi" w:cs="Courier New"/>
            <w:color w:val="222222"/>
            <w:lang w:eastAsia="es-ES"/>
          </w:rPr>
          <w:t>,</w:t>
        </w:r>
      </w:ins>
      <w:ins w:id="943" w:author="Marianela Bacigalupo" w:date="2018-08-05T10:59:00Z">
        <w:r w:rsidRPr="00581B44">
          <w:rPr>
            <w:rFonts w:asciiTheme="minorHAnsi" w:eastAsia="Times New Roman" w:hAnsiTheme="minorHAnsi" w:cs="Courier New"/>
            <w:color w:val="222222"/>
            <w:lang w:eastAsia="es-ES"/>
          </w:rPr>
          <w:t xml:space="preserve"> </w:t>
        </w:r>
      </w:ins>
      <w:ins w:id="944" w:author="Marianela Bacigalupo" w:date="2018-08-05T11:21:00Z">
        <w:r w:rsidR="001815BA">
          <w:rPr>
            <w:rFonts w:asciiTheme="minorHAnsi" w:eastAsia="Times New Roman" w:hAnsiTheme="minorHAnsi" w:cs="Courier New"/>
            <w:color w:val="222222"/>
            <w:lang w:eastAsia="es-ES"/>
          </w:rPr>
          <w:t xml:space="preserve">competitividad </w:t>
        </w:r>
      </w:ins>
      <w:ins w:id="945" w:author="Marianela Bacigalupo" w:date="2018-08-05T10:59:00Z">
        <w:r w:rsidRPr="00581B44">
          <w:rPr>
            <w:rFonts w:asciiTheme="minorHAnsi" w:eastAsia="Times New Roman" w:hAnsiTheme="minorHAnsi" w:cs="Courier New"/>
            <w:color w:val="222222"/>
            <w:lang w:eastAsia="es-ES"/>
          </w:rPr>
          <w:t xml:space="preserve">y en productividad. El problema es que se desconoce cómo se hace y cómo se haría en </w:t>
        </w:r>
      </w:ins>
      <w:ins w:id="946" w:author="Marianela Bacigalupo" w:date="2018-08-05T11:21:00Z">
        <w:r w:rsidR="001815BA">
          <w:rPr>
            <w:rFonts w:asciiTheme="minorHAnsi" w:eastAsia="Times New Roman" w:hAnsiTheme="minorHAnsi" w:cs="Courier New"/>
            <w:color w:val="222222"/>
            <w:lang w:eastAsia="es-ES"/>
          </w:rPr>
          <w:t>un</w:t>
        </w:r>
      </w:ins>
      <w:ins w:id="947" w:author="Marianela Bacigalupo" w:date="2018-08-05T10:59:00Z">
        <w:r w:rsidRPr="00581B44">
          <w:rPr>
            <w:rFonts w:asciiTheme="minorHAnsi" w:eastAsia="Times New Roman" w:hAnsiTheme="minorHAnsi" w:cs="Courier New"/>
            <w:color w:val="222222"/>
            <w:lang w:eastAsia="es-ES"/>
          </w:rPr>
          <w:t xml:space="preserve"> país por sus condiciones particulares”, advirtió Monge.</w:t>
        </w:r>
      </w:ins>
    </w:p>
    <w:p w14:paraId="453DE6E9" w14:textId="77777777" w:rsidR="009233D4" w:rsidRDefault="009233D4" w:rsidP="000E5A7F">
      <w:pPr>
        <w:autoSpaceDE w:val="0"/>
        <w:autoSpaceDN w:val="0"/>
        <w:adjustRightInd w:val="0"/>
        <w:spacing w:after="0" w:line="240" w:lineRule="auto"/>
        <w:jc w:val="both"/>
        <w:rPr>
          <w:ins w:id="948" w:author="Marianela Bacigalupo" w:date="2018-08-05T11:39:00Z"/>
          <w:rFonts w:asciiTheme="minorHAnsi" w:eastAsia="Times New Roman" w:hAnsiTheme="minorHAnsi" w:cs="Courier New"/>
          <w:color w:val="222222"/>
          <w:lang w:eastAsia="es-ES"/>
        </w:rPr>
      </w:pPr>
    </w:p>
    <w:p w14:paraId="72D04F8F" w14:textId="77777777" w:rsidR="009233D4" w:rsidDel="009E410C" w:rsidRDefault="009233D4" w:rsidP="000E5A7F">
      <w:pPr>
        <w:autoSpaceDE w:val="0"/>
        <w:autoSpaceDN w:val="0"/>
        <w:adjustRightInd w:val="0"/>
        <w:spacing w:after="0" w:line="240" w:lineRule="auto"/>
        <w:jc w:val="both"/>
        <w:rPr>
          <w:del w:id="949" w:author="Bruno Presenti [2]" w:date="2018-08-06T13:28:00Z"/>
          <w:rFonts w:asciiTheme="minorHAnsi" w:eastAsia="Times New Roman" w:hAnsiTheme="minorHAnsi" w:cs="Courier New"/>
          <w:color w:val="222222"/>
          <w:lang w:eastAsia="es-ES"/>
        </w:rPr>
      </w:pPr>
    </w:p>
    <w:p w14:paraId="6B878353" w14:textId="77777777" w:rsidR="009E410C" w:rsidRDefault="009E410C" w:rsidP="000E5A7F">
      <w:pPr>
        <w:autoSpaceDE w:val="0"/>
        <w:autoSpaceDN w:val="0"/>
        <w:adjustRightInd w:val="0"/>
        <w:spacing w:after="0" w:line="240" w:lineRule="auto"/>
        <w:jc w:val="both"/>
        <w:rPr>
          <w:ins w:id="950" w:author="Eduardo Gonzalez" w:date="2018-08-07T16:23:00Z"/>
          <w:rFonts w:asciiTheme="minorHAnsi" w:eastAsia="Times New Roman" w:hAnsiTheme="minorHAnsi" w:cs="Courier New"/>
          <w:color w:val="222222"/>
          <w:lang w:eastAsia="es-ES"/>
        </w:rPr>
      </w:pPr>
    </w:p>
    <w:p w14:paraId="71A9CBE6" w14:textId="65DF3D0D" w:rsidR="009E410C" w:rsidRDefault="009E410C" w:rsidP="000E5A7F">
      <w:pPr>
        <w:autoSpaceDE w:val="0"/>
        <w:autoSpaceDN w:val="0"/>
        <w:adjustRightInd w:val="0"/>
        <w:spacing w:after="0" w:line="240" w:lineRule="auto"/>
        <w:jc w:val="both"/>
        <w:rPr>
          <w:ins w:id="951" w:author="Eduardo Gonzalez" w:date="2018-08-07T16:23:00Z"/>
          <w:rFonts w:asciiTheme="minorHAnsi" w:eastAsia="Times New Roman" w:hAnsiTheme="minorHAnsi" w:cs="Courier New"/>
          <w:color w:val="222222"/>
          <w:lang w:eastAsia="es-ES"/>
        </w:rPr>
      </w:pPr>
      <w:ins w:id="952" w:author="Bruno Presenti [2]" w:date="2018-08-06T13:33:00Z">
        <w:r>
          <w:rPr>
            <w:rFonts w:asciiTheme="minorHAnsi" w:eastAsia="Times New Roman" w:hAnsiTheme="minorHAnsi" w:cs="Courier New"/>
            <w:noProof/>
            <w:color w:val="222222"/>
            <w:rPrChange w:id="953" w:author="Unknown">
              <w:rPr>
                <w:noProof/>
              </w:rPr>
            </w:rPrChange>
          </w:rPr>
          <w:drawing>
            <wp:anchor distT="0" distB="0" distL="114300" distR="114300" simplePos="0" relativeHeight="251688960" behindDoc="1" locked="0" layoutInCell="1" allowOverlap="1" wp14:anchorId="7EABE3A2" wp14:editId="2D26CE3C">
              <wp:simplePos x="0" y="0"/>
              <wp:positionH relativeFrom="column">
                <wp:posOffset>143510</wp:posOffset>
              </wp:positionH>
              <wp:positionV relativeFrom="paragraph">
                <wp:posOffset>44471</wp:posOffset>
              </wp:positionV>
              <wp:extent cx="5314950" cy="2105025"/>
              <wp:effectExtent l="0" t="0" r="0"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4950" cy="2105025"/>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1A002168" w14:textId="77777777" w:rsidR="009E410C" w:rsidRDefault="009E410C" w:rsidP="000E5A7F">
      <w:pPr>
        <w:autoSpaceDE w:val="0"/>
        <w:autoSpaceDN w:val="0"/>
        <w:adjustRightInd w:val="0"/>
        <w:spacing w:after="0" w:line="240" w:lineRule="auto"/>
        <w:jc w:val="both"/>
        <w:rPr>
          <w:ins w:id="954" w:author="Eduardo Gonzalez" w:date="2018-08-07T16:23:00Z"/>
          <w:rFonts w:asciiTheme="minorHAnsi" w:eastAsia="Times New Roman" w:hAnsiTheme="minorHAnsi" w:cs="Courier New"/>
          <w:color w:val="222222"/>
          <w:lang w:eastAsia="es-ES"/>
        </w:rPr>
      </w:pPr>
    </w:p>
    <w:p w14:paraId="563A95F6" w14:textId="1DA53497" w:rsidR="009E410C" w:rsidRDefault="009E410C" w:rsidP="000E5A7F">
      <w:pPr>
        <w:autoSpaceDE w:val="0"/>
        <w:autoSpaceDN w:val="0"/>
        <w:adjustRightInd w:val="0"/>
        <w:spacing w:after="0" w:line="240" w:lineRule="auto"/>
        <w:jc w:val="both"/>
        <w:rPr>
          <w:ins w:id="955" w:author="Eduardo Gonzalez" w:date="2018-08-07T16:23:00Z"/>
          <w:rFonts w:asciiTheme="minorHAnsi" w:eastAsia="Times New Roman" w:hAnsiTheme="minorHAnsi" w:cs="Courier New"/>
          <w:color w:val="222222"/>
          <w:lang w:eastAsia="es-ES"/>
        </w:rPr>
      </w:pPr>
    </w:p>
    <w:p w14:paraId="4F150D4D" w14:textId="77777777" w:rsidR="009E410C" w:rsidRDefault="009E410C" w:rsidP="000E5A7F">
      <w:pPr>
        <w:autoSpaceDE w:val="0"/>
        <w:autoSpaceDN w:val="0"/>
        <w:adjustRightInd w:val="0"/>
        <w:spacing w:after="0" w:line="240" w:lineRule="auto"/>
        <w:jc w:val="both"/>
        <w:rPr>
          <w:ins w:id="956" w:author="Eduardo Gonzalez" w:date="2018-08-07T16:23:00Z"/>
          <w:rFonts w:asciiTheme="minorHAnsi" w:eastAsia="Times New Roman" w:hAnsiTheme="minorHAnsi" w:cs="Courier New"/>
          <w:color w:val="222222"/>
          <w:lang w:eastAsia="es-ES"/>
        </w:rPr>
      </w:pPr>
    </w:p>
    <w:p w14:paraId="75AC14CB" w14:textId="66EB7973" w:rsidR="009E410C" w:rsidRDefault="009E410C" w:rsidP="000E5A7F">
      <w:pPr>
        <w:autoSpaceDE w:val="0"/>
        <w:autoSpaceDN w:val="0"/>
        <w:adjustRightInd w:val="0"/>
        <w:spacing w:after="0" w:line="240" w:lineRule="auto"/>
        <w:jc w:val="both"/>
        <w:rPr>
          <w:ins w:id="957" w:author="Eduardo Gonzalez" w:date="2018-08-07T16:23:00Z"/>
          <w:rFonts w:asciiTheme="minorHAnsi" w:eastAsia="Times New Roman" w:hAnsiTheme="minorHAnsi" w:cs="Courier New"/>
          <w:color w:val="222222"/>
          <w:lang w:eastAsia="es-ES"/>
        </w:rPr>
      </w:pPr>
    </w:p>
    <w:p w14:paraId="65A69712" w14:textId="77777777" w:rsidR="009E410C" w:rsidRDefault="009E410C" w:rsidP="000E5A7F">
      <w:pPr>
        <w:autoSpaceDE w:val="0"/>
        <w:autoSpaceDN w:val="0"/>
        <w:adjustRightInd w:val="0"/>
        <w:spacing w:after="0" w:line="240" w:lineRule="auto"/>
        <w:jc w:val="both"/>
        <w:rPr>
          <w:ins w:id="958" w:author="Eduardo Gonzalez" w:date="2018-08-07T16:23:00Z"/>
          <w:rFonts w:asciiTheme="minorHAnsi" w:eastAsia="Times New Roman" w:hAnsiTheme="minorHAnsi" w:cs="Courier New"/>
          <w:color w:val="222222"/>
          <w:lang w:eastAsia="es-ES"/>
        </w:rPr>
      </w:pPr>
    </w:p>
    <w:p w14:paraId="42FE79F6" w14:textId="77777777" w:rsidR="009E410C" w:rsidRDefault="009E410C" w:rsidP="000E5A7F">
      <w:pPr>
        <w:autoSpaceDE w:val="0"/>
        <w:autoSpaceDN w:val="0"/>
        <w:adjustRightInd w:val="0"/>
        <w:spacing w:after="0" w:line="240" w:lineRule="auto"/>
        <w:jc w:val="both"/>
        <w:rPr>
          <w:ins w:id="959" w:author="Eduardo Gonzalez" w:date="2018-08-07T16:23:00Z"/>
          <w:rFonts w:asciiTheme="minorHAnsi" w:eastAsia="Times New Roman" w:hAnsiTheme="minorHAnsi" w:cs="Courier New"/>
          <w:color w:val="222222"/>
          <w:lang w:eastAsia="es-ES"/>
        </w:rPr>
      </w:pPr>
    </w:p>
    <w:p w14:paraId="4B024F8B" w14:textId="4EEA3A99" w:rsidR="009E410C" w:rsidRDefault="009E410C" w:rsidP="000E5A7F">
      <w:pPr>
        <w:autoSpaceDE w:val="0"/>
        <w:autoSpaceDN w:val="0"/>
        <w:adjustRightInd w:val="0"/>
        <w:spacing w:after="0" w:line="240" w:lineRule="auto"/>
        <w:jc w:val="both"/>
        <w:rPr>
          <w:ins w:id="960" w:author="Eduardo Gonzalez" w:date="2018-08-07T16:23:00Z"/>
          <w:rFonts w:asciiTheme="minorHAnsi" w:eastAsia="Times New Roman" w:hAnsiTheme="minorHAnsi" w:cs="Courier New"/>
          <w:color w:val="222222"/>
          <w:lang w:eastAsia="es-ES"/>
        </w:rPr>
      </w:pPr>
    </w:p>
    <w:p w14:paraId="32B275DE" w14:textId="77777777" w:rsidR="009E410C" w:rsidRDefault="009E410C" w:rsidP="000E5A7F">
      <w:pPr>
        <w:autoSpaceDE w:val="0"/>
        <w:autoSpaceDN w:val="0"/>
        <w:adjustRightInd w:val="0"/>
        <w:spacing w:after="0" w:line="240" w:lineRule="auto"/>
        <w:jc w:val="both"/>
        <w:rPr>
          <w:ins w:id="961" w:author="Eduardo Gonzalez" w:date="2018-08-07T16:23:00Z"/>
          <w:rFonts w:asciiTheme="minorHAnsi" w:eastAsia="Times New Roman" w:hAnsiTheme="minorHAnsi" w:cs="Courier New"/>
          <w:color w:val="222222"/>
          <w:lang w:eastAsia="es-ES"/>
        </w:rPr>
      </w:pPr>
    </w:p>
    <w:p w14:paraId="03608E7C" w14:textId="28291706" w:rsidR="009E410C" w:rsidRDefault="009E410C" w:rsidP="000E5A7F">
      <w:pPr>
        <w:autoSpaceDE w:val="0"/>
        <w:autoSpaceDN w:val="0"/>
        <w:adjustRightInd w:val="0"/>
        <w:spacing w:after="0" w:line="240" w:lineRule="auto"/>
        <w:jc w:val="both"/>
        <w:rPr>
          <w:ins w:id="962" w:author="Eduardo Gonzalez" w:date="2018-08-07T16:23:00Z"/>
          <w:rFonts w:asciiTheme="minorHAnsi" w:eastAsia="Times New Roman" w:hAnsiTheme="minorHAnsi" w:cs="Courier New"/>
          <w:color w:val="222222"/>
          <w:lang w:eastAsia="es-ES"/>
        </w:rPr>
      </w:pPr>
    </w:p>
    <w:p w14:paraId="3C8915C3" w14:textId="77777777" w:rsidR="009233D4" w:rsidDel="00904D03" w:rsidRDefault="009233D4" w:rsidP="000E5A7F">
      <w:pPr>
        <w:autoSpaceDE w:val="0"/>
        <w:autoSpaceDN w:val="0"/>
        <w:adjustRightInd w:val="0"/>
        <w:spacing w:after="0" w:line="240" w:lineRule="auto"/>
        <w:jc w:val="both"/>
        <w:rPr>
          <w:ins w:id="963" w:author="Marianela Bacigalupo" w:date="2018-08-05T11:39:00Z"/>
          <w:del w:id="964" w:author="Bruno Presenti [2]" w:date="2018-08-06T13:28:00Z"/>
          <w:rFonts w:asciiTheme="minorHAnsi" w:eastAsia="Times New Roman" w:hAnsiTheme="minorHAnsi" w:cs="Courier New"/>
          <w:color w:val="222222"/>
          <w:lang w:eastAsia="es-ES"/>
        </w:rPr>
      </w:pPr>
    </w:p>
    <w:p w14:paraId="7214BA92" w14:textId="77777777" w:rsidR="009233D4" w:rsidRDefault="009233D4" w:rsidP="000E5A7F">
      <w:pPr>
        <w:autoSpaceDE w:val="0"/>
        <w:autoSpaceDN w:val="0"/>
        <w:adjustRightInd w:val="0"/>
        <w:spacing w:after="0" w:line="240" w:lineRule="auto"/>
        <w:jc w:val="both"/>
        <w:rPr>
          <w:ins w:id="965" w:author="Marianela Bacigalupo" w:date="2018-08-05T11:39:00Z"/>
          <w:rFonts w:asciiTheme="minorHAnsi" w:eastAsia="Times New Roman" w:hAnsiTheme="minorHAnsi" w:cs="Courier New"/>
          <w:color w:val="222222"/>
          <w:lang w:eastAsia="es-ES"/>
        </w:rPr>
      </w:pPr>
    </w:p>
    <w:p w14:paraId="20465FFD" w14:textId="77777777" w:rsidR="009233D4" w:rsidRDefault="009233D4" w:rsidP="000E5A7F">
      <w:pPr>
        <w:autoSpaceDE w:val="0"/>
        <w:autoSpaceDN w:val="0"/>
        <w:adjustRightInd w:val="0"/>
        <w:spacing w:after="0" w:line="240" w:lineRule="auto"/>
        <w:jc w:val="both"/>
        <w:rPr>
          <w:ins w:id="966" w:author="Marianela Bacigalupo" w:date="2018-08-05T10:59:00Z"/>
          <w:rFonts w:asciiTheme="minorHAnsi" w:eastAsia="Times New Roman" w:hAnsiTheme="minorHAnsi" w:cs="Courier New"/>
          <w:color w:val="222222"/>
          <w:lang w:eastAsia="es-ES"/>
        </w:rPr>
      </w:pPr>
    </w:p>
    <w:p w14:paraId="048B1AC7" w14:textId="7C0BAD0C" w:rsidR="000E5A7F" w:rsidRDefault="000E5A7F" w:rsidP="000E5A7F">
      <w:pPr>
        <w:autoSpaceDE w:val="0"/>
        <w:autoSpaceDN w:val="0"/>
        <w:adjustRightInd w:val="0"/>
        <w:spacing w:after="0" w:line="240" w:lineRule="auto"/>
        <w:jc w:val="both"/>
        <w:rPr>
          <w:ins w:id="967" w:author="Marianela Bacigalupo" w:date="2018-08-05T11:00:00Z"/>
          <w:rFonts w:asciiTheme="minorHAnsi" w:eastAsia="Times New Roman" w:hAnsiTheme="minorHAnsi" w:cs="Courier New"/>
          <w:color w:val="222222"/>
          <w:lang w:eastAsia="es-ES"/>
        </w:rPr>
      </w:pPr>
    </w:p>
    <w:p w14:paraId="382EDD66" w14:textId="44A93248" w:rsidR="000E5A7F" w:rsidRDefault="001815BA" w:rsidP="000E5A7F">
      <w:pPr>
        <w:autoSpaceDE w:val="0"/>
        <w:autoSpaceDN w:val="0"/>
        <w:adjustRightInd w:val="0"/>
        <w:spacing w:after="0" w:line="240" w:lineRule="auto"/>
        <w:jc w:val="both"/>
        <w:rPr>
          <w:ins w:id="968" w:author="Marianela Bacigalupo" w:date="2018-08-05T10:59:00Z"/>
          <w:rFonts w:asciiTheme="minorHAnsi" w:eastAsia="Times New Roman" w:hAnsiTheme="minorHAnsi" w:cs="Courier New"/>
          <w:color w:val="222222"/>
          <w:lang w:eastAsia="es-ES"/>
        </w:rPr>
      </w:pPr>
      <w:ins w:id="969" w:author="Marianela Bacigalupo" w:date="2018-08-05T11:19:00Z">
        <w:del w:id="970" w:author="Bruno Presenti [2]" w:date="2018-08-06T13:28:00Z">
          <w:r w:rsidDel="00861CE3">
            <w:rPr>
              <w:rFonts w:asciiTheme="minorHAnsi" w:eastAsia="Times New Roman" w:hAnsiTheme="minorHAnsi" w:cs="Courier New"/>
              <w:noProof/>
              <w:color w:val="222222"/>
              <w:rPrChange w:id="971" w:author="Unknown">
                <w:rPr>
                  <w:noProof/>
                </w:rPr>
              </w:rPrChange>
            </w:rPr>
            <w:drawing>
              <wp:inline distT="0" distB="0" distL="0" distR="0" wp14:anchorId="6A3FB7AF" wp14:editId="16169D4D">
                <wp:extent cx="5943600" cy="29813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del>
      </w:ins>
    </w:p>
    <w:p w14:paraId="678F04A7" w14:textId="44C2AC83" w:rsidR="000E5A7F" w:rsidDel="009E410C" w:rsidRDefault="000E5A7F" w:rsidP="000E5A7F">
      <w:pPr>
        <w:autoSpaceDE w:val="0"/>
        <w:autoSpaceDN w:val="0"/>
        <w:adjustRightInd w:val="0"/>
        <w:spacing w:after="0" w:line="240" w:lineRule="auto"/>
        <w:jc w:val="both"/>
        <w:rPr>
          <w:ins w:id="972" w:author="Marianela Bacigalupo" w:date="2018-08-05T10:59:00Z"/>
          <w:del w:id="973" w:author="Eduardo Gonzalez" w:date="2018-08-07T16:23:00Z"/>
          <w:rFonts w:asciiTheme="minorHAnsi" w:eastAsia="Times New Roman" w:hAnsiTheme="minorHAnsi" w:cs="Courier New"/>
          <w:color w:val="222222"/>
          <w:lang w:eastAsia="es-ES"/>
        </w:rPr>
      </w:pPr>
    </w:p>
    <w:p w14:paraId="74B27BFE" w14:textId="77777777" w:rsidR="000E5A7F" w:rsidRDefault="000E5A7F" w:rsidP="000E5A7F">
      <w:pPr>
        <w:autoSpaceDE w:val="0"/>
        <w:autoSpaceDN w:val="0"/>
        <w:adjustRightInd w:val="0"/>
        <w:spacing w:after="0" w:line="240" w:lineRule="auto"/>
        <w:jc w:val="both"/>
        <w:rPr>
          <w:ins w:id="974" w:author="Marianela Bacigalupo" w:date="2018-08-05T10:59:00Z"/>
          <w:rFonts w:asciiTheme="minorHAnsi" w:eastAsia="Times New Roman" w:hAnsiTheme="minorHAnsi" w:cs="Courier New"/>
          <w:color w:val="222222"/>
          <w:lang w:eastAsia="es-ES"/>
        </w:rPr>
      </w:pPr>
    </w:p>
    <w:p w14:paraId="206833C6" w14:textId="0F7EA2BC" w:rsidR="00265892" w:rsidRDefault="001815BA" w:rsidP="00265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975" w:author="Marianela Bacigalupo" w:date="2018-08-05T11:28:00Z"/>
          <w:rFonts w:asciiTheme="minorHAnsi" w:eastAsia="Times New Roman" w:hAnsiTheme="minorHAnsi" w:cs="Courier New"/>
          <w:color w:val="222222"/>
          <w:lang w:eastAsia="es-ES"/>
        </w:rPr>
      </w:pPr>
      <w:ins w:id="976" w:author="Marianela Bacigalupo" w:date="2018-08-05T11:22:00Z">
        <w:r>
          <w:rPr>
            <w:rFonts w:asciiTheme="minorHAnsi" w:eastAsia="Times New Roman" w:hAnsiTheme="minorHAnsi" w:cs="Courier New"/>
            <w:color w:val="222222"/>
            <w:lang w:eastAsia="es-ES"/>
          </w:rPr>
          <w:t xml:space="preserve">En la figura </w:t>
        </w:r>
      </w:ins>
      <w:ins w:id="977" w:author="Marianela Bacigalupo" w:date="2018-08-05T11:27:00Z">
        <w:r w:rsidR="00265892">
          <w:rPr>
            <w:rFonts w:asciiTheme="minorHAnsi" w:eastAsia="Times New Roman" w:hAnsiTheme="minorHAnsi" w:cs="Courier New"/>
            <w:color w:val="222222"/>
            <w:lang w:eastAsia="es-ES"/>
          </w:rPr>
          <w:t xml:space="preserve">se muestra claramente que uno de los problemas </w:t>
        </w:r>
      </w:ins>
      <w:ins w:id="978" w:author="Marianela Bacigalupo" w:date="2018-08-05T11:28:00Z">
        <w:r w:rsidR="00265892">
          <w:rPr>
            <w:rFonts w:asciiTheme="minorHAnsi" w:eastAsia="Times New Roman" w:hAnsiTheme="minorHAnsi" w:cs="Courier New"/>
            <w:color w:val="222222"/>
            <w:lang w:eastAsia="es-ES"/>
          </w:rPr>
          <w:t>más</w:t>
        </w:r>
      </w:ins>
      <w:ins w:id="979" w:author="Marianela Bacigalupo" w:date="2018-08-05T11:27:00Z">
        <w:r w:rsidR="00265892">
          <w:rPr>
            <w:rFonts w:asciiTheme="minorHAnsi" w:eastAsia="Times New Roman" w:hAnsiTheme="minorHAnsi" w:cs="Courier New"/>
            <w:color w:val="222222"/>
            <w:lang w:eastAsia="es-ES"/>
          </w:rPr>
          <w:t xml:space="preserve"> comunes que sufren los emprendedores y las PyMES es la falta de competitividad.</w:t>
        </w:r>
      </w:ins>
      <w:ins w:id="980" w:author="Marianela Bacigalupo" w:date="2018-08-05T11:28:00Z">
        <w:r w:rsidR="00265892">
          <w:rPr>
            <w:rFonts w:asciiTheme="minorHAnsi" w:eastAsia="Times New Roman" w:hAnsiTheme="minorHAnsi" w:cs="Courier New"/>
            <w:color w:val="222222"/>
            <w:lang w:eastAsia="es-ES"/>
          </w:rPr>
          <w:t xml:space="preserve"> A causa de todo lo antes mencionado, desarrollamos una solución que nace a través de la descentralización</w:t>
        </w:r>
      </w:ins>
      <w:ins w:id="981" w:author="Marianela Bacigalupo" w:date="2018-08-05T11:29:00Z">
        <w:r w:rsidR="00265892">
          <w:rPr>
            <w:rFonts w:asciiTheme="minorHAnsi" w:eastAsia="Times New Roman" w:hAnsiTheme="minorHAnsi" w:cs="Courier New"/>
            <w:color w:val="222222"/>
            <w:lang w:eastAsia="es-ES"/>
          </w:rPr>
          <w:t>, el crowdfunding y la blockchain</w:t>
        </w:r>
      </w:ins>
      <w:ins w:id="982" w:author="Marianela Bacigalupo" w:date="2018-08-05T11:28:00Z">
        <w:r w:rsidR="00265892">
          <w:rPr>
            <w:rFonts w:asciiTheme="minorHAnsi" w:eastAsia="Times New Roman" w:hAnsiTheme="minorHAnsi" w:cs="Courier New"/>
            <w:color w:val="222222"/>
            <w:lang w:eastAsia="es-ES"/>
          </w:rPr>
          <w:t>.</w:t>
        </w:r>
      </w:ins>
    </w:p>
    <w:p w14:paraId="5E6C0218" w14:textId="13398321" w:rsidR="00C80F91" w:rsidRDefault="00C80F91" w:rsidP="00D80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983" w:author="Eduardo Gonzalez" w:date="2018-07-30T09:59:00Z"/>
          <w:rFonts w:asciiTheme="minorHAnsi" w:eastAsia="Times New Roman" w:hAnsiTheme="minorHAnsi" w:cs="Courier New"/>
          <w:color w:val="222222"/>
          <w:lang w:eastAsia="es-ES"/>
        </w:rPr>
      </w:pPr>
    </w:p>
    <w:p w14:paraId="70992EBA" w14:textId="77777777" w:rsidR="00C80F91" w:rsidRDefault="00C80F91" w:rsidP="00D80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984" w:author="Eduardo Gonzalez" w:date="2018-07-30T09:59:00Z"/>
          <w:rFonts w:asciiTheme="minorHAnsi" w:eastAsia="Times New Roman" w:hAnsiTheme="minorHAnsi" w:cs="Courier New"/>
          <w:color w:val="222222"/>
          <w:lang w:eastAsia="es-ES"/>
        </w:rPr>
      </w:pPr>
    </w:p>
    <w:p w14:paraId="3FA297DF" w14:textId="77777777" w:rsidR="00C80F91" w:rsidRDefault="00C80F91" w:rsidP="00D80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985" w:author="Eduardo Gonzalez" w:date="2018-08-07T16:23:00Z"/>
          <w:rFonts w:asciiTheme="minorHAnsi" w:eastAsia="Times New Roman" w:hAnsiTheme="minorHAnsi" w:cs="Courier New"/>
          <w:color w:val="222222"/>
          <w:lang w:eastAsia="es-ES"/>
        </w:rPr>
      </w:pPr>
    </w:p>
    <w:p w14:paraId="7B60F9D3" w14:textId="77777777" w:rsidR="009E410C" w:rsidRDefault="009E410C" w:rsidP="00D80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986" w:author="Eduardo Gonzalez" w:date="2018-08-07T16:23:00Z"/>
          <w:rFonts w:asciiTheme="minorHAnsi" w:eastAsia="Times New Roman" w:hAnsiTheme="minorHAnsi" w:cs="Courier New"/>
          <w:color w:val="222222"/>
          <w:lang w:eastAsia="es-ES"/>
        </w:rPr>
      </w:pPr>
    </w:p>
    <w:p w14:paraId="525D047E" w14:textId="77777777" w:rsidR="009E410C" w:rsidRDefault="009E410C" w:rsidP="00D80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987" w:author="Eduardo Gonzalez" w:date="2018-08-07T16:23:00Z"/>
          <w:rFonts w:asciiTheme="minorHAnsi" w:eastAsia="Times New Roman" w:hAnsiTheme="minorHAnsi" w:cs="Courier New"/>
          <w:color w:val="222222"/>
          <w:lang w:eastAsia="es-ES"/>
        </w:rPr>
      </w:pPr>
    </w:p>
    <w:p w14:paraId="558244E4" w14:textId="77777777" w:rsidR="009E410C" w:rsidRDefault="009E410C" w:rsidP="00D80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988" w:author="Eduardo Gonzalez" w:date="2018-08-07T16:23:00Z"/>
          <w:rFonts w:asciiTheme="minorHAnsi" w:eastAsia="Times New Roman" w:hAnsiTheme="minorHAnsi" w:cs="Courier New"/>
          <w:color w:val="222222"/>
          <w:lang w:eastAsia="es-ES"/>
        </w:rPr>
      </w:pPr>
    </w:p>
    <w:p w14:paraId="0199C6FC" w14:textId="77777777" w:rsidR="009E410C" w:rsidRDefault="009E410C" w:rsidP="00D80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989" w:author="Eduardo Gonzalez" w:date="2018-08-07T16:23:00Z"/>
          <w:rFonts w:asciiTheme="minorHAnsi" w:eastAsia="Times New Roman" w:hAnsiTheme="minorHAnsi" w:cs="Courier New"/>
          <w:color w:val="222222"/>
          <w:lang w:eastAsia="es-ES"/>
        </w:rPr>
      </w:pPr>
    </w:p>
    <w:p w14:paraId="03735119" w14:textId="77777777" w:rsidR="009E410C" w:rsidRDefault="009E410C" w:rsidP="00D80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990" w:author="Eduardo Gonzalez" w:date="2018-08-07T16:23:00Z"/>
          <w:rFonts w:asciiTheme="minorHAnsi" w:eastAsia="Times New Roman" w:hAnsiTheme="minorHAnsi" w:cs="Courier New"/>
          <w:color w:val="222222"/>
          <w:lang w:eastAsia="es-ES"/>
        </w:rPr>
      </w:pPr>
    </w:p>
    <w:p w14:paraId="79FACB40" w14:textId="77777777" w:rsidR="009E410C" w:rsidRDefault="009E410C" w:rsidP="00D80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991" w:author="Eduardo Gonzalez" w:date="2018-08-07T16:23:00Z"/>
          <w:rFonts w:asciiTheme="minorHAnsi" w:eastAsia="Times New Roman" w:hAnsiTheme="minorHAnsi" w:cs="Courier New"/>
          <w:color w:val="222222"/>
          <w:lang w:eastAsia="es-ES"/>
        </w:rPr>
      </w:pPr>
    </w:p>
    <w:p w14:paraId="2554512B" w14:textId="77777777" w:rsidR="009E410C" w:rsidRDefault="009E410C" w:rsidP="00D80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992" w:author="Eduardo Gonzalez" w:date="2018-08-07T16:23:00Z"/>
          <w:rFonts w:asciiTheme="minorHAnsi" w:eastAsia="Times New Roman" w:hAnsiTheme="minorHAnsi" w:cs="Courier New"/>
          <w:color w:val="222222"/>
          <w:lang w:eastAsia="es-ES"/>
        </w:rPr>
      </w:pPr>
    </w:p>
    <w:p w14:paraId="5BA91B0E" w14:textId="77777777" w:rsidR="00C80F91" w:rsidRDefault="00C80F91" w:rsidP="00D80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993" w:author="Eduardo Gonzalez" w:date="2018-07-30T10:00:00Z"/>
          <w:rFonts w:asciiTheme="minorHAnsi" w:eastAsia="Times New Roman" w:hAnsiTheme="minorHAnsi" w:cs="Courier New"/>
          <w:color w:val="222222"/>
          <w:lang w:eastAsia="es-ES"/>
        </w:rPr>
      </w:pPr>
    </w:p>
    <w:p w14:paraId="017FC826" w14:textId="77777777" w:rsidR="00C80F91" w:rsidDel="00265892" w:rsidRDefault="00C80F91" w:rsidP="00D80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994" w:author="Eduardo Gonzalez" w:date="2018-07-30T10:00:00Z"/>
          <w:del w:id="995" w:author="Marianela Bacigalupo" w:date="2018-08-05T11:31:00Z"/>
          <w:rFonts w:asciiTheme="minorHAnsi" w:eastAsia="Times New Roman" w:hAnsiTheme="minorHAnsi" w:cs="Courier New"/>
          <w:color w:val="222222"/>
          <w:lang w:eastAsia="es-ES"/>
        </w:rPr>
      </w:pPr>
    </w:p>
    <w:p w14:paraId="1E2E080A" w14:textId="77777777" w:rsidR="00C80F91" w:rsidDel="00265892" w:rsidRDefault="00C80F91" w:rsidP="00D80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996" w:author="Eduardo Gonzalez" w:date="2018-07-30T10:00:00Z"/>
          <w:del w:id="997" w:author="Marianela Bacigalupo" w:date="2018-08-05T11:31:00Z"/>
          <w:rFonts w:asciiTheme="minorHAnsi" w:eastAsia="Times New Roman" w:hAnsiTheme="minorHAnsi" w:cs="Courier New"/>
          <w:color w:val="222222"/>
          <w:lang w:eastAsia="es-ES"/>
        </w:rPr>
      </w:pPr>
    </w:p>
    <w:p w14:paraId="278428CE" w14:textId="440E08FC" w:rsidR="00C80F91" w:rsidDel="00623F51" w:rsidRDefault="00C80F91" w:rsidP="00D80F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998" w:author="Bruno Presenti" w:date="2018-07-30T09:28:00Z"/>
          <w:del w:id="999" w:author="Eduardo Gonzalez" w:date="2018-07-30T10:25:00Z"/>
          <w:rFonts w:asciiTheme="minorHAnsi" w:eastAsia="Times New Roman" w:hAnsiTheme="minorHAnsi" w:cs="Courier New"/>
          <w:color w:val="222222"/>
          <w:lang w:eastAsia="es-ES"/>
        </w:rPr>
      </w:pPr>
    </w:p>
    <w:p w14:paraId="1E288487" w14:textId="77777777" w:rsidR="00C80F91" w:rsidRPr="005B666B" w:rsidRDefault="00C80F91" w:rsidP="00C80F91">
      <w:pPr>
        <w:rPr>
          <w:ins w:id="1000" w:author="Eduardo Gonzalez" w:date="2018-07-30T10:03:00Z"/>
          <w:rFonts w:asciiTheme="minorHAnsi" w:hAnsiTheme="minorHAnsi"/>
          <w:b/>
          <w:sz w:val="28"/>
          <w:szCs w:val="28"/>
          <w:u w:val="single"/>
        </w:rPr>
      </w:pPr>
      <w:ins w:id="1001" w:author="Eduardo Gonzalez" w:date="2018-07-30T10:03:00Z">
        <w:r w:rsidRPr="005B666B">
          <w:rPr>
            <w:rFonts w:asciiTheme="minorHAnsi" w:hAnsiTheme="minorHAnsi"/>
            <w:b/>
            <w:sz w:val="28"/>
            <w:szCs w:val="28"/>
            <w:u w:val="single"/>
          </w:rPr>
          <w:t>2. Crowdfunding (La descentralización del capital)</w:t>
        </w:r>
      </w:ins>
    </w:p>
    <w:p w14:paraId="1370F70D" w14:textId="77777777" w:rsidR="00C80F91" w:rsidRPr="005B666B" w:rsidRDefault="00C80F91" w:rsidP="00C80F91">
      <w:pPr>
        <w:autoSpaceDE w:val="0"/>
        <w:autoSpaceDN w:val="0"/>
        <w:adjustRightInd w:val="0"/>
        <w:spacing w:after="0" w:line="240" w:lineRule="auto"/>
        <w:rPr>
          <w:ins w:id="1002" w:author="Eduardo Gonzalez" w:date="2018-07-30T10:03:00Z"/>
          <w:rFonts w:asciiTheme="minorHAnsi" w:eastAsia="Times New Roman" w:hAnsiTheme="minorHAnsi" w:cs="Courier New"/>
          <w:color w:val="222222"/>
          <w:lang w:eastAsia="es-ES"/>
        </w:rPr>
      </w:pPr>
    </w:p>
    <w:p w14:paraId="6FC2768D" w14:textId="77777777" w:rsidR="00C80F91" w:rsidRDefault="00C80F91" w:rsidP="00C80F91">
      <w:pPr>
        <w:autoSpaceDE w:val="0"/>
        <w:autoSpaceDN w:val="0"/>
        <w:adjustRightInd w:val="0"/>
        <w:spacing w:after="0" w:line="240" w:lineRule="auto"/>
        <w:jc w:val="both"/>
        <w:rPr>
          <w:ins w:id="1003" w:author="Marianela Bacigalupo" w:date="2018-08-05T11:38:00Z"/>
          <w:rFonts w:asciiTheme="minorHAnsi" w:eastAsia="Times New Roman" w:hAnsiTheme="minorHAnsi" w:cs="Courier New"/>
          <w:color w:val="222222"/>
          <w:lang w:eastAsia="es-ES"/>
        </w:rPr>
      </w:pPr>
      <w:ins w:id="1004" w:author="Eduardo Gonzalez" w:date="2018-07-30T10:03:00Z">
        <w:r w:rsidRPr="005B666B">
          <w:rPr>
            <w:rFonts w:asciiTheme="minorHAnsi" w:eastAsia="Times New Roman" w:hAnsiTheme="minorHAnsi" w:cs="Courier New"/>
            <w:color w:val="222222"/>
            <w:lang w:eastAsia="es-ES"/>
          </w:rPr>
          <w:t xml:space="preserve">La financiación colectiva es un sistema de cooperación muy sencillo que permite a cualquier creador de proyectos (sea profesional o no) reunir una suma de dinero considerable entre muchas personas para apoyar una determinada iniciativa. </w:t>
        </w:r>
      </w:ins>
    </w:p>
    <w:p w14:paraId="7AF3C5CE" w14:textId="77777777" w:rsidR="009233D4" w:rsidRDefault="009233D4" w:rsidP="00C80F91">
      <w:pPr>
        <w:autoSpaceDE w:val="0"/>
        <w:autoSpaceDN w:val="0"/>
        <w:adjustRightInd w:val="0"/>
        <w:spacing w:after="0" w:line="240" w:lineRule="auto"/>
        <w:jc w:val="both"/>
        <w:rPr>
          <w:ins w:id="1005" w:author="Marianela Bacigalupo" w:date="2018-08-05T11:38:00Z"/>
          <w:rFonts w:asciiTheme="minorHAnsi" w:eastAsia="Times New Roman" w:hAnsiTheme="minorHAnsi" w:cs="Courier New"/>
          <w:color w:val="222222"/>
          <w:lang w:eastAsia="es-ES"/>
        </w:rPr>
      </w:pPr>
    </w:p>
    <w:p w14:paraId="74F8568F" w14:textId="64985A38" w:rsidR="009233D4" w:rsidRPr="005B666B" w:rsidRDefault="009233D4" w:rsidP="00C80F91">
      <w:pPr>
        <w:autoSpaceDE w:val="0"/>
        <w:autoSpaceDN w:val="0"/>
        <w:adjustRightInd w:val="0"/>
        <w:spacing w:after="0" w:line="240" w:lineRule="auto"/>
        <w:jc w:val="both"/>
        <w:rPr>
          <w:ins w:id="1006" w:author="Eduardo Gonzalez" w:date="2018-07-30T10:03:00Z"/>
          <w:rFonts w:asciiTheme="minorHAnsi" w:eastAsia="Times New Roman" w:hAnsiTheme="minorHAnsi" w:cs="Courier New"/>
          <w:color w:val="222222"/>
          <w:lang w:eastAsia="es-ES"/>
        </w:rPr>
      </w:pPr>
      <w:ins w:id="1007" w:author="Marianela Bacigalupo" w:date="2018-08-05T11:39:00Z">
        <w:r>
          <w:rPr>
            <w:rFonts w:asciiTheme="minorHAnsi" w:eastAsia="Times New Roman" w:hAnsiTheme="minorHAnsi" w:cs="Courier New"/>
            <w:noProof/>
            <w:color w:val="222222"/>
            <w:rPrChange w:id="1008" w:author="Unknown">
              <w:rPr>
                <w:noProof/>
              </w:rPr>
            </w:rPrChange>
          </w:rPr>
          <w:drawing>
            <wp:inline distT="0" distB="0" distL="0" distR="0" wp14:anchorId="2CEC113E" wp14:editId="6B1D782E">
              <wp:extent cx="5934075" cy="30194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019425"/>
                      </a:xfrm>
                      <a:prstGeom prst="rect">
                        <a:avLst/>
                      </a:prstGeom>
                      <a:noFill/>
                      <a:ln>
                        <a:noFill/>
                      </a:ln>
                    </pic:spPr>
                  </pic:pic>
                </a:graphicData>
              </a:graphic>
            </wp:inline>
          </w:drawing>
        </w:r>
      </w:ins>
    </w:p>
    <w:p w14:paraId="124AEE58" w14:textId="77777777" w:rsidR="00C80F91" w:rsidRPr="005B666B" w:rsidRDefault="00C80F91" w:rsidP="00C80F91">
      <w:pPr>
        <w:autoSpaceDE w:val="0"/>
        <w:autoSpaceDN w:val="0"/>
        <w:adjustRightInd w:val="0"/>
        <w:spacing w:after="0" w:line="240" w:lineRule="auto"/>
        <w:rPr>
          <w:ins w:id="1009" w:author="Eduardo Gonzalez" w:date="2018-07-30T10:03:00Z"/>
          <w:rFonts w:asciiTheme="minorHAnsi" w:eastAsia="Times New Roman" w:hAnsiTheme="minorHAnsi" w:cs="Courier New"/>
          <w:color w:val="222222"/>
          <w:lang w:eastAsia="es-ES"/>
        </w:rPr>
      </w:pPr>
    </w:p>
    <w:p w14:paraId="5FA667D4" w14:textId="77777777" w:rsidR="00C80F91" w:rsidRPr="005B666B" w:rsidRDefault="00C80F91" w:rsidP="00C80F91">
      <w:pPr>
        <w:autoSpaceDE w:val="0"/>
        <w:autoSpaceDN w:val="0"/>
        <w:adjustRightInd w:val="0"/>
        <w:spacing w:after="0" w:line="240" w:lineRule="auto"/>
        <w:rPr>
          <w:ins w:id="1010" w:author="Eduardo Gonzalez" w:date="2018-07-30T10:03:00Z"/>
          <w:rFonts w:asciiTheme="minorHAnsi" w:eastAsia="Times New Roman" w:hAnsiTheme="minorHAnsi" w:cs="Courier New"/>
          <w:color w:val="222222"/>
          <w:lang w:eastAsia="es-ES"/>
        </w:rPr>
      </w:pPr>
    </w:p>
    <w:p w14:paraId="0DEA2342" w14:textId="77777777" w:rsidR="00C80F91" w:rsidRPr="005B666B" w:rsidRDefault="00C80F91" w:rsidP="00C80F91">
      <w:pPr>
        <w:pStyle w:val="Prrafodelista"/>
        <w:numPr>
          <w:ilvl w:val="1"/>
          <w:numId w:val="24"/>
        </w:numPr>
        <w:autoSpaceDE w:val="0"/>
        <w:autoSpaceDN w:val="0"/>
        <w:adjustRightInd w:val="0"/>
        <w:spacing w:after="0" w:line="240" w:lineRule="auto"/>
        <w:rPr>
          <w:ins w:id="1011" w:author="Eduardo Gonzalez" w:date="2018-07-30T10:03:00Z"/>
          <w:rFonts w:asciiTheme="minorHAnsi" w:eastAsia="Times New Roman" w:hAnsiTheme="minorHAnsi" w:cs="Courier New"/>
          <w:b/>
          <w:color w:val="222222"/>
          <w:lang w:eastAsia="es-ES"/>
        </w:rPr>
      </w:pPr>
      <w:ins w:id="1012" w:author="Eduardo Gonzalez" w:date="2018-07-30T10:03:00Z">
        <w:r w:rsidRPr="005B666B">
          <w:rPr>
            <w:rFonts w:asciiTheme="minorHAnsi" w:eastAsia="Times New Roman" w:hAnsiTheme="minorHAnsi" w:cs="Courier New"/>
            <w:b/>
            <w:color w:val="222222"/>
            <w:lang w:eastAsia="es-ES"/>
          </w:rPr>
          <w:t>¿Cuáles son las etapas del Crowdfunding de inversión?</w:t>
        </w:r>
      </w:ins>
    </w:p>
    <w:p w14:paraId="6A575C63" w14:textId="77777777" w:rsidR="00C80F91" w:rsidRPr="005B666B" w:rsidRDefault="00C80F91" w:rsidP="00C80F91">
      <w:pPr>
        <w:autoSpaceDE w:val="0"/>
        <w:autoSpaceDN w:val="0"/>
        <w:adjustRightInd w:val="0"/>
        <w:spacing w:after="0" w:line="240" w:lineRule="auto"/>
        <w:ind w:left="426" w:hanging="426"/>
        <w:rPr>
          <w:ins w:id="1013" w:author="Eduardo Gonzalez" w:date="2018-07-30T10:03:00Z"/>
          <w:rFonts w:asciiTheme="minorHAnsi" w:eastAsia="Times New Roman" w:hAnsiTheme="minorHAnsi" w:cs="Courier New"/>
          <w:color w:val="222222"/>
          <w:lang w:eastAsia="es-ES"/>
        </w:rPr>
      </w:pPr>
    </w:p>
    <w:p w14:paraId="348031C2" w14:textId="77777777" w:rsidR="00C80F91" w:rsidRPr="005B666B" w:rsidRDefault="00C80F91" w:rsidP="00C80F91">
      <w:pPr>
        <w:pStyle w:val="Prrafodelista"/>
        <w:numPr>
          <w:ilvl w:val="0"/>
          <w:numId w:val="12"/>
        </w:numPr>
        <w:autoSpaceDE w:val="0"/>
        <w:autoSpaceDN w:val="0"/>
        <w:adjustRightInd w:val="0"/>
        <w:spacing w:after="0" w:line="240" w:lineRule="auto"/>
        <w:ind w:left="426" w:hanging="284"/>
        <w:jc w:val="both"/>
        <w:rPr>
          <w:ins w:id="1014" w:author="Eduardo Gonzalez" w:date="2018-07-30T10:03:00Z"/>
          <w:rFonts w:asciiTheme="minorHAnsi" w:eastAsia="Times New Roman" w:hAnsiTheme="minorHAnsi" w:cs="Courier New"/>
          <w:color w:val="222222"/>
          <w:lang w:eastAsia="es-ES"/>
        </w:rPr>
      </w:pPr>
      <w:ins w:id="1015" w:author="Eduardo Gonzalez" w:date="2018-07-30T10:03:00Z">
        <w:r w:rsidRPr="005B666B">
          <w:rPr>
            <w:rFonts w:asciiTheme="minorHAnsi" w:eastAsia="Times New Roman" w:hAnsiTheme="minorHAnsi" w:cs="Courier New"/>
            <w:color w:val="222222"/>
            <w:lang w:eastAsia="es-ES"/>
          </w:rPr>
          <w:t>Plataforma: se publica un proyecto en la plataforma indicando la cantidad de dinero que se necesita. Junto con la idea se presenta un plan de rentabilidad, el equipo y la información más relevante, junto a la rentabilidad que se quiere ofrecer a cada persona que aporte dinero según la cantidad que esta decide aportar.</w:t>
        </w:r>
      </w:ins>
    </w:p>
    <w:p w14:paraId="3501B99E" w14:textId="77777777" w:rsidR="00C80F91" w:rsidRPr="005B666B" w:rsidRDefault="00C80F91" w:rsidP="00C80F91">
      <w:pPr>
        <w:pStyle w:val="Prrafodelista"/>
        <w:autoSpaceDE w:val="0"/>
        <w:autoSpaceDN w:val="0"/>
        <w:adjustRightInd w:val="0"/>
        <w:spacing w:after="0" w:line="240" w:lineRule="auto"/>
        <w:ind w:left="426" w:hanging="426"/>
        <w:jc w:val="both"/>
        <w:rPr>
          <w:ins w:id="1016" w:author="Eduardo Gonzalez" w:date="2018-07-30T10:03:00Z"/>
          <w:rFonts w:asciiTheme="minorHAnsi" w:eastAsia="Times New Roman" w:hAnsiTheme="minorHAnsi" w:cs="Courier New"/>
          <w:color w:val="222222"/>
          <w:lang w:eastAsia="es-ES"/>
        </w:rPr>
      </w:pPr>
    </w:p>
    <w:p w14:paraId="1E3AA995" w14:textId="77777777" w:rsidR="00C80F91" w:rsidRPr="005B666B" w:rsidRDefault="00C80F91" w:rsidP="00C80F91">
      <w:pPr>
        <w:pStyle w:val="Prrafodelista"/>
        <w:numPr>
          <w:ilvl w:val="0"/>
          <w:numId w:val="12"/>
        </w:numPr>
        <w:autoSpaceDE w:val="0"/>
        <w:autoSpaceDN w:val="0"/>
        <w:adjustRightInd w:val="0"/>
        <w:spacing w:after="0" w:line="240" w:lineRule="auto"/>
        <w:ind w:left="426" w:hanging="284"/>
        <w:jc w:val="both"/>
        <w:rPr>
          <w:ins w:id="1017" w:author="Eduardo Gonzalez" w:date="2018-07-30T10:03:00Z"/>
          <w:rFonts w:asciiTheme="minorHAnsi" w:eastAsia="Times New Roman" w:hAnsiTheme="minorHAnsi" w:cs="Courier New"/>
          <w:color w:val="222222"/>
          <w:lang w:eastAsia="es-ES"/>
        </w:rPr>
      </w:pPr>
      <w:ins w:id="1018" w:author="Eduardo Gonzalez" w:date="2018-07-30T10:03:00Z">
        <w:r w:rsidRPr="005B666B">
          <w:rPr>
            <w:rFonts w:asciiTheme="minorHAnsi" w:eastAsia="Times New Roman" w:hAnsiTheme="minorHAnsi" w:cs="Courier New"/>
            <w:color w:val="222222"/>
            <w:lang w:eastAsia="es-ES"/>
          </w:rPr>
          <w:t>Difusión de proyecto y recaudación: El creador del proyecto tiene</w:t>
        </w:r>
        <w:r>
          <w:rPr>
            <w:rFonts w:asciiTheme="minorHAnsi" w:eastAsia="Times New Roman" w:hAnsiTheme="minorHAnsi" w:cs="Courier New"/>
            <w:color w:val="222222"/>
            <w:lang w:eastAsia="es-ES"/>
          </w:rPr>
          <w:t xml:space="preserve"> un</w:t>
        </w:r>
        <w:r w:rsidRPr="005B666B">
          <w:rPr>
            <w:rFonts w:asciiTheme="minorHAnsi" w:eastAsia="Times New Roman" w:hAnsiTheme="minorHAnsi" w:cs="Courier New"/>
            <w:color w:val="222222"/>
            <w:lang w:eastAsia="es-ES"/>
          </w:rPr>
          <w:t xml:space="preserve"> plazo limitado para recaudar </w:t>
        </w:r>
        <w:r>
          <w:rPr>
            <w:rFonts w:asciiTheme="minorHAnsi" w:eastAsia="Times New Roman" w:hAnsiTheme="minorHAnsi" w:cs="Courier New"/>
            <w:color w:val="222222"/>
            <w:lang w:eastAsia="es-ES"/>
          </w:rPr>
          <w:t xml:space="preserve">su objetivo y </w:t>
        </w:r>
        <w:r w:rsidRPr="005B666B">
          <w:rPr>
            <w:rFonts w:asciiTheme="minorHAnsi" w:eastAsia="Times New Roman" w:hAnsiTheme="minorHAnsi" w:cs="Courier New"/>
            <w:color w:val="222222"/>
            <w:lang w:eastAsia="es-ES"/>
          </w:rPr>
          <w:t xml:space="preserve">junto con la plataforma difunden la </w:t>
        </w:r>
        <w:r>
          <w:rPr>
            <w:rFonts w:asciiTheme="minorHAnsi" w:eastAsia="Times New Roman" w:hAnsiTheme="minorHAnsi" w:cs="Courier New"/>
            <w:color w:val="222222"/>
            <w:lang w:eastAsia="es-ES"/>
          </w:rPr>
          <w:t xml:space="preserve">campaña en primer lugar a la comunidad de inversionistas y </w:t>
        </w:r>
        <w:r w:rsidRPr="005B666B">
          <w:rPr>
            <w:rFonts w:asciiTheme="minorHAnsi" w:eastAsia="Times New Roman" w:hAnsiTheme="minorHAnsi" w:cs="Courier New"/>
            <w:color w:val="222222"/>
            <w:lang w:eastAsia="es-ES"/>
          </w:rPr>
          <w:t>en todos los medios posibles.</w:t>
        </w:r>
      </w:ins>
    </w:p>
    <w:p w14:paraId="4B888209" w14:textId="77777777" w:rsidR="00C80F91" w:rsidRPr="005B666B" w:rsidRDefault="00C80F91" w:rsidP="00C80F91">
      <w:pPr>
        <w:pStyle w:val="Prrafodelista"/>
        <w:ind w:left="426" w:hanging="426"/>
        <w:jc w:val="both"/>
        <w:rPr>
          <w:ins w:id="1019" w:author="Eduardo Gonzalez" w:date="2018-07-30T10:03:00Z"/>
          <w:rFonts w:asciiTheme="minorHAnsi" w:eastAsia="Times New Roman" w:hAnsiTheme="minorHAnsi" w:cs="Courier New"/>
          <w:color w:val="222222"/>
          <w:lang w:eastAsia="es-ES"/>
        </w:rPr>
      </w:pPr>
    </w:p>
    <w:p w14:paraId="4EF162FE" w14:textId="495D13DD" w:rsidR="00C80F91" w:rsidRDefault="00C80F91" w:rsidP="00C80F91">
      <w:pPr>
        <w:pStyle w:val="Prrafodelista"/>
        <w:numPr>
          <w:ilvl w:val="0"/>
          <w:numId w:val="12"/>
        </w:numPr>
        <w:autoSpaceDE w:val="0"/>
        <w:autoSpaceDN w:val="0"/>
        <w:adjustRightInd w:val="0"/>
        <w:spacing w:after="0" w:line="240" w:lineRule="auto"/>
        <w:ind w:left="426" w:hanging="284"/>
        <w:jc w:val="both"/>
        <w:rPr>
          <w:ins w:id="1020" w:author="Eduardo Gonzalez" w:date="2018-07-30T10:03:00Z"/>
          <w:rFonts w:asciiTheme="minorHAnsi" w:eastAsia="Times New Roman" w:hAnsiTheme="minorHAnsi" w:cs="Courier New"/>
          <w:color w:val="222222"/>
          <w:lang w:eastAsia="es-ES"/>
        </w:rPr>
      </w:pPr>
      <w:ins w:id="1021" w:author="Eduardo Gonzalez" w:date="2018-07-30T10:03:00Z">
        <w:r w:rsidRPr="005B666B">
          <w:rPr>
            <w:rFonts w:asciiTheme="minorHAnsi" w:eastAsia="Times New Roman" w:hAnsiTheme="minorHAnsi" w:cs="Courier New"/>
            <w:color w:val="222222"/>
            <w:lang w:eastAsia="es-ES"/>
          </w:rPr>
          <w:t>Éxito: Si se llega al 100% de lo solicitado se cobra en este momento el dinero al que se han comprometido los cofinanciadores y se hace la transferencia</w:t>
        </w:r>
      </w:ins>
      <w:ins w:id="1022" w:author="Marianela Bacigalupo" w:date="2018-08-05T11:31:00Z">
        <w:r w:rsidR="00265892">
          <w:rPr>
            <w:rFonts w:asciiTheme="minorHAnsi" w:eastAsia="Times New Roman" w:hAnsiTheme="minorHAnsi" w:cs="Courier New"/>
            <w:color w:val="222222"/>
            <w:lang w:eastAsia="es-ES"/>
          </w:rPr>
          <w:t xml:space="preserve"> bajo supervisión</w:t>
        </w:r>
      </w:ins>
      <w:ins w:id="1023" w:author="Eduardo Gonzalez" w:date="2018-07-30T10:03:00Z">
        <w:r w:rsidRPr="005B666B">
          <w:rPr>
            <w:rFonts w:asciiTheme="minorHAnsi" w:eastAsia="Times New Roman" w:hAnsiTheme="minorHAnsi" w:cs="Courier New"/>
            <w:color w:val="222222"/>
            <w:lang w:eastAsia="es-ES"/>
          </w:rPr>
          <w:t xml:space="preserve"> para que el creador pueda implementar la idea. </w:t>
        </w:r>
      </w:ins>
    </w:p>
    <w:p w14:paraId="1D6F8E4E" w14:textId="77777777" w:rsidR="00C80F91" w:rsidRPr="005B666B" w:rsidRDefault="00C80F91" w:rsidP="00C80F91">
      <w:pPr>
        <w:pStyle w:val="Prrafodelista"/>
        <w:ind w:left="426" w:hanging="426"/>
        <w:jc w:val="both"/>
        <w:rPr>
          <w:ins w:id="1024" w:author="Eduardo Gonzalez" w:date="2018-07-30T10:03:00Z"/>
          <w:rFonts w:asciiTheme="minorHAnsi" w:eastAsia="Times New Roman" w:hAnsiTheme="minorHAnsi" w:cs="Courier New"/>
          <w:color w:val="222222"/>
          <w:lang w:eastAsia="es-ES"/>
        </w:rPr>
      </w:pPr>
    </w:p>
    <w:p w14:paraId="5BB30C9E" w14:textId="07C021A5" w:rsidR="00C80F91" w:rsidRPr="005B666B" w:rsidDel="00265892" w:rsidRDefault="00C80F91">
      <w:pPr>
        <w:pStyle w:val="Prrafodelista"/>
        <w:numPr>
          <w:ilvl w:val="0"/>
          <w:numId w:val="12"/>
        </w:numPr>
        <w:autoSpaceDE w:val="0"/>
        <w:autoSpaceDN w:val="0"/>
        <w:adjustRightInd w:val="0"/>
        <w:spacing w:after="0" w:line="240" w:lineRule="auto"/>
        <w:ind w:left="426" w:hanging="426"/>
        <w:jc w:val="both"/>
        <w:rPr>
          <w:ins w:id="1025" w:author="Eduardo Gonzalez" w:date="2018-07-30T10:03:00Z"/>
          <w:del w:id="1026" w:author="Marianela Bacigalupo" w:date="2018-08-05T11:34:00Z"/>
          <w:rFonts w:asciiTheme="minorHAnsi" w:eastAsia="Times New Roman" w:hAnsiTheme="minorHAnsi" w:cs="Courier New"/>
          <w:color w:val="222222"/>
          <w:lang w:eastAsia="es-ES"/>
        </w:rPr>
        <w:pPrChange w:id="1027" w:author="Marianela Bacigalupo" w:date="2018-08-05T11:34:00Z">
          <w:pPr>
            <w:pStyle w:val="Prrafodelista"/>
            <w:numPr>
              <w:numId w:val="12"/>
            </w:numPr>
            <w:autoSpaceDE w:val="0"/>
            <w:autoSpaceDN w:val="0"/>
            <w:adjustRightInd w:val="0"/>
            <w:spacing w:after="0" w:line="240" w:lineRule="auto"/>
            <w:ind w:left="426" w:hanging="284"/>
            <w:jc w:val="both"/>
          </w:pPr>
        </w:pPrChange>
      </w:pPr>
      <w:ins w:id="1028" w:author="Eduardo Gonzalez" w:date="2018-07-30T10:03:00Z">
        <w:r w:rsidRPr="00265892">
          <w:rPr>
            <w:rFonts w:asciiTheme="minorHAnsi" w:eastAsia="Times New Roman" w:hAnsiTheme="minorHAnsi" w:cs="Courier New"/>
            <w:color w:val="222222"/>
            <w:lang w:eastAsia="es-ES"/>
          </w:rPr>
          <w:t>Después de ponerla en marcha el creador del proyecto</w:t>
        </w:r>
      </w:ins>
      <w:ins w:id="1029" w:author="Marianela Bacigalupo" w:date="2018-08-05T11:32:00Z">
        <w:r w:rsidR="00265892" w:rsidRPr="00265892">
          <w:rPr>
            <w:rFonts w:asciiTheme="minorHAnsi" w:eastAsia="Times New Roman" w:hAnsiTheme="minorHAnsi" w:cs="Courier New"/>
            <w:color w:val="222222"/>
            <w:lang w:eastAsia="es-ES"/>
          </w:rPr>
          <w:t xml:space="preserve"> será auditado</w:t>
        </w:r>
      </w:ins>
      <w:ins w:id="1030" w:author="Marianela Bacigalupo" w:date="2018-08-05T11:33:00Z">
        <w:r w:rsidR="00265892" w:rsidRPr="00265892">
          <w:rPr>
            <w:rFonts w:asciiTheme="minorHAnsi" w:eastAsia="Times New Roman" w:hAnsiTheme="minorHAnsi" w:cs="Courier New"/>
            <w:color w:val="222222"/>
            <w:lang w:eastAsia="es-ES"/>
          </w:rPr>
          <w:t xml:space="preserve"> y</w:t>
        </w:r>
      </w:ins>
      <w:ins w:id="1031" w:author="Eduardo Gonzalez" w:date="2018-07-30T10:03:00Z">
        <w:r w:rsidRPr="00265892">
          <w:rPr>
            <w:rFonts w:asciiTheme="minorHAnsi" w:eastAsia="Times New Roman" w:hAnsiTheme="minorHAnsi" w:cs="Courier New"/>
            <w:color w:val="222222"/>
            <w:lang w:eastAsia="es-ES"/>
          </w:rPr>
          <w:t xml:space="preserve"> entrega</w:t>
        </w:r>
      </w:ins>
      <w:ins w:id="1032" w:author="Marianela Bacigalupo" w:date="2018-08-05T11:33:00Z">
        <w:r w:rsidR="00265892" w:rsidRPr="00265892">
          <w:rPr>
            <w:rFonts w:asciiTheme="minorHAnsi" w:eastAsia="Times New Roman" w:hAnsiTheme="minorHAnsi" w:cs="Courier New"/>
            <w:color w:val="222222"/>
            <w:lang w:eastAsia="es-ES"/>
          </w:rPr>
          <w:t>ra</w:t>
        </w:r>
      </w:ins>
      <w:ins w:id="1033" w:author="Eduardo Gonzalez" w:date="2018-07-30T10:03:00Z">
        <w:r w:rsidRPr="00265892">
          <w:rPr>
            <w:rFonts w:asciiTheme="minorHAnsi" w:eastAsia="Times New Roman" w:hAnsiTheme="minorHAnsi" w:cs="Courier New"/>
            <w:color w:val="222222"/>
            <w:lang w:eastAsia="es-ES"/>
          </w:rPr>
          <w:t xml:space="preserve"> los informes de sus resultados y </w:t>
        </w:r>
        <w:del w:id="1034" w:author="Marianela Bacigalupo" w:date="2018-08-05T11:33:00Z">
          <w:r w:rsidRPr="00265892" w:rsidDel="00265892">
            <w:rPr>
              <w:rFonts w:asciiTheme="minorHAnsi" w:eastAsia="Times New Roman" w:hAnsiTheme="minorHAnsi" w:cs="Courier New"/>
              <w:color w:val="222222"/>
              <w:lang w:eastAsia="es-ES"/>
            </w:rPr>
            <w:delText xml:space="preserve">entrega </w:delText>
          </w:r>
        </w:del>
        <w:r w:rsidRPr="00265892">
          <w:rPr>
            <w:rFonts w:asciiTheme="minorHAnsi" w:eastAsia="Times New Roman" w:hAnsiTheme="minorHAnsi" w:cs="Courier New"/>
            <w:color w:val="222222"/>
            <w:lang w:eastAsia="es-ES"/>
          </w:rPr>
          <w:t xml:space="preserve">la rentabilidad comprometida a sus cofinanciadores. Si el proyecto no recibe el 100% de la financiación solicitada, el dinero recaudado hasta el momento </w:t>
        </w:r>
        <w:del w:id="1035" w:author="Marianela Bacigalupo" w:date="2018-08-05T11:33:00Z">
          <w:r w:rsidRPr="00265892" w:rsidDel="00265892">
            <w:rPr>
              <w:rFonts w:asciiTheme="minorHAnsi" w:eastAsia="Times New Roman" w:hAnsiTheme="minorHAnsi" w:cs="Courier New"/>
              <w:color w:val="222222"/>
              <w:lang w:eastAsia="es-ES"/>
            </w:rPr>
            <w:delText>no se</w:delText>
          </w:r>
        </w:del>
      </w:ins>
      <w:ins w:id="1036" w:author="Marianela Bacigalupo" w:date="2018-08-05T11:33:00Z">
        <w:r w:rsidR="00265892" w:rsidRPr="00265892">
          <w:rPr>
            <w:rFonts w:asciiTheme="minorHAnsi" w:eastAsia="Times New Roman" w:hAnsiTheme="minorHAnsi" w:cs="Courier New"/>
            <w:color w:val="222222"/>
            <w:lang w:eastAsia="es-ES"/>
          </w:rPr>
          <w:t>devolverá a sus cofinanciadores</w:t>
        </w:r>
      </w:ins>
      <w:ins w:id="1037" w:author="Marianela Bacigalupo" w:date="2018-08-05T11:34:00Z">
        <w:r w:rsidR="00265892">
          <w:rPr>
            <w:rFonts w:asciiTheme="minorHAnsi" w:eastAsia="Times New Roman" w:hAnsiTheme="minorHAnsi" w:cs="Courier New"/>
            <w:color w:val="222222"/>
            <w:lang w:eastAsia="es-ES"/>
          </w:rPr>
          <w:t>.</w:t>
        </w:r>
      </w:ins>
      <w:ins w:id="1038" w:author="Eduardo Gonzalez" w:date="2018-07-30T10:03:00Z">
        <w:del w:id="1039" w:author="Marianela Bacigalupo" w:date="2018-08-05T11:34:00Z">
          <w:r w:rsidRPr="00265892" w:rsidDel="00265892">
            <w:rPr>
              <w:rFonts w:asciiTheme="minorHAnsi" w:eastAsia="Times New Roman" w:hAnsiTheme="minorHAnsi" w:cs="Courier New"/>
              <w:color w:val="222222"/>
              <w:lang w:eastAsia="es-ES"/>
            </w:rPr>
            <w:delText xml:space="preserve"> </w:delText>
          </w:r>
          <w:r w:rsidRPr="005B666B" w:rsidDel="00265892">
            <w:rPr>
              <w:rFonts w:asciiTheme="minorHAnsi" w:eastAsia="Times New Roman" w:hAnsiTheme="minorHAnsi" w:cs="Courier New"/>
              <w:color w:val="222222"/>
              <w:lang w:eastAsia="es-ES"/>
            </w:rPr>
            <w:delText xml:space="preserve">cobra y no se hace ninguna transferencia. </w:delText>
          </w:r>
        </w:del>
      </w:ins>
    </w:p>
    <w:p w14:paraId="7EF7F1C5" w14:textId="77777777" w:rsidR="00C80F91" w:rsidRPr="00265892" w:rsidRDefault="00C80F91">
      <w:pPr>
        <w:pStyle w:val="Prrafodelista"/>
        <w:numPr>
          <w:ilvl w:val="0"/>
          <w:numId w:val="12"/>
        </w:numPr>
        <w:autoSpaceDE w:val="0"/>
        <w:autoSpaceDN w:val="0"/>
        <w:adjustRightInd w:val="0"/>
        <w:spacing w:after="0" w:line="240" w:lineRule="auto"/>
        <w:ind w:left="426" w:hanging="426"/>
        <w:jc w:val="both"/>
        <w:rPr>
          <w:ins w:id="1040" w:author="Eduardo Gonzalez" w:date="2018-07-30T10:03:00Z"/>
          <w:rFonts w:asciiTheme="minorHAnsi" w:eastAsia="Times New Roman" w:hAnsiTheme="minorHAnsi" w:cs="Courier New"/>
          <w:color w:val="222222"/>
          <w:lang w:eastAsia="es-ES"/>
        </w:rPr>
        <w:pPrChange w:id="1041" w:author="Marianela Bacigalupo" w:date="2018-08-05T11:34:00Z">
          <w:pPr>
            <w:autoSpaceDE w:val="0"/>
            <w:autoSpaceDN w:val="0"/>
            <w:adjustRightInd w:val="0"/>
            <w:spacing w:after="0" w:line="240" w:lineRule="auto"/>
            <w:ind w:left="426" w:hanging="426"/>
            <w:jc w:val="both"/>
          </w:pPr>
        </w:pPrChange>
      </w:pPr>
    </w:p>
    <w:p w14:paraId="090313BF" w14:textId="77777777" w:rsidR="00C80F91" w:rsidRDefault="00C80F91" w:rsidP="00C80F91">
      <w:pPr>
        <w:autoSpaceDE w:val="0"/>
        <w:autoSpaceDN w:val="0"/>
        <w:adjustRightInd w:val="0"/>
        <w:spacing w:after="0" w:line="240" w:lineRule="auto"/>
        <w:jc w:val="both"/>
        <w:rPr>
          <w:ins w:id="1042" w:author="Marianela Bacigalupo" w:date="2018-08-05T11:40:00Z"/>
          <w:rFonts w:asciiTheme="minorHAnsi" w:hAnsiTheme="minorHAnsi"/>
          <w:b/>
          <w:u w:val="single"/>
        </w:rPr>
      </w:pPr>
    </w:p>
    <w:p w14:paraId="43CA0A8F" w14:textId="77777777" w:rsidR="009233D4" w:rsidRPr="005B666B" w:rsidRDefault="009233D4" w:rsidP="00C80F91">
      <w:pPr>
        <w:autoSpaceDE w:val="0"/>
        <w:autoSpaceDN w:val="0"/>
        <w:adjustRightInd w:val="0"/>
        <w:spacing w:after="0" w:line="240" w:lineRule="auto"/>
        <w:jc w:val="both"/>
        <w:rPr>
          <w:ins w:id="1043" w:author="Eduardo Gonzalez" w:date="2018-07-30T10:03:00Z"/>
          <w:rFonts w:asciiTheme="minorHAnsi" w:hAnsiTheme="minorHAnsi"/>
          <w:b/>
          <w:u w:val="single"/>
        </w:rPr>
      </w:pPr>
    </w:p>
    <w:p w14:paraId="56193F8E" w14:textId="77777777" w:rsidR="00C80F91" w:rsidRPr="005B666B" w:rsidRDefault="00C80F91" w:rsidP="00C80F91">
      <w:pPr>
        <w:pStyle w:val="Prrafodelista"/>
        <w:numPr>
          <w:ilvl w:val="1"/>
          <w:numId w:val="24"/>
        </w:numPr>
        <w:autoSpaceDE w:val="0"/>
        <w:autoSpaceDN w:val="0"/>
        <w:adjustRightInd w:val="0"/>
        <w:spacing w:after="0" w:line="240" w:lineRule="auto"/>
        <w:rPr>
          <w:ins w:id="1044" w:author="Eduardo Gonzalez" w:date="2018-07-30T10:03:00Z"/>
          <w:rFonts w:asciiTheme="minorHAnsi" w:eastAsia="Times New Roman" w:hAnsiTheme="minorHAnsi" w:cs="Courier New"/>
          <w:b/>
          <w:color w:val="222222"/>
          <w:lang w:eastAsia="es-ES"/>
        </w:rPr>
      </w:pPr>
      <w:ins w:id="1045" w:author="Eduardo Gonzalez" w:date="2018-07-30T10:03:00Z">
        <w:r w:rsidRPr="005B666B">
          <w:rPr>
            <w:rFonts w:asciiTheme="minorHAnsi" w:eastAsia="Times New Roman" w:hAnsiTheme="minorHAnsi" w:cs="Courier New"/>
            <w:b/>
            <w:color w:val="222222"/>
            <w:lang w:eastAsia="es-ES"/>
          </w:rPr>
          <w:lastRenderedPageBreak/>
          <w:t xml:space="preserve"> Principales Ventajas</w:t>
        </w:r>
      </w:ins>
    </w:p>
    <w:p w14:paraId="21A81B21" w14:textId="77777777" w:rsidR="00C80F91" w:rsidRPr="005B666B" w:rsidRDefault="00C80F91" w:rsidP="00C80F91">
      <w:pPr>
        <w:pStyle w:val="Prrafodelista"/>
        <w:autoSpaceDE w:val="0"/>
        <w:autoSpaceDN w:val="0"/>
        <w:adjustRightInd w:val="0"/>
        <w:spacing w:after="0" w:line="240" w:lineRule="auto"/>
        <w:rPr>
          <w:ins w:id="1046" w:author="Eduardo Gonzalez" w:date="2018-07-30T10:03:00Z"/>
          <w:rFonts w:asciiTheme="minorHAnsi" w:eastAsia="Times New Roman" w:hAnsiTheme="minorHAnsi" w:cs="Courier New"/>
          <w:color w:val="222222"/>
          <w:lang w:eastAsia="es-ES"/>
        </w:rPr>
      </w:pPr>
    </w:p>
    <w:p w14:paraId="49259415" w14:textId="77777777" w:rsidR="00C80F91" w:rsidRPr="005B666B" w:rsidRDefault="00C80F91" w:rsidP="00C80F91">
      <w:pPr>
        <w:pStyle w:val="Prrafodelista"/>
        <w:autoSpaceDE w:val="0"/>
        <w:autoSpaceDN w:val="0"/>
        <w:adjustRightInd w:val="0"/>
        <w:spacing w:after="0" w:line="240" w:lineRule="auto"/>
        <w:ind w:left="0"/>
        <w:jc w:val="both"/>
        <w:rPr>
          <w:ins w:id="1047" w:author="Eduardo Gonzalez" w:date="2018-07-30T10:03:00Z"/>
          <w:rFonts w:asciiTheme="minorHAnsi" w:eastAsia="Times New Roman" w:hAnsiTheme="minorHAnsi" w:cs="Courier New"/>
          <w:color w:val="222222"/>
          <w:lang w:eastAsia="es-ES"/>
        </w:rPr>
      </w:pPr>
      <w:ins w:id="1048" w:author="Eduardo Gonzalez" w:date="2018-07-30T10:03:00Z">
        <w:r w:rsidRPr="005B666B">
          <w:rPr>
            <w:rFonts w:asciiTheme="minorHAnsi" w:eastAsia="Times New Roman" w:hAnsiTheme="minorHAnsi" w:cs="Courier New"/>
            <w:color w:val="222222"/>
            <w:lang w:eastAsia="es-ES"/>
          </w:rPr>
          <w:t>Entre los principales beneficios de financiar la puesta en marcha de ideas mediante Crowdfunding no solo involucra el asunto de obtener el dinero, sino en el caso de emprendedores o proyectos en blancos es la posibilidad de obtener un feedback directo respecto de la opinión del mercado sobre el producto o servicios que se pretende lanzar al mercado.</w:t>
        </w:r>
      </w:ins>
    </w:p>
    <w:p w14:paraId="41AED454" w14:textId="77777777" w:rsidR="00C80F91" w:rsidRPr="005B666B" w:rsidRDefault="00C80F91" w:rsidP="00C80F91">
      <w:pPr>
        <w:pStyle w:val="Prrafodelista"/>
        <w:autoSpaceDE w:val="0"/>
        <w:autoSpaceDN w:val="0"/>
        <w:adjustRightInd w:val="0"/>
        <w:spacing w:after="0" w:line="240" w:lineRule="auto"/>
        <w:ind w:left="0"/>
        <w:jc w:val="both"/>
        <w:rPr>
          <w:ins w:id="1049" w:author="Eduardo Gonzalez" w:date="2018-07-30T10:03:00Z"/>
          <w:rFonts w:asciiTheme="minorHAnsi" w:eastAsia="Times New Roman" w:hAnsiTheme="minorHAnsi" w:cs="Courier New"/>
          <w:color w:val="222222"/>
          <w:lang w:eastAsia="es-ES"/>
        </w:rPr>
      </w:pPr>
    </w:p>
    <w:p w14:paraId="6B14672A" w14:textId="77777777" w:rsidR="00C80F91" w:rsidRPr="005B666B" w:rsidRDefault="00C80F91" w:rsidP="00C80F91">
      <w:pPr>
        <w:pStyle w:val="Prrafodelista"/>
        <w:autoSpaceDE w:val="0"/>
        <w:autoSpaceDN w:val="0"/>
        <w:adjustRightInd w:val="0"/>
        <w:spacing w:after="0" w:line="240" w:lineRule="auto"/>
        <w:ind w:left="0"/>
        <w:jc w:val="both"/>
        <w:rPr>
          <w:ins w:id="1050" w:author="Eduardo Gonzalez" w:date="2018-07-30T10:03:00Z"/>
          <w:rFonts w:asciiTheme="minorHAnsi" w:eastAsia="Times New Roman" w:hAnsiTheme="minorHAnsi" w:cs="Courier New"/>
          <w:color w:val="222222"/>
          <w:lang w:eastAsia="es-ES"/>
        </w:rPr>
      </w:pPr>
      <w:ins w:id="1051" w:author="Eduardo Gonzalez" w:date="2018-07-30T10:03:00Z">
        <w:r w:rsidRPr="005B666B">
          <w:rPr>
            <w:rFonts w:asciiTheme="minorHAnsi" w:eastAsia="Times New Roman" w:hAnsiTheme="minorHAnsi" w:cs="Courier New"/>
            <w:color w:val="222222"/>
            <w:lang w:eastAsia="es-ES"/>
          </w:rPr>
          <w:t>Si el dinero se llega a recaudar al 100% puede ser una señal muy clara de aceptación del producto o servicio en el mercado, si sucede lo contrario puede ser una señal de que hay que darle una vuelta más a la idea.</w:t>
        </w:r>
      </w:ins>
    </w:p>
    <w:p w14:paraId="08C6AF7F" w14:textId="77777777" w:rsidR="00C80F91" w:rsidRPr="005B666B" w:rsidRDefault="00C80F91" w:rsidP="00C80F91">
      <w:pPr>
        <w:pStyle w:val="Prrafodelista"/>
        <w:autoSpaceDE w:val="0"/>
        <w:autoSpaceDN w:val="0"/>
        <w:adjustRightInd w:val="0"/>
        <w:spacing w:after="0" w:line="240" w:lineRule="auto"/>
        <w:ind w:left="0"/>
        <w:jc w:val="both"/>
        <w:rPr>
          <w:ins w:id="1052" w:author="Eduardo Gonzalez" w:date="2018-07-30T10:03:00Z"/>
          <w:rFonts w:asciiTheme="minorHAnsi" w:eastAsia="Times New Roman" w:hAnsiTheme="minorHAnsi" w:cs="Courier New"/>
          <w:color w:val="222222"/>
          <w:lang w:eastAsia="es-ES"/>
        </w:rPr>
      </w:pPr>
    </w:p>
    <w:p w14:paraId="49474AB7" w14:textId="77777777" w:rsidR="00C80F91" w:rsidRDefault="00C80F91" w:rsidP="00C80F91">
      <w:pPr>
        <w:pStyle w:val="Prrafodelista"/>
        <w:autoSpaceDE w:val="0"/>
        <w:autoSpaceDN w:val="0"/>
        <w:adjustRightInd w:val="0"/>
        <w:spacing w:after="0" w:line="240" w:lineRule="auto"/>
        <w:ind w:left="0"/>
        <w:jc w:val="both"/>
        <w:rPr>
          <w:ins w:id="1053" w:author="Marianela Bacigalupo" w:date="2018-08-05T11:59:00Z"/>
          <w:rFonts w:asciiTheme="minorHAnsi" w:eastAsia="Times New Roman" w:hAnsiTheme="minorHAnsi" w:cs="Courier New"/>
          <w:color w:val="222222"/>
          <w:lang w:eastAsia="es-ES"/>
        </w:rPr>
      </w:pPr>
      <w:ins w:id="1054" w:author="Eduardo Gonzalez" w:date="2018-07-30T10:03:00Z">
        <w:r w:rsidRPr="005B666B">
          <w:rPr>
            <w:rFonts w:asciiTheme="minorHAnsi" w:eastAsia="Times New Roman" w:hAnsiTheme="minorHAnsi" w:cs="Courier New"/>
            <w:color w:val="222222"/>
            <w:lang w:eastAsia="es-ES"/>
          </w:rPr>
          <w:t>Además de apoyar este tipo de proyectos quienes financian y realizan aportes en estas campañas poseen un involucramiento directo en estos proyectos, esto relacionado a sus creencias, valores y experiencias personales. Esto suma también al éxito del mismo emprendedor.</w:t>
        </w:r>
      </w:ins>
    </w:p>
    <w:p w14:paraId="2196ED78" w14:textId="77777777" w:rsidR="00C65C55" w:rsidRDefault="00C65C55" w:rsidP="00C80F91">
      <w:pPr>
        <w:pStyle w:val="Prrafodelista"/>
        <w:autoSpaceDE w:val="0"/>
        <w:autoSpaceDN w:val="0"/>
        <w:adjustRightInd w:val="0"/>
        <w:spacing w:after="0" w:line="240" w:lineRule="auto"/>
        <w:ind w:left="0"/>
        <w:jc w:val="both"/>
        <w:rPr>
          <w:ins w:id="1055" w:author="Marianela Bacigalupo" w:date="2018-08-05T11:59:00Z"/>
          <w:rFonts w:asciiTheme="minorHAnsi" w:eastAsia="Times New Roman" w:hAnsiTheme="minorHAnsi" w:cs="Courier New"/>
          <w:color w:val="222222"/>
          <w:lang w:eastAsia="es-ES"/>
        </w:rPr>
      </w:pPr>
    </w:p>
    <w:p w14:paraId="25AD74ED" w14:textId="7E1D0F88" w:rsidR="00C65C55" w:rsidRDefault="00C65C55" w:rsidP="00C80F91">
      <w:pPr>
        <w:pStyle w:val="Prrafodelista"/>
        <w:autoSpaceDE w:val="0"/>
        <w:autoSpaceDN w:val="0"/>
        <w:adjustRightInd w:val="0"/>
        <w:spacing w:after="0" w:line="240" w:lineRule="auto"/>
        <w:ind w:left="0"/>
        <w:jc w:val="both"/>
        <w:rPr>
          <w:ins w:id="1056" w:author="Marianela Bacigalupo" w:date="2018-08-05T12:34:00Z"/>
          <w:rFonts w:asciiTheme="minorHAnsi" w:eastAsia="Times New Roman" w:hAnsiTheme="minorHAnsi" w:cs="Courier New"/>
          <w:color w:val="222222"/>
          <w:lang w:eastAsia="es-ES"/>
        </w:rPr>
      </w:pPr>
      <w:ins w:id="1057" w:author="Marianela Bacigalupo" w:date="2018-08-05T11:59:00Z">
        <w:r>
          <w:rPr>
            <w:rFonts w:asciiTheme="minorHAnsi" w:eastAsia="Times New Roman" w:hAnsiTheme="minorHAnsi" w:cs="Courier New"/>
            <w:color w:val="222222"/>
            <w:lang w:eastAsia="es-ES"/>
          </w:rPr>
          <w:t>Lo mejor de este sistema, es que</w:t>
        </w:r>
      </w:ins>
      <w:ins w:id="1058" w:author="Marianela Bacigalupo" w:date="2018-08-05T12:00:00Z">
        <w:r>
          <w:rPr>
            <w:rFonts w:asciiTheme="minorHAnsi" w:eastAsia="Times New Roman" w:hAnsiTheme="minorHAnsi" w:cs="Courier New"/>
            <w:color w:val="222222"/>
            <w:lang w:eastAsia="es-ES"/>
          </w:rPr>
          <w:t xml:space="preserve"> </w:t>
        </w:r>
      </w:ins>
      <w:ins w:id="1059" w:author="Marianela Bacigalupo" w:date="2018-08-05T12:25:00Z">
        <w:r w:rsidR="00936A81">
          <w:rPr>
            <w:rFonts w:asciiTheme="minorHAnsi" w:eastAsia="Times New Roman" w:hAnsiTheme="minorHAnsi" w:cs="Courier New"/>
            <w:color w:val="222222"/>
            <w:lang w:eastAsia="es-ES"/>
          </w:rPr>
          <w:t>puede ser</w:t>
        </w:r>
      </w:ins>
      <w:ins w:id="1060" w:author="Marianela Bacigalupo" w:date="2018-08-05T12:02:00Z">
        <w:r>
          <w:rPr>
            <w:rFonts w:asciiTheme="minorHAnsi" w:eastAsia="Times New Roman" w:hAnsiTheme="minorHAnsi" w:cs="Courier New"/>
            <w:color w:val="222222"/>
            <w:lang w:eastAsia="es-ES"/>
          </w:rPr>
          <w:t xml:space="preserve"> funcional </w:t>
        </w:r>
      </w:ins>
      <w:ins w:id="1061" w:author="Marianela Bacigalupo" w:date="2018-08-05T12:25:00Z">
        <w:r w:rsidR="00936A81">
          <w:rPr>
            <w:rFonts w:asciiTheme="minorHAnsi" w:eastAsia="Times New Roman" w:hAnsiTheme="minorHAnsi" w:cs="Courier New"/>
            <w:color w:val="222222"/>
            <w:lang w:eastAsia="es-ES"/>
          </w:rPr>
          <w:t>a</w:t>
        </w:r>
      </w:ins>
      <w:ins w:id="1062" w:author="Marianela Bacigalupo" w:date="2018-08-05T11:59:00Z">
        <w:r>
          <w:rPr>
            <w:rFonts w:asciiTheme="minorHAnsi" w:eastAsia="Times New Roman" w:hAnsiTheme="minorHAnsi" w:cs="Courier New"/>
            <w:color w:val="222222"/>
            <w:lang w:eastAsia="es-ES"/>
          </w:rPr>
          <w:t xml:space="preserve"> </w:t>
        </w:r>
      </w:ins>
      <w:ins w:id="1063" w:author="Marianela Bacigalupo" w:date="2018-08-05T12:00:00Z">
        <w:r>
          <w:rPr>
            <w:rFonts w:asciiTheme="minorHAnsi" w:eastAsia="Times New Roman" w:hAnsiTheme="minorHAnsi" w:cs="Courier New"/>
            <w:color w:val="222222"/>
            <w:lang w:eastAsia="es-ES"/>
          </w:rPr>
          <w:t>cualquier</w:t>
        </w:r>
      </w:ins>
      <w:ins w:id="1064" w:author="Marianela Bacigalupo" w:date="2018-08-05T11:59:00Z">
        <w:r>
          <w:rPr>
            <w:rFonts w:asciiTheme="minorHAnsi" w:eastAsia="Times New Roman" w:hAnsiTheme="minorHAnsi" w:cs="Courier New"/>
            <w:color w:val="222222"/>
            <w:lang w:eastAsia="es-ES"/>
          </w:rPr>
          <w:t xml:space="preserve"> etapa de </w:t>
        </w:r>
      </w:ins>
      <w:ins w:id="1065" w:author="Marianela Bacigalupo" w:date="2018-08-05T12:25:00Z">
        <w:r w:rsidR="00936A81">
          <w:rPr>
            <w:rFonts w:asciiTheme="minorHAnsi" w:eastAsia="Times New Roman" w:hAnsiTheme="minorHAnsi" w:cs="Courier New"/>
            <w:color w:val="222222"/>
            <w:lang w:eastAsia="es-ES"/>
          </w:rPr>
          <w:t>ejecución</w:t>
        </w:r>
      </w:ins>
      <w:ins w:id="1066" w:author="Marianela Bacigalupo" w:date="2018-08-05T12:02:00Z">
        <w:r>
          <w:rPr>
            <w:rFonts w:asciiTheme="minorHAnsi" w:eastAsia="Times New Roman" w:hAnsiTheme="minorHAnsi" w:cs="Courier New"/>
            <w:color w:val="222222"/>
            <w:lang w:eastAsia="es-ES"/>
          </w:rPr>
          <w:t xml:space="preserve"> de una </w:t>
        </w:r>
        <w:r w:rsidR="00936A81">
          <w:rPr>
            <w:rFonts w:asciiTheme="minorHAnsi" w:eastAsia="Times New Roman" w:hAnsiTheme="minorHAnsi" w:cs="Courier New"/>
            <w:color w:val="222222"/>
            <w:lang w:eastAsia="es-ES"/>
          </w:rPr>
          <w:t xml:space="preserve">idea o </w:t>
        </w:r>
      </w:ins>
      <w:ins w:id="1067" w:author="Marianela Bacigalupo" w:date="2018-08-05T12:25:00Z">
        <w:r w:rsidR="00936A81">
          <w:rPr>
            <w:rFonts w:asciiTheme="minorHAnsi" w:eastAsia="Times New Roman" w:hAnsiTheme="minorHAnsi" w:cs="Courier New"/>
            <w:color w:val="222222"/>
            <w:lang w:eastAsia="es-ES"/>
          </w:rPr>
          <w:t>expansión</w:t>
        </w:r>
      </w:ins>
      <w:ins w:id="1068" w:author="Marianela Bacigalupo" w:date="2018-08-05T12:02:00Z">
        <w:r w:rsidR="00936A81">
          <w:rPr>
            <w:rFonts w:asciiTheme="minorHAnsi" w:eastAsia="Times New Roman" w:hAnsiTheme="minorHAnsi" w:cs="Courier New"/>
            <w:color w:val="222222"/>
            <w:lang w:eastAsia="es-ES"/>
          </w:rPr>
          <w:t xml:space="preserve"> </w:t>
        </w:r>
      </w:ins>
      <w:ins w:id="1069" w:author="Marianela Bacigalupo" w:date="2018-08-05T12:25:00Z">
        <w:r w:rsidR="00936A81">
          <w:rPr>
            <w:rFonts w:asciiTheme="minorHAnsi" w:eastAsia="Times New Roman" w:hAnsiTheme="minorHAnsi" w:cs="Courier New"/>
            <w:color w:val="222222"/>
            <w:lang w:eastAsia="es-ES"/>
          </w:rPr>
          <w:t>de la misma ya consolidada.</w:t>
        </w:r>
      </w:ins>
    </w:p>
    <w:p w14:paraId="2AD29953" w14:textId="77777777" w:rsidR="0019647D" w:rsidRDefault="0019647D" w:rsidP="00C80F91">
      <w:pPr>
        <w:pStyle w:val="Prrafodelista"/>
        <w:autoSpaceDE w:val="0"/>
        <w:autoSpaceDN w:val="0"/>
        <w:adjustRightInd w:val="0"/>
        <w:spacing w:after="0" w:line="240" w:lineRule="auto"/>
        <w:ind w:left="0"/>
        <w:jc w:val="both"/>
        <w:rPr>
          <w:ins w:id="1070" w:author="Marianela Bacigalupo" w:date="2018-08-05T12:34:00Z"/>
          <w:rFonts w:asciiTheme="minorHAnsi" w:eastAsia="Times New Roman" w:hAnsiTheme="minorHAnsi" w:cs="Courier New"/>
          <w:color w:val="222222"/>
          <w:lang w:eastAsia="es-ES"/>
        </w:rPr>
      </w:pPr>
    </w:p>
    <w:p w14:paraId="6372DB2D" w14:textId="6DD1F5E1" w:rsidR="0019647D" w:rsidRDefault="0019647D" w:rsidP="00C80F91">
      <w:pPr>
        <w:pStyle w:val="Prrafodelista"/>
        <w:autoSpaceDE w:val="0"/>
        <w:autoSpaceDN w:val="0"/>
        <w:adjustRightInd w:val="0"/>
        <w:spacing w:after="0" w:line="240" w:lineRule="auto"/>
        <w:ind w:left="0"/>
        <w:jc w:val="both"/>
        <w:rPr>
          <w:ins w:id="1071" w:author="Marianela Bacigalupo" w:date="2018-08-05T11:59:00Z"/>
          <w:rFonts w:asciiTheme="minorHAnsi" w:eastAsia="Times New Roman" w:hAnsiTheme="minorHAnsi" w:cs="Courier New"/>
          <w:color w:val="222222"/>
          <w:lang w:eastAsia="es-ES"/>
        </w:rPr>
      </w:pPr>
      <w:ins w:id="1072" w:author="Marianela Bacigalupo" w:date="2018-08-05T12:34:00Z">
        <w:r w:rsidRPr="0019647D">
          <w:rPr>
            <w:rFonts w:asciiTheme="minorHAnsi" w:eastAsia="Times New Roman" w:hAnsiTheme="minorHAnsi" w:cs="Courier New"/>
            <w:color w:val="222222"/>
            <w:lang w:eastAsia="es-ES"/>
            <w:rPrChange w:id="1073" w:author="Marianela Bacigalupo" w:date="2018-08-05T12:34:00Z">
              <w:rPr>
                <w:rFonts w:ascii="Georgia" w:hAnsi="Georgia"/>
                <w:color w:val="333333"/>
                <w:sz w:val="29"/>
                <w:szCs w:val="29"/>
              </w:rPr>
            </w:rPrChange>
          </w:rPr>
          <w:t>Las </w:t>
        </w:r>
        <w:r w:rsidRPr="0019647D">
          <w:rPr>
            <w:rFonts w:asciiTheme="minorHAnsi" w:eastAsia="Times New Roman" w:hAnsiTheme="minorHAnsi" w:cs="Courier New"/>
            <w:color w:val="222222"/>
            <w:lang w:eastAsia="es-ES"/>
            <w:rPrChange w:id="1074" w:author="Marianela Bacigalupo" w:date="2018-08-05T12:34:00Z">
              <w:rPr/>
            </w:rPrChange>
          </w:rPr>
          <w:fldChar w:fldCharType="begin"/>
        </w:r>
        <w:r w:rsidRPr="0019647D">
          <w:rPr>
            <w:rFonts w:asciiTheme="minorHAnsi" w:eastAsia="Times New Roman" w:hAnsiTheme="minorHAnsi" w:cs="Courier New"/>
            <w:color w:val="222222"/>
            <w:lang w:eastAsia="es-ES"/>
            <w:rPrChange w:id="1075" w:author="Marianela Bacigalupo" w:date="2018-08-05T12:34:00Z">
              <w:rPr/>
            </w:rPrChange>
          </w:rPr>
          <w:instrText xml:space="preserve"> HYPERLINK "http://www.forbes.com.mx/6-startups-buscan-nuevo-record-crowdfunding/" \l "gs.leJpk7c" \t "_blank" </w:instrText>
        </w:r>
        <w:r w:rsidRPr="0019647D">
          <w:rPr>
            <w:rFonts w:asciiTheme="minorHAnsi" w:eastAsia="Times New Roman" w:hAnsiTheme="minorHAnsi" w:cs="Courier New"/>
            <w:color w:val="222222"/>
            <w:lang w:eastAsia="es-ES"/>
            <w:rPrChange w:id="1076" w:author="Marianela Bacigalupo" w:date="2018-08-05T12:34:00Z">
              <w:rPr/>
            </w:rPrChange>
          </w:rPr>
          <w:fldChar w:fldCharType="separate"/>
        </w:r>
        <w:r w:rsidRPr="0019647D">
          <w:rPr>
            <w:rFonts w:asciiTheme="minorHAnsi" w:eastAsia="Times New Roman" w:hAnsiTheme="minorHAnsi" w:cs="Courier New"/>
            <w:color w:val="222222"/>
            <w:lang w:eastAsia="es-ES"/>
            <w:rPrChange w:id="1077" w:author="Marianela Bacigalupo" w:date="2018-08-05T12:34:00Z">
              <w:rPr>
                <w:rStyle w:val="Hipervnculo"/>
                <w:rFonts w:ascii="Georgia" w:hAnsi="Georgia"/>
                <w:color w:val="F34949"/>
                <w:sz w:val="29"/>
                <w:szCs w:val="29"/>
              </w:rPr>
            </w:rPrChange>
          </w:rPr>
          <w:t>necesidades de financiamiento</w:t>
        </w:r>
        <w:r w:rsidRPr="0019647D">
          <w:rPr>
            <w:rFonts w:asciiTheme="minorHAnsi" w:eastAsia="Times New Roman" w:hAnsiTheme="minorHAnsi" w:cs="Courier New"/>
            <w:color w:val="222222"/>
            <w:lang w:eastAsia="es-ES"/>
            <w:rPrChange w:id="1078" w:author="Marianela Bacigalupo" w:date="2018-08-05T12:34:00Z">
              <w:rPr/>
            </w:rPrChange>
          </w:rPr>
          <w:fldChar w:fldCharType="end"/>
        </w:r>
        <w:r w:rsidRPr="0019647D">
          <w:rPr>
            <w:rFonts w:asciiTheme="minorHAnsi" w:eastAsia="Times New Roman" w:hAnsiTheme="minorHAnsi" w:cs="Courier New"/>
            <w:color w:val="222222"/>
            <w:lang w:eastAsia="es-ES"/>
            <w:rPrChange w:id="1079" w:author="Marianela Bacigalupo" w:date="2018-08-05T12:34:00Z">
              <w:rPr>
                <w:rFonts w:ascii="Georgia" w:hAnsi="Georgia"/>
                <w:color w:val="333333"/>
                <w:sz w:val="29"/>
                <w:szCs w:val="29"/>
              </w:rPr>
            </w:rPrChange>
          </w:rPr>
          <w:t> de una empresa dependen de la etapa en la que se encuentra. Según un estudio del Banco Mundial, el crowdfunding no financiero suele ser el más apropiado para el desarrollo de la idea emprendedora o para probar la demanda de mercado de prototipos de productos donde las necesidades son menores a 50 mil dólares, mientras que el crowdfunding financiero es más adecuado para las pequeñas empresas que se encuentran al inicio o en las primeras etapas de crecimiento, cuyas necesidades de financiamiento van de 50 mil a un millón de dólares.</w:t>
        </w:r>
      </w:ins>
    </w:p>
    <w:p w14:paraId="7F3CF601" w14:textId="77777777" w:rsidR="00C65C55" w:rsidRDefault="00C65C55" w:rsidP="00C80F91">
      <w:pPr>
        <w:pStyle w:val="Prrafodelista"/>
        <w:autoSpaceDE w:val="0"/>
        <w:autoSpaceDN w:val="0"/>
        <w:adjustRightInd w:val="0"/>
        <w:spacing w:after="0" w:line="240" w:lineRule="auto"/>
        <w:ind w:left="0"/>
        <w:jc w:val="both"/>
        <w:rPr>
          <w:ins w:id="1080" w:author="Marianela Bacigalupo" w:date="2018-08-05T11:59:00Z"/>
          <w:rFonts w:asciiTheme="minorHAnsi" w:eastAsia="Times New Roman" w:hAnsiTheme="minorHAnsi" w:cs="Courier New"/>
          <w:color w:val="222222"/>
          <w:lang w:eastAsia="es-ES"/>
        </w:rPr>
      </w:pPr>
    </w:p>
    <w:p w14:paraId="60B684B7" w14:textId="71F93643" w:rsidR="00C65C55" w:rsidRPr="005B666B" w:rsidRDefault="00C65C55" w:rsidP="00C80F91">
      <w:pPr>
        <w:pStyle w:val="Prrafodelista"/>
        <w:autoSpaceDE w:val="0"/>
        <w:autoSpaceDN w:val="0"/>
        <w:adjustRightInd w:val="0"/>
        <w:spacing w:after="0" w:line="240" w:lineRule="auto"/>
        <w:ind w:left="0"/>
        <w:jc w:val="both"/>
        <w:rPr>
          <w:ins w:id="1081" w:author="Eduardo Gonzalez" w:date="2018-07-30T10:03:00Z"/>
          <w:rFonts w:asciiTheme="minorHAnsi" w:eastAsia="Times New Roman" w:hAnsiTheme="minorHAnsi" w:cs="Courier New"/>
          <w:color w:val="222222"/>
          <w:lang w:eastAsia="es-ES"/>
        </w:rPr>
      </w:pPr>
      <w:ins w:id="1082" w:author="Marianela Bacigalupo" w:date="2018-08-05T11:59:00Z">
        <w:r>
          <w:rPr>
            <w:rFonts w:asciiTheme="minorHAnsi" w:eastAsia="Times New Roman" w:hAnsiTheme="minorHAnsi" w:cs="Courier New"/>
            <w:noProof/>
            <w:color w:val="222222"/>
            <w:rPrChange w:id="1083" w:author="Unknown">
              <w:rPr>
                <w:noProof/>
              </w:rPr>
            </w:rPrChange>
          </w:rPr>
          <w:drawing>
            <wp:inline distT="0" distB="0" distL="0" distR="0" wp14:anchorId="0E02A63B" wp14:editId="36563E0E">
              <wp:extent cx="5943600" cy="39719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71925"/>
                      </a:xfrm>
                      <a:prstGeom prst="rect">
                        <a:avLst/>
                      </a:prstGeom>
                      <a:noFill/>
                      <a:ln>
                        <a:noFill/>
                      </a:ln>
                    </pic:spPr>
                  </pic:pic>
                </a:graphicData>
              </a:graphic>
            </wp:inline>
          </w:drawing>
        </w:r>
      </w:ins>
    </w:p>
    <w:p w14:paraId="4F0A356E" w14:textId="39C964BB" w:rsidR="00C80F91" w:rsidRDefault="00C32121" w:rsidP="00C80F91">
      <w:pPr>
        <w:autoSpaceDE w:val="0"/>
        <w:autoSpaceDN w:val="0"/>
        <w:adjustRightInd w:val="0"/>
        <w:spacing w:after="0" w:line="240" w:lineRule="auto"/>
        <w:rPr>
          <w:ins w:id="1084" w:author="Marianela Bacigalupo" w:date="2018-08-05T12:39:00Z"/>
          <w:rFonts w:asciiTheme="minorHAnsi" w:eastAsia="Times New Roman" w:hAnsiTheme="minorHAnsi" w:cs="Courier New"/>
          <w:color w:val="222222"/>
          <w:lang w:eastAsia="es-ES"/>
        </w:rPr>
      </w:pPr>
      <w:ins w:id="1085" w:author="Marianela Bacigalupo" w:date="2018-08-05T12:38:00Z">
        <w:r w:rsidRPr="00C32121">
          <w:rPr>
            <w:rFonts w:asciiTheme="minorHAnsi" w:eastAsia="Times New Roman" w:hAnsiTheme="minorHAnsi" w:cs="Courier New"/>
            <w:color w:val="222222"/>
            <w:lang w:eastAsia="es-ES"/>
            <w:rPrChange w:id="1086" w:author="Marianela Bacigalupo" w:date="2018-08-05T12:38:00Z">
              <w:rPr>
                <w:rFonts w:asciiTheme="minorHAnsi" w:hAnsiTheme="minorHAnsi"/>
                <w:b/>
                <w:u w:val="single"/>
              </w:rPr>
            </w:rPrChange>
          </w:rPr>
          <w:lastRenderedPageBreak/>
          <w:t>¿</w:t>
        </w:r>
      </w:ins>
      <w:ins w:id="1087" w:author="Marianela Bacigalupo" w:date="2018-08-05T12:39:00Z">
        <w:r w:rsidRPr="00C32121">
          <w:rPr>
            <w:rFonts w:asciiTheme="minorHAnsi" w:eastAsia="Times New Roman" w:hAnsiTheme="minorHAnsi" w:cs="Courier New"/>
            <w:color w:val="222222"/>
            <w:lang w:eastAsia="es-ES"/>
          </w:rPr>
          <w:t>Qué</w:t>
        </w:r>
      </w:ins>
      <w:ins w:id="1088" w:author="Marianela Bacigalupo" w:date="2018-08-05T12:37:00Z">
        <w:r w:rsidRPr="00C32121">
          <w:rPr>
            <w:rFonts w:asciiTheme="minorHAnsi" w:eastAsia="Times New Roman" w:hAnsiTheme="minorHAnsi" w:cs="Courier New"/>
            <w:color w:val="222222"/>
            <w:lang w:eastAsia="es-ES"/>
            <w:rPrChange w:id="1089" w:author="Marianela Bacigalupo" w:date="2018-08-05T12:38:00Z">
              <w:rPr>
                <w:rFonts w:asciiTheme="minorHAnsi" w:hAnsiTheme="minorHAnsi"/>
                <w:b/>
                <w:u w:val="single"/>
              </w:rPr>
            </w:rPrChange>
          </w:rPr>
          <w:t xml:space="preserve"> tipo de actividades promociona el crowdfunding mu</w:t>
        </w:r>
      </w:ins>
      <w:ins w:id="1090" w:author="Marianela Bacigalupo" w:date="2018-08-05T12:40:00Z">
        <w:r>
          <w:rPr>
            <w:rFonts w:asciiTheme="minorHAnsi" w:eastAsia="Times New Roman" w:hAnsiTheme="minorHAnsi" w:cs="Courier New"/>
            <w:color w:val="222222"/>
            <w:lang w:eastAsia="es-ES"/>
          </w:rPr>
          <w:t>n</w:t>
        </w:r>
      </w:ins>
      <w:ins w:id="1091" w:author="Marianela Bacigalupo" w:date="2018-08-05T12:37:00Z">
        <w:r w:rsidRPr="00C32121">
          <w:rPr>
            <w:rFonts w:asciiTheme="minorHAnsi" w:eastAsia="Times New Roman" w:hAnsiTheme="minorHAnsi" w:cs="Courier New"/>
            <w:color w:val="222222"/>
            <w:lang w:eastAsia="es-ES"/>
            <w:rPrChange w:id="1092" w:author="Marianela Bacigalupo" w:date="2018-08-05T12:38:00Z">
              <w:rPr>
                <w:rFonts w:asciiTheme="minorHAnsi" w:hAnsiTheme="minorHAnsi"/>
                <w:b/>
                <w:u w:val="single"/>
              </w:rPr>
            </w:rPrChange>
          </w:rPr>
          <w:t>dialmente?</w:t>
        </w:r>
      </w:ins>
    </w:p>
    <w:p w14:paraId="0B2CDE28" w14:textId="77777777" w:rsidR="00C32121" w:rsidRDefault="00C32121" w:rsidP="00C80F91">
      <w:pPr>
        <w:autoSpaceDE w:val="0"/>
        <w:autoSpaceDN w:val="0"/>
        <w:adjustRightInd w:val="0"/>
        <w:spacing w:after="0" w:line="240" w:lineRule="auto"/>
        <w:rPr>
          <w:ins w:id="1093" w:author="Marianela Bacigalupo" w:date="2018-08-05T12:39:00Z"/>
          <w:rFonts w:asciiTheme="minorHAnsi" w:eastAsia="Times New Roman" w:hAnsiTheme="minorHAnsi" w:cs="Courier New"/>
          <w:color w:val="222222"/>
          <w:lang w:eastAsia="es-ES"/>
        </w:rPr>
      </w:pPr>
    </w:p>
    <w:p w14:paraId="5353553C" w14:textId="4D2FB1EB" w:rsidR="00C32121" w:rsidRPr="00C32121" w:rsidRDefault="00C32121" w:rsidP="00C80F91">
      <w:pPr>
        <w:autoSpaceDE w:val="0"/>
        <w:autoSpaceDN w:val="0"/>
        <w:adjustRightInd w:val="0"/>
        <w:spacing w:after="0" w:line="240" w:lineRule="auto"/>
        <w:rPr>
          <w:ins w:id="1094" w:author="Marianela Bacigalupo" w:date="2018-08-05T11:50:00Z"/>
          <w:rFonts w:asciiTheme="minorHAnsi" w:eastAsia="Times New Roman" w:hAnsiTheme="minorHAnsi" w:cs="Courier New"/>
          <w:color w:val="222222"/>
          <w:lang w:eastAsia="es-ES"/>
          <w:rPrChange w:id="1095" w:author="Marianela Bacigalupo" w:date="2018-08-05T12:38:00Z">
            <w:rPr>
              <w:ins w:id="1096" w:author="Marianela Bacigalupo" w:date="2018-08-05T11:50:00Z"/>
              <w:rFonts w:asciiTheme="minorHAnsi" w:hAnsiTheme="minorHAnsi"/>
              <w:b/>
              <w:u w:val="single"/>
            </w:rPr>
          </w:rPrChange>
        </w:rPr>
      </w:pPr>
      <w:ins w:id="1097" w:author="Marianela Bacigalupo" w:date="2018-08-05T12:40:00Z">
        <w:r>
          <w:rPr>
            <w:rFonts w:asciiTheme="minorHAnsi" w:eastAsia="Times New Roman" w:hAnsiTheme="minorHAnsi" w:cs="Courier New"/>
            <w:noProof/>
            <w:color w:val="222222"/>
            <w:rPrChange w:id="1098" w:author="Unknown">
              <w:rPr>
                <w:noProof/>
              </w:rPr>
            </w:rPrChange>
          </w:rPr>
          <w:drawing>
            <wp:inline distT="0" distB="0" distL="0" distR="0" wp14:anchorId="6A2F4043" wp14:editId="74285B90">
              <wp:extent cx="5067300" cy="3118338"/>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1513" cy="3120930"/>
                      </a:xfrm>
                      <a:prstGeom prst="rect">
                        <a:avLst/>
                      </a:prstGeom>
                      <a:noFill/>
                      <a:ln>
                        <a:noFill/>
                      </a:ln>
                    </pic:spPr>
                  </pic:pic>
                </a:graphicData>
              </a:graphic>
            </wp:inline>
          </w:drawing>
        </w:r>
      </w:ins>
    </w:p>
    <w:p w14:paraId="44AE5D7A" w14:textId="77777777" w:rsidR="00D72FC1" w:rsidRPr="005B666B" w:rsidRDefault="00D72FC1" w:rsidP="00C80F91">
      <w:pPr>
        <w:autoSpaceDE w:val="0"/>
        <w:autoSpaceDN w:val="0"/>
        <w:adjustRightInd w:val="0"/>
        <w:spacing w:after="0" w:line="240" w:lineRule="auto"/>
        <w:rPr>
          <w:ins w:id="1099" w:author="Eduardo Gonzalez" w:date="2018-07-30T10:03:00Z"/>
          <w:rFonts w:asciiTheme="minorHAnsi" w:hAnsiTheme="minorHAnsi"/>
          <w:b/>
          <w:u w:val="single"/>
        </w:rPr>
      </w:pPr>
    </w:p>
    <w:p w14:paraId="55B0ACD4" w14:textId="77777777" w:rsidR="00C80F91" w:rsidRPr="005B666B" w:rsidRDefault="00C80F91" w:rsidP="00C80F91">
      <w:pPr>
        <w:pBdr>
          <w:top w:val="nil"/>
          <w:left w:val="nil"/>
          <w:bottom w:val="nil"/>
          <w:right w:val="nil"/>
          <w:between w:val="nil"/>
        </w:pBdr>
        <w:contextualSpacing/>
        <w:rPr>
          <w:ins w:id="1100" w:author="Eduardo Gonzalez" w:date="2018-07-30T10:03:00Z"/>
          <w:rFonts w:asciiTheme="minorHAnsi" w:hAnsiTheme="minorHAnsi"/>
          <w:b/>
          <w:u w:val="single"/>
        </w:rPr>
      </w:pPr>
    </w:p>
    <w:p w14:paraId="138897CD" w14:textId="1A14880C" w:rsidR="002760BD" w:rsidRDefault="002760BD" w:rsidP="00C80F91">
      <w:pPr>
        <w:rPr>
          <w:ins w:id="1101" w:author="Marianela Bacigalupo" w:date="2018-08-05T13:00:00Z"/>
          <w:rFonts w:asciiTheme="minorHAnsi" w:hAnsiTheme="minorHAnsi" w:cs="Courier New"/>
          <w:b/>
          <w:color w:val="000000"/>
          <w:u w:val="single"/>
        </w:rPr>
      </w:pPr>
      <w:ins w:id="1102" w:author="Marianela Bacigalupo" w:date="2018-08-05T12:52:00Z">
        <w:r>
          <w:rPr>
            <w:rFonts w:asciiTheme="minorHAnsi" w:hAnsiTheme="minorHAnsi" w:cs="Courier New"/>
            <w:color w:val="000000"/>
          </w:rPr>
          <w:t>¿Cuál es el crecimiento del crowdfunding en el orden mundial?</w:t>
        </w:r>
      </w:ins>
      <w:ins w:id="1103" w:author="Marianela Bacigalupo" w:date="2018-08-05T12:51:00Z">
        <w:r>
          <w:rPr>
            <w:rFonts w:asciiTheme="minorHAnsi" w:hAnsiTheme="minorHAnsi" w:cs="Courier New"/>
            <w:b/>
            <w:color w:val="000000"/>
            <w:u w:val="single"/>
          </w:rPr>
          <w:t xml:space="preserve"> </w:t>
        </w:r>
      </w:ins>
    </w:p>
    <w:p w14:paraId="19EBC4C9" w14:textId="77777777" w:rsidR="002760BD" w:rsidRDefault="002760BD" w:rsidP="00C80F91">
      <w:pPr>
        <w:rPr>
          <w:ins w:id="1104" w:author="Marianela Bacigalupo" w:date="2018-08-05T13:00:00Z"/>
          <w:rFonts w:asciiTheme="minorHAnsi" w:hAnsiTheme="minorHAnsi" w:cs="Courier New"/>
          <w:b/>
          <w:color w:val="000000"/>
          <w:u w:val="single"/>
        </w:rPr>
      </w:pPr>
    </w:p>
    <w:p w14:paraId="04E900F4" w14:textId="66230D5F" w:rsidR="002760BD" w:rsidRPr="00302B4D" w:rsidRDefault="002760BD" w:rsidP="00C80F91">
      <w:pPr>
        <w:rPr>
          <w:ins w:id="1105" w:author="Marianela Bacigalupo" w:date="2018-08-05T13:00:00Z"/>
          <w:rFonts w:asciiTheme="minorHAnsi" w:hAnsiTheme="minorHAnsi" w:cs="Courier New"/>
          <w:color w:val="000000"/>
          <w:rPrChange w:id="1106" w:author="Marianela Bacigalupo" w:date="2018-08-05T13:02:00Z">
            <w:rPr>
              <w:ins w:id="1107" w:author="Marianela Bacigalupo" w:date="2018-08-05T13:00:00Z"/>
              <w:rFonts w:asciiTheme="minorHAnsi" w:hAnsiTheme="minorHAnsi" w:cs="Courier New"/>
              <w:b/>
              <w:color w:val="000000"/>
              <w:u w:val="single"/>
            </w:rPr>
          </w:rPrChange>
        </w:rPr>
      </w:pPr>
      <w:ins w:id="1108" w:author="Marianela Bacigalupo" w:date="2018-08-05T13:00:00Z">
        <w:r w:rsidRPr="00302B4D">
          <w:rPr>
            <w:rFonts w:asciiTheme="minorHAnsi" w:hAnsiTheme="minorHAnsi" w:cs="Courier New"/>
            <w:color w:val="000000"/>
            <w:rPrChange w:id="1109" w:author="Marianela Bacigalupo" w:date="2018-08-05T13:02:00Z">
              <w:rPr>
                <w:rFonts w:asciiTheme="minorHAnsi" w:hAnsiTheme="minorHAnsi" w:cs="Courier New"/>
                <w:b/>
                <w:color w:val="000000"/>
                <w:u w:val="single"/>
              </w:rPr>
            </w:rPrChange>
          </w:rPr>
          <w:t xml:space="preserve">Según mass solution el crecimiento de la modalidad crowdunding crece exponencialmente en el mundo año tras año. </w:t>
        </w:r>
      </w:ins>
      <w:ins w:id="1110" w:author="Marianela Bacigalupo" w:date="2018-08-05T13:01:00Z">
        <w:r w:rsidRPr="00302B4D">
          <w:rPr>
            <w:rFonts w:asciiTheme="minorHAnsi" w:hAnsiTheme="minorHAnsi" w:cs="Courier New"/>
            <w:color w:val="000000"/>
            <w:rPrChange w:id="1111" w:author="Marianela Bacigalupo" w:date="2018-08-05T13:02:00Z">
              <w:rPr>
                <w:rFonts w:asciiTheme="minorHAnsi" w:hAnsiTheme="minorHAnsi" w:cs="Courier New"/>
                <w:b/>
                <w:color w:val="000000"/>
                <w:u w:val="single"/>
              </w:rPr>
            </w:rPrChange>
          </w:rPr>
          <w:t xml:space="preserve">Sin </w:t>
        </w:r>
        <w:del w:id="1112" w:author="Bruno Presenti [2]" w:date="2018-08-06T09:08:00Z">
          <w:r w:rsidRPr="00302B4D" w:rsidDel="00960B91">
            <w:rPr>
              <w:rFonts w:asciiTheme="minorHAnsi" w:hAnsiTheme="minorHAnsi" w:cs="Courier New"/>
              <w:color w:val="000000"/>
              <w:rPrChange w:id="1113" w:author="Marianela Bacigalupo" w:date="2018-08-05T13:02:00Z">
                <w:rPr>
                  <w:rFonts w:asciiTheme="minorHAnsi" w:hAnsiTheme="minorHAnsi" w:cs="Courier New"/>
                  <w:b/>
                  <w:color w:val="000000"/>
                  <w:u w:val="single"/>
                </w:rPr>
              </w:rPrChange>
            </w:rPr>
            <w:delText>embargo</w:delText>
          </w:r>
        </w:del>
      </w:ins>
      <w:ins w:id="1114" w:author="Bruno Presenti [2]" w:date="2018-08-06T09:08:00Z">
        <w:r w:rsidR="00960B91" w:rsidRPr="00302B4D">
          <w:rPr>
            <w:rFonts w:asciiTheme="minorHAnsi" w:hAnsiTheme="minorHAnsi" w:cs="Courier New"/>
            <w:color w:val="000000"/>
          </w:rPr>
          <w:t>embargo,</w:t>
        </w:r>
      </w:ins>
      <w:ins w:id="1115" w:author="Marianela Bacigalupo" w:date="2018-08-05T13:01:00Z">
        <w:r w:rsidRPr="00302B4D">
          <w:rPr>
            <w:rFonts w:asciiTheme="minorHAnsi" w:hAnsiTheme="minorHAnsi" w:cs="Courier New"/>
            <w:color w:val="000000"/>
            <w:rPrChange w:id="1116" w:author="Marianela Bacigalupo" w:date="2018-08-05T13:02:00Z">
              <w:rPr>
                <w:rFonts w:asciiTheme="minorHAnsi" w:hAnsiTheme="minorHAnsi" w:cs="Courier New"/>
                <w:b/>
                <w:color w:val="000000"/>
                <w:u w:val="single"/>
              </w:rPr>
            </w:rPrChange>
          </w:rPr>
          <w:t xml:space="preserve"> la región de </w:t>
        </w:r>
      </w:ins>
      <w:ins w:id="1117" w:author="Marianela Bacigalupo" w:date="2018-08-05T13:02:00Z">
        <w:r w:rsidR="00302B4D" w:rsidRPr="00302B4D">
          <w:rPr>
            <w:rFonts w:asciiTheme="minorHAnsi" w:hAnsiTheme="minorHAnsi" w:cs="Courier New"/>
            <w:color w:val="000000"/>
          </w:rPr>
          <w:t>América</w:t>
        </w:r>
      </w:ins>
      <w:ins w:id="1118" w:author="Marianela Bacigalupo" w:date="2018-08-05T13:01:00Z">
        <w:r w:rsidRPr="00302B4D">
          <w:rPr>
            <w:rFonts w:asciiTheme="minorHAnsi" w:hAnsiTheme="minorHAnsi" w:cs="Courier New"/>
            <w:color w:val="000000"/>
            <w:rPrChange w:id="1119" w:author="Marianela Bacigalupo" w:date="2018-08-05T13:02:00Z">
              <w:rPr>
                <w:rFonts w:asciiTheme="minorHAnsi" w:hAnsiTheme="minorHAnsi" w:cs="Courier New"/>
                <w:b/>
                <w:color w:val="000000"/>
                <w:u w:val="single"/>
              </w:rPr>
            </w:rPrChange>
          </w:rPr>
          <w:t xml:space="preserve"> del sur, es la que menos </w:t>
        </w:r>
      </w:ins>
      <w:ins w:id="1120" w:author="Marianela Bacigalupo" w:date="2018-08-05T13:03:00Z">
        <w:r w:rsidR="00302B4D" w:rsidRPr="00302B4D">
          <w:rPr>
            <w:rFonts w:asciiTheme="minorHAnsi" w:hAnsiTheme="minorHAnsi" w:cs="Courier New"/>
            <w:color w:val="000000"/>
          </w:rPr>
          <w:t>creció</w:t>
        </w:r>
      </w:ins>
      <w:ins w:id="1121" w:author="Marianela Bacigalupo" w:date="2018-08-05T13:01:00Z">
        <w:r w:rsidRPr="00302B4D">
          <w:rPr>
            <w:rFonts w:asciiTheme="minorHAnsi" w:hAnsiTheme="minorHAnsi" w:cs="Courier New"/>
            <w:color w:val="000000"/>
            <w:rPrChange w:id="1122" w:author="Marianela Bacigalupo" w:date="2018-08-05T13:02:00Z">
              <w:rPr>
                <w:rFonts w:asciiTheme="minorHAnsi" w:hAnsiTheme="minorHAnsi" w:cs="Courier New"/>
                <w:b/>
                <w:color w:val="000000"/>
                <w:u w:val="single"/>
              </w:rPr>
            </w:rPrChange>
          </w:rPr>
          <w:t xml:space="preserve"> </w:t>
        </w:r>
      </w:ins>
      <w:ins w:id="1123" w:author="Marianela Bacigalupo" w:date="2018-08-05T13:03:00Z">
        <w:r w:rsidR="00302B4D">
          <w:rPr>
            <w:rFonts w:asciiTheme="minorHAnsi" w:hAnsiTheme="minorHAnsi" w:cs="Courier New"/>
            <w:color w:val="000000"/>
          </w:rPr>
          <w:t xml:space="preserve">en porcentaje de </w:t>
        </w:r>
      </w:ins>
      <w:ins w:id="1124" w:author="Marianela Bacigalupo" w:date="2018-08-05T13:04:00Z">
        <w:r w:rsidR="00302B4D">
          <w:rPr>
            <w:rFonts w:asciiTheme="minorHAnsi" w:hAnsiTheme="minorHAnsi" w:cs="Courier New"/>
            <w:color w:val="000000"/>
          </w:rPr>
          <w:t>adopción</w:t>
        </w:r>
      </w:ins>
      <w:ins w:id="1125" w:author="Marianela Bacigalupo" w:date="2018-08-05T13:03:00Z">
        <w:r w:rsidR="00302B4D">
          <w:rPr>
            <w:rFonts w:asciiTheme="minorHAnsi" w:hAnsiTheme="minorHAnsi" w:cs="Courier New"/>
            <w:color w:val="000000"/>
          </w:rPr>
          <w:t>.</w:t>
        </w:r>
      </w:ins>
    </w:p>
    <w:p w14:paraId="31058C16" w14:textId="0A6BE457" w:rsidR="002760BD" w:rsidRPr="00302B4D" w:rsidRDefault="00302B4D" w:rsidP="00C80F91">
      <w:pPr>
        <w:rPr>
          <w:ins w:id="1126" w:author="Marianela Bacigalupo" w:date="2018-08-05T12:52:00Z"/>
          <w:rFonts w:asciiTheme="minorHAnsi" w:hAnsiTheme="minorHAnsi" w:cs="Courier New"/>
          <w:color w:val="000000"/>
          <w:rPrChange w:id="1127" w:author="Marianela Bacigalupo" w:date="2018-08-05T13:02:00Z">
            <w:rPr>
              <w:ins w:id="1128" w:author="Marianela Bacigalupo" w:date="2018-08-05T12:52:00Z"/>
              <w:rFonts w:asciiTheme="minorHAnsi" w:hAnsiTheme="minorHAnsi" w:cs="Courier New"/>
              <w:b/>
              <w:color w:val="000000"/>
              <w:u w:val="single"/>
            </w:rPr>
          </w:rPrChange>
        </w:rPr>
      </w:pPr>
      <w:ins w:id="1129" w:author="Marianela Bacigalupo" w:date="2018-08-05T13:03:00Z">
        <w:r>
          <w:rPr>
            <w:rFonts w:asciiTheme="minorHAnsi" w:hAnsiTheme="minorHAnsi" w:cs="Courier New"/>
            <w:noProof/>
            <w:color w:val="000000"/>
            <w:rPrChange w:id="1130" w:author="Unknown">
              <w:rPr>
                <w:noProof/>
              </w:rPr>
            </w:rPrChange>
          </w:rPr>
          <w:drawing>
            <wp:inline distT="0" distB="0" distL="0" distR="0" wp14:anchorId="27FFD1E2" wp14:editId="1C58817A">
              <wp:extent cx="5943600" cy="301752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ins>
    </w:p>
    <w:p w14:paraId="28C2F99A" w14:textId="6F3F9411" w:rsidR="00302B4D" w:rsidRDefault="00302B4D" w:rsidP="00C80F91">
      <w:pPr>
        <w:rPr>
          <w:ins w:id="1131" w:author="Marianela Bacigalupo" w:date="2018-08-05T13:06:00Z"/>
          <w:rFonts w:asciiTheme="minorHAnsi" w:eastAsia="Times New Roman" w:hAnsiTheme="minorHAnsi" w:cs="Courier New"/>
          <w:color w:val="222222"/>
          <w:lang w:eastAsia="es-ES"/>
        </w:rPr>
      </w:pPr>
      <w:ins w:id="1132" w:author="Marianela Bacigalupo" w:date="2018-08-05T13:05:00Z">
        <w:r w:rsidRPr="00302B4D">
          <w:rPr>
            <w:rFonts w:asciiTheme="minorHAnsi" w:eastAsia="Times New Roman" w:hAnsiTheme="minorHAnsi" w:cs="Courier New"/>
            <w:color w:val="222222"/>
            <w:lang w:eastAsia="es-ES"/>
            <w:rPrChange w:id="1133" w:author="Marianela Bacigalupo" w:date="2018-08-05T13:05:00Z">
              <w:rPr>
                <w:rFonts w:asciiTheme="minorHAnsi" w:hAnsiTheme="minorHAnsi" w:cs="Courier New"/>
                <w:b/>
                <w:color w:val="000000"/>
                <w:u w:val="single"/>
              </w:rPr>
            </w:rPrChange>
          </w:rPr>
          <w:lastRenderedPageBreak/>
          <w:t xml:space="preserve">Es por </w:t>
        </w:r>
        <w:del w:id="1134" w:author="Bruno Presenti [2]" w:date="2018-08-06T10:36:00Z">
          <w:r w:rsidRPr="00302B4D" w:rsidDel="00BE70EC">
            <w:rPr>
              <w:rFonts w:asciiTheme="minorHAnsi" w:eastAsia="Times New Roman" w:hAnsiTheme="minorHAnsi" w:cs="Courier New"/>
              <w:color w:val="222222"/>
              <w:lang w:eastAsia="es-ES"/>
              <w:rPrChange w:id="1135" w:author="Marianela Bacigalupo" w:date="2018-08-05T13:05:00Z">
                <w:rPr>
                  <w:rFonts w:asciiTheme="minorHAnsi" w:hAnsiTheme="minorHAnsi" w:cs="Courier New"/>
                  <w:b/>
                  <w:color w:val="000000"/>
                  <w:u w:val="single"/>
                </w:rPr>
              </w:rPrChange>
            </w:rPr>
            <w:delText xml:space="preserve">eso </w:delText>
          </w:r>
          <w:r w:rsidRPr="00302B4D" w:rsidDel="008118AB">
            <w:rPr>
              <w:rFonts w:asciiTheme="minorHAnsi" w:eastAsia="Times New Roman" w:hAnsiTheme="minorHAnsi" w:cs="Courier New"/>
              <w:color w:val="222222"/>
              <w:lang w:eastAsia="es-ES"/>
              <w:rPrChange w:id="1136" w:author="Marianela Bacigalupo" w:date="2018-08-05T13:05:00Z">
                <w:rPr>
                  <w:rFonts w:asciiTheme="minorHAnsi" w:hAnsiTheme="minorHAnsi" w:cs="Courier New"/>
                  <w:b/>
                  <w:color w:val="000000"/>
                  <w:u w:val="single"/>
                </w:rPr>
              </w:rPrChange>
            </w:rPr>
            <w:delText>que</w:delText>
          </w:r>
        </w:del>
      </w:ins>
      <w:ins w:id="1137" w:author="Bruno Presenti [2]" w:date="2018-08-06T10:36:00Z">
        <w:r w:rsidR="008118AB" w:rsidRPr="00302B4D">
          <w:rPr>
            <w:rFonts w:asciiTheme="minorHAnsi" w:eastAsia="Times New Roman" w:hAnsiTheme="minorHAnsi" w:cs="Courier New"/>
            <w:color w:val="222222"/>
            <w:lang w:eastAsia="es-ES"/>
          </w:rPr>
          <w:t>lo que</w:t>
        </w:r>
      </w:ins>
      <w:ins w:id="1138" w:author="Marianela Bacigalupo" w:date="2018-08-05T13:05:00Z">
        <w:r w:rsidRPr="00302B4D">
          <w:rPr>
            <w:rFonts w:asciiTheme="minorHAnsi" w:eastAsia="Times New Roman" w:hAnsiTheme="minorHAnsi" w:cs="Courier New"/>
            <w:color w:val="222222"/>
            <w:lang w:eastAsia="es-ES"/>
            <w:rPrChange w:id="1139" w:author="Marianela Bacigalupo" w:date="2018-08-05T13:05:00Z">
              <w:rPr>
                <w:rFonts w:asciiTheme="minorHAnsi" w:hAnsiTheme="minorHAnsi" w:cs="Courier New"/>
                <w:b/>
                <w:color w:val="000000"/>
                <w:u w:val="single"/>
              </w:rPr>
            </w:rPrChange>
          </w:rPr>
          <w:t xml:space="preserve"> </w:t>
        </w:r>
      </w:ins>
      <w:ins w:id="1140" w:author="Marianela Bacigalupo" w:date="2018-08-05T13:04:00Z">
        <w:r w:rsidRPr="009E410C">
          <w:rPr>
            <w:rFonts w:asciiTheme="minorHAnsi" w:eastAsia="Times New Roman" w:hAnsiTheme="minorHAnsi" w:cs="Courier New"/>
            <w:b/>
            <w:color w:val="222222"/>
            <w:lang w:eastAsia="es-ES"/>
            <w:rPrChange w:id="1141" w:author="Eduardo Gonzalez" w:date="2018-08-07T16:24:00Z">
              <w:rPr>
                <w:rFonts w:asciiTheme="minorHAnsi" w:hAnsiTheme="minorHAnsi" w:cs="Courier New"/>
                <w:b/>
                <w:color w:val="000000"/>
                <w:u w:val="single"/>
              </w:rPr>
            </w:rPrChange>
          </w:rPr>
          <w:t>Ergon</w:t>
        </w:r>
        <w:del w:id="1142" w:author="Eduardo Gonzalez" w:date="2018-08-07T16:24:00Z">
          <w:r w:rsidRPr="009E410C" w:rsidDel="009E410C">
            <w:rPr>
              <w:rFonts w:asciiTheme="minorHAnsi" w:eastAsia="Times New Roman" w:hAnsiTheme="minorHAnsi" w:cs="Courier New"/>
              <w:b/>
              <w:color w:val="222222"/>
              <w:lang w:eastAsia="es-ES"/>
              <w:rPrChange w:id="1143" w:author="Eduardo Gonzalez" w:date="2018-08-07T16:24:00Z">
                <w:rPr>
                  <w:rFonts w:asciiTheme="minorHAnsi" w:hAnsiTheme="minorHAnsi" w:cs="Courier New"/>
                  <w:b/>
                  <w:color w:val="000000"/>
                  <w:u w:val="single"/>
                </w:rPr>
              </w:rPrChange>
            </w:rPr>
            <w:delText xml:space="preserve"> </w:delText>
          </w:r>
        </w:del>
        <w:r w:rsidRPr="009E410C">
          <w:rPr>
            <w:rFonts w:asciiTheme="minorHAnsi" w:eastAsia="Times New Roman" w:hAnsiTheme="minorHAnsi" w:cs="Courier New"/>
            <w:b/>
            <w:color w:val="222222"/>
            <w:lang w:eastAsia="es-ES"/>
            <w:rPrChange w:id="1144" w:author="Eduardo Gonzalez" w:date="2018-08-07T16:24:00Z">
              <w:rPr>
                <w:rFonts w:asciiTheme="minorHAnsi" w:hAnsiTheme="minorHAnsi" w:cs="Courier New"/>
                <w:b/>
                <w:color w:val="000000"/>
                <w:u w:val="single"/>
              </w:rPr>
            </w:rPrChange>
          </w:rPr>
          <w:t>Latam</w:t>
        </w:r>
        <w:r w:rsidRPr="00302B4D">
          <w:rPr>
            <w:rFonts w:asciiTheme="minorHAnsi" w:eastAsia="Times New Roman" w:hAnsiTheme="minorHAnsi" w:cs="Courier New"/>
            <w:color w:val="222222"/>
            <w:lang w:eastAsia="es-ES"/>
            <w:rPrChange w:id="1145" w:author="Marianela Bacigalupo" w:date="2018-08-05T13:05:00Z">
              <w:rPr>
                <w:rFonts w:asciiTheme="minorHAnsi" w:hAnsiTheme="minorHAnsi" w:cs="Courier New"/>
                <w:b/>
                <w:color w:val="000000"/>
                <w:u w:val="single"/>
              </w:rPr>
            </w:rPrChange>
          </w:rPr>
          <w:t xml:space="preserve">, quiere promocionar la </w:t>
        </w:r>
      </w:ins>
      <w:ins w:id="1146" w:author="Marianela Bacigalupo" w:date="2018-08-05T13:05:00Z">
        <w:r w:rsidRPr="00302B4D">
          <w:rPr>
            <w:rFonts w:asciiTheme="minorHAnsi" w:eastAsia="Times New Roman" w:hAnsiTheme="minorHAnsi" w:cs="Courier New"/>
            <w:color w:val="222222"/>
            <w:lang w:eastAsia="es-ES"/>
            <w:rPrChange w:id="1147" w:author="Marianela Bacigalupo" w:date="2018-08-05T13:05:00Z">
              <w:rPr>
                <w:rFonts w:asciiTheme="minorHAnsi" w:hAnsiTheme="minorHAnsi" w:cs="Courier New"/>
                <w:b/>
                <w:color w:val="000000"/>
                <w:u w:val="single"/>
              </w:rPr>
            </w:rPrChange>
          </w:rPr>
          <w:t>adopción</w:t>
        </w:r>
      </w:ins>
      <w:ins w:id="1148" w:author="Marianela Bacigalupo" w:date="2018-08-05T13:04:00Z">
        <w:r w:rsidRPr="00302B4D">
          <w:rPr>
            <w:rFonts w:asciiTheme="minorHAnsi" w:eastAsia="Times New Roman" w:hAnsiTheme="minorHAnsi" w:cs="Courier New"/>
            <w:color w:val="222222"/>
            <w:lang w:eastAsia="es-ES"/>
            <w:rPrChange w:id="1149" w:author="Marianela Bacigalupo" w:date="2018-08-05T13:05:00Z">
              <w:rPr>
                <w:rFonts w:asciiTheme="minorHAnsi" w:hAnsiTheme="minorHAnsi" w:cs="Courier New"/>
                <w:b/>
                <w:color w:val="000000"/>
                <w:u w:val="single"/>
              </w:rPr>
            </w:rPrChange>
          </w:rPr>
          <w:t xml:space="preserve"> </w:t>
        </w:r>
      </w:ins>
      <w:ins w:id="1150" w:author="Marianela Bacigalupo" w:date="2018-08-05T13:05:00Z">
        <w:r w:rsidRPr="00302B4D">
          <w:rPr>
            <w:rFonts w:asciiTheme="minorHAnsi" w:eastAsia="Times New Roman" w:hAnsiTheme="minorHAnsi" w:cs="Courier New"/>
            <w:color w:val="222222"/>
            <w:lang w:eastAsia="es-ES"/>
            <w:rPrChange w:id="1151" w:author="Marianela Bacigalupo" w:date="2018-08-05T13:05:00Z">
              <w:rPr>
                <w:rFonts w:asciiTheme="minorHAnsi" w:hAnsiTheme="minorHAnsi" w:cs="Courier New"/>
                <w:b/>
                <w:color w:val="000000"/>
                <w:u w:val="single"/>
              </w:rPr>
            </w:rPrChange>
          </w:rPr>
          <w:t>del crowdfun</w:t>
        </w:r>
      </w:ins>
      <w:ins w:id="1152" w:author="Bruno Presenti [2]" w:date="2018-08-06T10:39:00Z">
        <w:r w:rsidR="00BE70EC">
          <w:rPr>
            <w:rFonts w:asciiTheme="minorHAnsi" w:eastAsia="Times New Roman" w:hAnsiTheme="minorHAnsi" w:cs="Courier New"/>
            <w:color w:val="222222"/>
            <w:lang w:eastAsia="es-ES"/>
          </w:rPr>
          <w:t>d</w:t>
        </w:r>
      </w:ins>
      <w:ins w:id="1153" w:author="Marianela Bacigalupo" w:date="2018-08-05T13:05:00Z">
        <w:del w:id="1154" w:author="Bruno Presenti [2]" w:date="2018-08-06T10:39:00Z">
          <w:r w:rsidRPr="00302B4D" w:rsidDel="00BE70EC">
            <w:rPr>
              <w:rFonts w:asciiTheme="minorHAnsi" w:eastAsia="Times New Roman" w:hAnsiTheme="minorHAnsi" w:cs="Courier New"/>
              <w:color w:val="222222"/>
              <w:lang w:eastAsia="es-ES"/>
              <w:rPrChange w:id="1155" w:author="Marianela Bacigalupo" w:date="2018-08-05T13:05:00Z">
                <w:rPr>
                  <w:rFonts w:asciiTheme="minorHAnsi" w:hAnsiTheme="minorHAnsi" w:cs="Courier New"/>
                  <w:b/>
                  <w:color w:val="000000"/>
                  <w:u w:val="single"/>
                </w:rPr>
              </w:rPrChange>
            </w:rPr>
            <w:delText>f</w:delText>
          </w:r>
        </w:del>
        <w:r w:rsidRPr="00302B4D">
          <w:rPr>
            <w:rFonts w:asciiTheme="minorHAnsi" w:eastAsia="Times New Roman" w:hAnsiTheme="minorHAnsi" w:cs="Courier New"/>
            <w:color w:val="222222"/>
            <w:lang w:eastAsia="es-ES"/>
            <w:rPrChange w:id="1156" w:author="Marianela Bacigalupo" w:date="2018-08-05T13:05:00Z">
              <w:rPr>
                <w:rFonts w:asciiTheme="minorHAnsi" w:hAnsiTheme="minorHAnsi" w:cs="Courier New"/>
                <w:b/>
                <w:color w:val="000000"/>
                <w:u w:val="single"/>
              </w:rPr>
            </w:rPrChange>
          </w:rPr>
          <w:t>ing</w:t>
        </w:r>
      </w:ins>
      <w:ins w:id="1157" w:author="Marianela Bacigalupo" w:date="2018-08-05T13:06:00Z">
        <w:r>
          <w:rPr>
            <w:rFonts w:asciiTheme="minorHAnsi" w:eastAsia="Times New Roman" w:hAnsiTheme="minorHAnsi" w:cs="Courier New"/>
            <w:color w:val="222222"/>
            <w:lang w:eastAsia="es-ES"/>
          </w:rPr>
          <w:t xml:space="preserve"> en América del Sur</w:t>
        </w:r>
      </w:ins>
      <w:ins w:id="1158" w:author="Marianela Bacigalupo" w:date="2018-08-05T13:05:00Z">
        <w:r w:rsidRPr="00302B4D">
          <w:rPr>
            <w:rFonts w:asciiTheme="minorHAnsi" w:eastAsia="Times New Roman" w:hAnsiTheme="minorHAnsi" w:cs="Courier New"/>
            <w:color w:val="222222"/>
            <w:lang w:eastAsia="es-ES"/>
            <w:rPrChange w:id="1159" w:author="Marianela Bacigalupo" w:date="2018-08-05T13:05:00Z">
              <w:rPr>
                <w:rFonts w:asciiTheme="minorHAnsi" w:hAnsiTheme="minorHAnsi" w:cs="Courier New"/>
                <w:b/>
                <w:color w:val="000000"/>
                <w:u w:val="single"/>
              </w:rPr>
            </w:rPrChange>
          </w:rPr>
          <w:t xml:space="preserve"> sumando la </w:t>
        </w:r>
      </w:ins>
      <w:ins w:id="1160" w:author="Marianela Bacigalupo" w:date="2018-08-05T13:06:00Z">
        <w:r>
          <w:rPr>
            <w:rFonts w:asciiTheme="minorHAnsi" w:eastAsia="Times New Roman" w:hAnsiTheme="minorHAnsi" w:cs="Courier New"/>
            <w:color w:val="222222"/>
            <w:lang w:eastAsia="es-ES"/>
          </w:rPr>
          <w:t>tecnología</w:t>
        </w:r>
      </w:ins>
      <w:ins w:id="1161" w:author="Marianela Bacigalupo" w:date="2018-08-05T13:05:00Z">
        <w:r>
          <w:rPr>
            <w:rFonts w:asciiTheme="minorHAnsi" w:eastAsia="Times New Roman" w:hAnsiTheme="minorHAnsi" w:cs="Courier New"/>
            <w:color w:val="222222"/>
            <w:lang w:eastAsia="es-ES"/>
          </w:rPr>
          <w:t xml:space="preserve"> </w:t>
        </w:r>
      </w:ins>
      <w:ins w:id="1162" w:author="Marianela Bacigalupo" w:date="2018-08-05T13:06:00Z">
        <w:del w:id="1163" w:author="Bruno Presenti [2]" w:date="2018-08-06T09:08:00Z">
          <w:r w:rsidDel="00960B91">
            <w:rPr>
              <w:rFonts w:asciiTheme="minorHAnsi" w:eastAsia="Times New Roman" w:hAnsiTheme="minorHAnsi" w:cs="Courier New"/>
              <w:color w:val="222222"/>
              <w:lang w:eastAsia="es-ES"/>
            </w:rPr>
            <w:delText xml:space="preserve">del </w:delText>
          </w:r>
        </w:del>
      </w:ins>
      <w:ins w:id="1164" w:author="Marianela Bacigalupo" w:date="2018-08-05T13:05:00Z">
        <w:del w:id="1165" w:author="Bruno Presenti [2]" w:date="2018-08-06T09:08:00Z">
          <w:r w:rsidRPr="00302B4D" w:rsidDel="00960B91">
            <w:rPr>
              <w:rFonts w:asciiTheme="minorHAnsi" w:eastAsia="Times New Roman" w:hAnsiTheme="minorHAnsi" w:cs="Courier New"/>
              <w:color w:val="222222"/>
              <w:lang w:eastAsia="es-ES"/>
              <w:rPrChange w:id="1166" w:author="Marianela Bacigalupo" w:date="2018-08-05T13:05:00Z">
                <w:rPr>
                  <w:rFonts w:asciiTheme="minorHAnsi" w:hAnsiTheme="minorHAnsi" w:cs="Courier New"/>
                  <w:b/>
                  <w:color w:val="000000"/>
                  <w:u w:val="single"/>
                </w:rPr>
              </w:rPrChange>
            </w:rPr>
            <w:delText xml:space="preserve"> blockchain</w:delText>
          </w:r>
        </w:del>
      </w:ins>
      <w:ins w:id="1167" w:author="Bruno Presenti [2]" w:date="2018-08-06T09:08:00Z">
        <w:r w:rsidR="00960B91">
          <w:rPr>
            <w:rFonts w:asciiTheme="minorHAnsi" w:eastAsia="Times New Roman" w:hAnsiTheme="minorHAnsi" w:cs="Courier New"/>
            <w:color w:val="222222"/>
            <w:lang w:eastAsia="es-ES"/>
          </w:rPr>
          <w:t xml:space="preserve">del </w:t>
        </w:r>
        <w:r w:rsidR="00960B91" w:rsidRPr="00302B4D">
          <w:rPr>
            <w:rFonts w:asciiTheme="minorHAnsi" w:eastAsia="Times New Roman" w:hAnsiTheme="minorHAnsi" w:cs="Courier New"/>
            <w:color w:val="222222"/>
            <w:lang w:eastAsia="es-ES"/>
          </w:rPr>
          <w:t>blockchain</w:t>
        </w:r>
      </w:ins>
      <w:ins w:id="1168" w:author="Marianela Bacigalupo" w:date="2018-08-05T13:05:00Z">
        <w:r w:rsidRPr="00302B4D">
          <w:rPr>
            <w:rFonts w:asciiTheme="minorHAnsi" w:eastAsia="Times New Roman" w:hAnsiTheme="minorHAnsi" w:cs="Courier New"/>
            <w:color w:val="222222"/>
            <w:lang w:eastAsia="es-ES"/>
            <w:rPrChange w:id="1169" w:author="Marianela Bacigalupo" w:date="2018-08-05T13:05:00Z">
              <w:rPr>
                <w:rFonts w:asciiTheme="minorHAnsi" w:hAnsiTheme="minorHAnsi" w:cs="Courier New"/>
                <w:b/>
                <w:color w:val="000000"/>
                <w:u w:val="single"/>
              </w:rPr>
            </w:rPrChange>
          </w:rPr>
          <w:t xml:space="preserve">. </w:t>
        </w:r>
      </w:ins>
    </w:p>
    <w:p w14:paraId="75E3221F" w14:textId="5AEE4616" w:rsidR="00C80F91" w:rsidRPr="00302B4D" w:rsidRDefault="00C80F91" w:rsidP="00C80F91">
      <w:pPr>
        <w:rPr>
          <w:ins w:id="1170" w:author="Eduardo Gonzalez" w:date="2018-07-30T10:03:00Z"/>
          <w:rFonts w:asciiTheme="minorHAnsi" w:eastAsia="Times New Roman" w:hAnsiTheme="minorHAnsi" w:cs="Courier New"/>
          <w:color w:val="222222"/>
          <w:lang w:eastAsia="es-ES"/>
          <w:rPrChange w:id="1171" w:author="Marianela Bacigalupo" w:date="2018-08-05T13:06:00Z">
            <w:rPr>
              <w:ins w:id="1172" w:author="Eduardo Gonzalez" w:date="2018-07-30T10:03:00Z"/>
              <w:rFonts w:asciiTheme="minorHAnsi" w:hAnsiTheme="minorHAnsi" w:cs="Courier New"/>
              <w:b/>
              <w:color w:val="000000"/>
              <w:u w:val="single"/>
            </w:rPr>
          </w:rPrChange>
        </w:rPr>
      </w:pPr>
      <w:ins w:id="1173" w:author="Eduardo Gonzalez" w:date="2018-07-30T10:03:00Z">
        <w:del w:id="1174" w:author="Marianela Bacigalupo" w:date="2018-08-05T13:06:00Z">
          <w:r w:rsidDel="00302B4D">
            <w:rPr>
              <w:rFonts w:asciiTheme="minorHAnsi" w:hAnsiTheme="minorHAnsi" w:cs="Courier New"/>
              <w:b/>
              <w:color w:val="000000"/>
              <w:u w:val="single"/>
            </w:rPr>
            <w:br w:type="page"/>
          </w:r>
        </w:del>
      </w:ins>
    </w:p>
    <w:p w14:paraId="25A0E8B0" w14:textId="7BF4604A" w:rsidR="00C80F91" w:rsidRPr="005B666B" w:rsidRDefault="00C80F91" w:rsidP="00C80F91">
      <w:pPr>
        <w:pStyle w:val="Prrafodelista"/>
        <w:numPr>
          <w:ilvl w:val="1"/>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175" w:author="Eduardo Gonzalez" w:date="2018-07-30T10:03:00Z"/>
          <w:rFonts w:asciiTheme="minorHAnsi" w:eastAsia="Times New Roman" w:hAnsiTheme="minorHAnsi" w:cs="Courier New"/>
          <w:b/>
          <w:color w:val="222222"/>
          <w:lang w:eastAsia="es-ES"/>
        </w:rPr>
      </w:pPr>
      <w:ins w:id="1176" w:author="Eduardo Gonzalez" w:date="2018-07-30T10:03:00Z">
        <w:r>
          <w:rPr>
            <w:rFonts w:asciiTheme="minorHAnsi" w:eastAsia="Times New Roman" w:hAnsiTheme="minorHAnsi" w:cs="Courier New"/>
            <w:b/>
            <w:color w:val="222222"/>
            <w:lang w:eastAsia="es-ES"/>
          </w:rPr>
          <w:t xml:space="preserve"> </w:t>
        </w:r>
        <w:r w:rsidR="00B306F9">
          <w:rPr>
            <w:rFonts w:asciiTheme="minorHAnsi" w:eastAsia="Times New Roman" w:hAnsiTheme="minorHAnsi" w:cs="Courier New"/>
            <w:b/>
            <w:color w:val="222222"/>
            <w:lang w:eastAsia="es-ES"/>
          </w:rPr>
          <w:t xml:space="preserve">Blockchain: su evolución y potencial </w:t>
        </w:r>
      </w:ins>
    </w:p>
    <w:p w14:paraId="290B714B" w14:textId="77777777" w:rsidR="00C80F91" w:rsidRPr="004C35B8" w:rsidRDefault="00C80F91" w:rsidP="00C80F91">
      <w:pPr>
        <w:spacing w:before="100" w:beforeAutospacing="1" w:after="100" w:afterAutospacing="1" w:line="240" w:lineRule="auto"/>
        <w:jc w:val="both"/>
        <w:rPr>
          <w:ins w:id="1177" w:author="Eduardo Gonzalez" w:date="2018-07-30T10:03:00Z"/>
          <w:rFonts w:asciiTheme="minorHAnsi" w:eastAsia="Times New Roman" w:hAnsiTheme="minorHAnsi" w:cs="Courier New"/>
          <w:color w:val="222222"/>
          <w:lang w:eastAsia="es-ES"/>
        </w:rPr>
      </w:pPr>
      <w:ins w:id="1178" w:author="Eduardo Gonzalez" w:date="2018-07-30T10:03:00Z">
        <w:r w:rsidRPr="004C35B8">
          <w:rPr>
            <w:rFonts w:asciiTheme="minorHAnsi" w:eastAsia="Times New Roman" w:hAnsiTheme="minorHAnsi" w:cs="Courier New"/>
            <w:color w:val="222222"/>
            <w:lang w:eastAsia="es-ES"/>
          </w:rPr>
          <w:t xml:space="preserve">Desde sus inicios Blockchain ha sido una tecnología capaz de articular una criptomoneda como el Bitcoin y ahora aún puede ser más disruptiva en otros muchos ámbitos. En la actualidad existen más de </w:t>
        </w:r>
        <w:r>
          <w:rPr>
            <w:rFonts w:asciiTheme="minorHAnsi" w:eastAsia="Times New Roman" w:hAnsiTheme="minorHAnsi" w:cs="Courier New"/>
            <w:color w:val="222222"/>
            <w:lang w:eastAsia="es-ES"/>
          </w:rPr>
          <w:t>9</w:t>
        </w:r>
        <w:r w:rsidRPr="004C35B8">
          <w:rPr>
            <w:rFonts w:asciiTheme="minorHAnsi" w:eastAsia="Times New Roman" w:hAnsiTheme="minorHAnsi" w:cs="Courier New"/>
            <w:color w:val="222222"/>
            <w:lang w:eastAsia="es-ES"/>
          </w:rPr>
          <w:t xml:space="preserve">00 proyectos relacionados con criptomonedas entre las cuales destacan Ethereum, Ripple, Monero, Eos, Stellar, Bitcoin Cash, Litecoin, IOTA, Cardano entre las más populares. </w:t>
        </w:r>
      </w:ins>
    </w:p>
    <w:p w14:paraId="31FE87C4" w14:textId="087C33DC" w:rsidR="00C80F91" w:rsidRPr="004C35B8" w:rsidRDefault="00C80F91" w:rsidP="00C80F91">
      <w:pPr>
        <w:spacing w:before="100" w:beforeAutospacing="1" w:after="100" w:afterAutospacing="1" w:line="240" w:lineRule="auto"/>
        <w:rPr>
          <w:ins w:id="1179" w:author="Eduardo Gonzalez" w:date="2018-07-30T10:03:00Z"/>
          <w:rFonts w:asciiTheme="minorHAnsi" w:eastAsia="Times New Roman" w:hAnsiTheme="minorHAnsi" w:cs="Courier New"/>
          <w:color w:val="222222"/>
          <w:lang w:eastAsia="es-ES"/>
        </w:rPr>
      </w:pPr>
      <w:ins w:id="1180" w:author="Eduardo Gonzalez" w:date="2018-07-30T10:03:00Z">
        <w:r w:rsidRPr="004C35B8">
          <w:rPr>
            <w:rFonts w:asciiTheme="minorHAnsi" w:eastAsia="Times New Roman" w:hAnsiTheme="minorHAnsi" w:cs="Courier New"/>
            <w:color w:val="222222"/>
            <w:lang w:eastAsia="es-ES"/>
          </w:rPr>
          <w:t>La tecnología Blockchain aparece por primera vez en el Hype Cycle for Emerging Technologies de 2016 y se prevé que adquiera la meseta de la productividad en un periodo de 5 a 10 años.</w:t>
        </w:r>
      </w:ins>
    </w:p>
    <w:p w14:paraId="0CAB489E" w14:textId="77777777" w:rsidR="00C80F91" w:rsidRPr="004C35B8" w:rsidRDefault="00C80F91" w:rsidP="00C80F91">
      <w:pPr>
        <w:pStyle w:val="Prrafodelista"/>
        <w:numPr>
          <w:ilvl w:val="0"/>
          <w:numId w:val="25"/>
        </w:numPr>
        <w:spacing w:before="100" w:beforeAutospacing="1" w:after="100" w:afterAutospacing="1" w:line="240" w:lineRule="auto"/>
        <w:ind w:hanging="436"/>
        <w:rPr>
          <w:ins w:id="1181" w:author="Eduardo Gonzalez" w:date="2018-07-30T10:03:00Z"/>
          <w:rFonts w:asciiTheme="minorHAnsi" w:eastAsia="Times New Roman" w:hAnsiTheme="minorHAnsi" w:cs="Courier New"/>
          <w:color w:val="222222"/>
          <w:lang w:eastAsia="es-ES"/>
        </w:rPr>
      </w:pPr>
      <w:ins w:id="1182" w:author="Eduardo Gonzalez" w:date="2018-07-30T10:03:00Z">
        <w:r w:rsidRPr="004C35B8">
          <w:rPr>
            <w:rFonts w:asciiTheme="minorHAnsi" w:eastAsia="Times New Roman" w:hAnsiTheme="minorHAnsi" w:cs="Courier New"/>
            <w:color w:val="222222"/>
            <w:lang w:eastAsia="es-ES"/>
          </w:rPr>
          <w:t>El uso del Blockchain</w:t>
        </w:r>
      </w:ins>
    </w:p>
    <w:p w14:paraId="7B8553D6" w14:textId="2EF5F7BE" w:rsidR="00C80F91" w:rsidRPr="004C35B8" w:rsidRDefault="00C80F91" w:rsidP="00C80F91">
      <w:pPr>
        <w:spacing w:before="100" w:beforeAutospacing="1" w:after="100" w:afterAutospacing="1" w:line="240" w:lineRule="auto"/>
        <w:jc w:val="both"/>
        <w:rPr>
          <w:ins w:id="1183" w:author="Eduardo Gonzalez" w:date="2018-07-30T10:03:00Z"/>
          <w:rFonts w:asciiTheme="minorHAnsi" w:eastAsia="Times New Roman" w:hAnsiTheme="minorHAnsi" w:cs="Courier New"/>
          <w:color w:val="222222"/>
          <w:lang w:eastAsia="es-ES"/>
        </w:rPr>
      </w:pPr>
      <w:ins w:id="1184" w:author="Eduardo Gonzalez" w:date="2018-07-30T10:03:00Z">
        <w:r w:rsidRPr="004C35B8">
          <w:rPr>
            <w:rFonts w:asciiTheme="minorHAnsi" w:eastAsia="Times New Roman" w:hAnsiTheme="minorHAnsi" w:cs="Courier New"/>
            <w:color w:val="222222"/>
            <w:lang w:eastAsia="es-ES"/>
          </w:rPr>
          <w:t>Es una tecnología que cifra y encripta la información de forma descentralizada uti</w:t>
        </w:r>
        <w:r w:rsidR="00B306F9">
          <w:rPr>
            <w:rFonts w:asciiTheme="minorHAnsi" w:eastAsia="Times New Roman" w:hAnsiTheme="minorHAnsi" w:cs="Courier New"/>
            <w:color w:val="222222"/>
            <w:lang w:eastAsia="es-ES"/>
          </w:rPr>
          <w:t xml:space="preserve">lizando una cadena de bloques, </w:t>
        </w:r>
        <w:r w:rsidRPr="004C35B8">
          <w:rPr>
            <w:rFonts w:asciiTheme="minorHAnsi" w:eastAsia="Times New Roman" w:hAnsiTheme="minorHAnsi" w:cs="Courier New"/>
            <w:color w:val="222222"/>
            <w:lang w:eastAsia="es-ES"/>
          </w:rPr>
          <w:t xml:space="preserve">aprovechando la red y las unidades que la componen, evitando la estructura centralizada. </w:t>
        </w:r>
      </w:ins>
      <w:ins w:id="1185" w:author="Eduardo Gonzalez" w:date="2018-07-30T11:35:00Z">
        <w:r w:rsidR="00B306F9">
          <w:rPr>
            <w:rFonts w:asciiTheme="minorHAnsi" w:eastAsia="Times New Roman" w:hAnsiTheme="minorHAnsi" w:cs="Courier New"/>
            <w:color w:val="222222"/>
            <w:lang w:eastAsia="es-ES"/>
          </w:rPr>
          <w:t xml:space="preserve"> L</w:t>
        </w:r>
      </w:ins>
      <w:ins w:id="1186" w:author="Eduardo Gonzalez" w:date="2018-07-30T11:36:00Z">
        <w:r w:rsidR="00B306F9">
          <w:rPr>
            <w:rFonts w:asciiTheme="minorHAnsi" w:eastAsia="Times New Roman" w:hAnsiTheme="minorHAnsi" w:cs="Courier New"/>
            <w:color w:val="222222"/>
            <w:lang w:eastAsia="es-ES"/>
          </w:rPr>
          <w:t xml:space="preserve">o más relevante </w:t>
        </w:r>
      </w:ins>
      <w:ins w:id="1187" w:author="Eduardo Gonzalez" w:date="2018-07-30T11:35:00Z">
        <w:r w:rsidR="00B306F9" w:rsidRPr="004C35B8">
          <w:rPr>
            <w:rFonts w:asciiTheme="minorHAnsi" w:eastAsia="Times New Roman" w:hAnsiTheme="minorHAnsi" w:cs="Courier New"/>
            <w:color w:val="222222"/>
            <w:lang w:eastAsia="es-ES"/>
          </w:rPr>
          <w:t xml:space="preserve">es que a través de </w:t>
        </w:r>
      </w:ins>
      <w:ins w:id="1188" w:author="Eduardo Gonzalez" w:date="2018-07-30T11:36:00Z">
        <w:r w:rsidR="00B306F9">
          <w:rPr>
            <w:rFonts w:asciiTheme="minorHAnsi" w:eastAsia="Times New Roman" w:hAnsiTheme="minorHAnsi" w:cs="Courier New"/>
            <w:color w:val="222222"/>
            <w:lang w:eastAsia="es-ES"/>
          </w:rPr>
          <w:t xml:space="preserve">esta red </w:t>
        </w:r>
      </w:ins>
      <w:ins w:id="1189" w:author="Eduardo Gonzalez" w:date="2018-07-30T11:35:00Z">
        <w:r w:rsidR="00B306F9" w:rsidRPr="004C35B8">
          <w:rPr>
            <w:rFonts w:asciiTheme="minorHAnsi" w:eastAsia="Times New Roman" w:hAnsiTheme="minorHAnsi" w:cs="Courier New"/>
            <w:color w:val="222222"/>
            <w:lang w:eastAsia="es-ES"/>
          </w:rPr>
          <w:t>se construye la confianza  “entre iguales” de for</w:t>
        </w:r>
        <w:r w:rsidR="00B306F9">
          <w:rPr>
            <w:rFonts w:asciiTheme="minorHAnsi" w:eastAsia="Times New Roman" w:hAnsiTheme="minorHAnsi" w:cs="Courier New"/>
            <w:color w:val="222222"/>
            <w:lang w:eastAsia="es-ES"/>
          </w:rPr>
          <w:t>ma distribuida (“peer to peer”) ya que la informaci</w:t>
        </w:r>
      </w:ins>
      <w:ins w:id="1190" w:author="Eduardo Gonzalez" w:date="2018-07-30T11:38:00Z">
        <w:r w:rsidR="00B306F9">
          <w:rPr>
            <w:rFonts w:asciiTheme="minorHAnsi" w:eastAsia="Times New Roman" w:hAnsiTheme="minorHAnsi" w:cs="Courier New"/>
            <w:color w:val="222222"/>
            <w:lang w:eastAsia="es-ES"/>
          </w:rPr>
          <w:t>ón no puede ser falsificada, permanece inmutable</w:t>
        </w:r>
      </w:ins>
      <w:ins w:id="1191" w:author="Eduardo Gonzalez" w:date="2018-07-30T11:40:00Z">
        <w:r w:rsidR="00B306F9">
          <w:rPr>
            <w:rFonts w:asciiTheme="minorHAnsi" w:eastAsia="Times New Roman" w:hAnsiTheme="minorHAnsi" w:cs="Courier New"/>
            <w:color w:val="222222"/>
            <w:lang w:eastAsia="es-ES"/>
          </w:rPr>
          <w:t xml:space="preserve"> puede ser</w:t>
        </w:r>
      </w:ins>
      <w:ins w:id="1192" w:author="Eduardo Gonzalez" w:date="2018-07-30T11:38:00Z">
        <w:r w:rsidR="00B306F9">
          <w:rPr>
            <w:rFonts w:asciiTheme="minorHAnsi" w:eastAsia="Times New Roman" w:hAnsiTheme="minorHAnsi" w:cs="Courier New"/>
            <w:color w:val="222222"/>
            <w:lang w:eastAsia="es-ES"/>
          </w:rPr>
          <w:t xml:space="preserve"> conservada históricamente, </w:t>
        </w:r>
      </w:ins>
      <w:ins w:id="1193" w:author="Eduardo Gonzalez" w:date="2018-07-30T11:40:00Z">
        <w:r w:rsidR="00B306F9">
          <w:rPr>
            <w:rFonts w:asciiTheme="minorHAnsi" w:eastAsia="Times New Roman" w:hAnsiTheme="minorHAnsi" w:cs="Courier New"/>
            <w:color w:val="222222"/>
            <w:lang w:eastAsia="es-ES"/>
          </w:rPr>
          <w:t xml:space="preserve">su uso puede ser </w:t>
        </w:r>
      </w:ins>
      <w:ins w:id="1194" w:author="Eduardo Gonzalez" w:date="2018-07-30T11:39:00Z">
        <w:r w:rsidR="00B306F9">
          <w:rPr>
            <w:rFonts w:asciiTheme="minorHAnsi" w:eastAsia="Times New Roman" w:hAnsiTheme="minorHAnsi" w:cs="Courier New"/>
            <w:color w:val="222222"/>
            <w:lang w:eastAsia="es-ES"/>
          </w:rPr>
          <w:t>público</w:t>
        </w:r>
      </w:ins>
      <w:ins w:id="1195" w:author="Eduardo Gonzalez" w:date="2018-07-30T11:38:00Z">
        <w:r w:rsidR="00B306F9">
          <w:rPr>
            <w:rFonts w:asciiTheme="minorHAnsi" w:eastAsia="Times New Roman" w:hAnsiTheme="minorHAnsi" w:cs="Courier New"/>
            <w:color w:val="222222"/>
            <w:lang w:eastAsia="es-ES"/>
          </w:rPr>
          <w:t xml:space="preserve"> o privado. </w:t>
        </w:r>
      </w:ins>
    </w:p>
    <w:p w14:paraId="44EE442F" w14:textId="573632BA" w:rsidR="00C80F91" w:rsidRPr="004C35B8" w:rsidRDefault="00C80F91" w:rsidP="00C80F91">
      <w:pPr>
        <w:spacing w:before="100" w:beforeAutospacing="1" w:after="100" w:afterAutospacing="1" w:line="240" w:lineRule="auto"/>
        <w:jc w:val="both"/>
        <w:rPr>
          <w:ins w:id="1196" w:author="Eduardo Gonzalez" w:date="2018-07-30T10:03:00Z"/>
          <w:rFonts w:asciiTheme="minorHAnsi" w:eastAsia="Times New Roman" w:hAnsiTheme="minorHAnsi" w:cs="Courier New"/>
          <w:color w:val="222222"/>
          <w:lang w:eastAsia="es-ES"/>
        </w:rPr>
      </w:pPr>
      <w:ins w:id="1197" w:author="Eduardo Gonzalez" w:date="2018-07-30T10:03:00Z">
        <w:r>
          <w:rPr>
            <w:rFonts w:asciiTheme="minorHAnsi" w:eastAsia="Times New Roman" w:hAnsiTheme="minorHAnsi" w:cs="Courier New"/>
            <w:color w:val="222222"/>
            <w:lang w:eastAsia="es-ES"/>
          </w:rPr>
          <w:t xml:space="preserve">Esto otorga un potencial gigantesco y su aplicación está provocando una revolución en la distribución de la información. </w:t>
        </w:r>
        <w:r w:rsidRPr="004C35B8">
          <w:rPr>
            <w:rFonts w:asciiTheme="minorHAnsi" w:eastAsia="Times New Roman" w:hAnsiTheme="minorHAnsi" w:cs="Courier New"/>
            <w:color w:val="222222"/>
            <w:lang w:eastAsia="es-ES"/>
          </w:rPr>
          <w:t>A partir del uso de esta nueva tecnología la burocracia ya se puede empezar a descomponer</w:t>
        </w:r>
        <w:r w:rsidR="00B306F9">
          <w:rPr>
            <w:rFonts w:asciiTheme="minorHAnsi" w:eastAsia="Times New Roman" w:hAnsiTheme="minorHAnsi" w:cs="Courier New"/>
            <w:color w:val="222222"/>
            <w:lang w:eastAsia="es-ES"/>
          </w:rPr>
          <w:t xml:space="preserve"> en diversos sectores de la actividad productiva: </w:t>
        </w:r>
      </w:ins>
    </w:p>
    <w:p w14:paraId="03BA9A44" w14:textId="053880F1" w:rsidR="00C80F91" w:rsidRDefault="00C80F91" w:rsidP="00C80F91">
      <w:pPr>
        <w:numPr>
          <w:ilvl w:val="0"/>
          <w:numId w:val="6"/>
        </w:numPr>
        <w:spacing w:after="0" w:line="240" w:lineRule="auto"/>
        <w:jc w:val="both"/>
        <w:rPr>
          <w:ins w:id="1198" w:author="Eduardo Gonzalez" w:date="2018-07-30T10:03:00Z"/>
          <w:rFonts w:asciiTheme="minorHAnsi" w:eastAsia="Times New Roman" w:hAnsiTheme="minorHAnsi" w:cs="Courier New"/>
          <w:color w:val="222222"/>
          <w:lang w:eastAsia="es-ES"/>
        </w:rPr>
      </w:pPr>
      <w:ins w:id="1199" w:author="Eduardo Gonzalez" w:date="2018-07-30T10:03:00Z">
        <w:r w:rsidRPr="004C35B8">
          <w:rPr>
            <w:rFonts w:asciiTheme="minorHAnsi" w:eastAsia="Times New Roman" w:hAnsiTheme="minorHAnsi" w:cs="Courier New"/>
            <w:color w:val="222222"/>
            <w:lang w:eastAsia="es-ES"/>
          </w:rPr>
          <w:t>Banca y finanzas</w:t>
        </w:r>
        <w:r>
          <w:rPr>
            <w:rFonts w:asciiTheme="minorHAnsi" w:eastAsia="Times New Roman" w:hAnsiTheme="minorHAnsi" w:cs="Courier New"/>
            <w:color w:val="222222"/>
            <w:lang w:eastAsia="es-ES"/>
          </w:rPr>
          <w:t>:</w:t>
        </w:r>
      </w:ins>
      <w:ins w:id="1200" w:author="Eduardo Gonzalez" w:date="2018-07-30T11:41:00Z">
        <w:r w:rsidR="00B306F9">
          <w:rPr>
            <w:rFonts w:asciiTheme="minorHAnsi" w:eastAsia="Times New Roman" w:hAnsiTheme="minorHAnsi" w:cs="Courier New"/>
            <w:color w:val="222222"/>
            <w:lang w:eastAsia="es-ES"/>
          </w:rPr>
          <w:t xml:space="preserve"> </w:t>
        </w:r>
      </w:ins>
      <w:ins w:id="1201" w:author="Eduardo Gonzalez" w:date="2018-07-30T10:03:00Z">
        <w:r w:rsidRPr="004C35B8">
          <w:rPr>
            <w:rFonts w:asciiTheme="minorHAnsi" w:eastAsia="Times New Roman" w:hAnsiTheme="minorHAnsi" w:cs="Courier New"/>
            <w:color w:val="222222"/>
            <w:lang w:eastAsia="es-ES"/>
          </w:rPr>
          <w:t>Los mayores bancos de todo el mundo ya están apostando por esta tecnología. El objetivo es dar más seguridad, tasas de error</w:t>
        </w:r>
        <w:r>
          <w:rPr>
            <w:rFonts w:asciiTheme="minorHAnsi" w:eastAsia="Times New Roman" w:hAnsiTheme="minorHAnsi" w:cs="Courier New"/>
            <w:color w:val="222222"/>
            <w:lang w:eastAsia="es-ES"/>
          </w:rPr>
          <w:t>es</w:t>
        </w:r>
        <w:r w:rsidRPr="004C35B8">
          <w:rPr>
            <w:rFonts w:asciiTheme="minorHAnsi" w:eastAsia="Times New Roman" w:hAnsiTheme="minorHAnsi" w:cs="Courier New"/>
            <w:color w:val="222222"/>
            <w:lang w:eastAsia="es-ES"/>
          </w:rPr>
          <w:t xml:space="preserve"> más bajas y una reducción significativa de los costes.</w:t>
        </w:r>
      </w:ins>
    </w:p>
    <w:p w14:paraId="28BCD85B" w14:textId="77777777" w:rsidR="00C80F91" w:rsidRDefault="00C80F91" w:rsidP="00C80F91">
      <w:pPr>
        <w:spacing w:after="0" w:line="240" w:lineRule="auto"/>
        <w:ind w:left="720"/>
        <w:jc w:val="both"/>
        <w:rPr>
          <w:ins w:id="1202" w:author="Eduardo Gonzalez" w:date="2018-07-30T10:03:00Z"/>
          <w:rFonts w:asciiTheme="minorHAnsi" w:eastAsia="Times New Roman" w:hAnsiTheme="minorHAnsi" w:cs="Courier New"/>
          <w:color w:val="222222"/>
          <w:lang w:eastAsia="es-ES"/>
        </w:rPr>
      </w:pPr>
    </w:p>
    <w:p w14:paraId="6FC4D0A1" w14:textId="77777777" w:rsidR="00C80F91" w:rsidRDefault="00C80F91" w:rsidP="00C80F91">
      <w:pPr>
        <w:numPr>
          <w:ilvl w:val="0"/>
          <w:numId w:val="6"/>
        </w:numPr>
        <w:spacing w:after="0" w:line="240" w:lineRule="auto"/>
        <w:jc w:val="both"/>
        <w:rPr>
          <w:ins w:id="1203" w:author="Eduardo Gonzalez" w:date="2018-07-30T10:03:00Z"/>
          <w:rFonts w:asciiTheme="minorHAnsi" w:eastAsia="Times New Roman" w:hAnsiTheme="minorHAnsi" w:cs="Courier New"/>
          <w:color w:val="222222"/>
          <w:lang w:eastAsia="es-ES"/>
        </w:rPr>
      </w:pPr>
      <w:ins w:id="1204" w:author="Eduardo Gonzalez" w:date="2018-07-30T10:03:00Z">
        <w:r w:rsidRPr="004C35B8">
          <w:rPr>
            <w:rFonts w:asciiTheme="minorHAnsi" w:eastAsia="Times New Roman" w:hAnsiTheme="minorHAnsi" w:cs="Courier New"/>
            <w:color w:val="222222"/>
            <w:lang w:eastAsia="es-ES"/>
          </w:rPr>
          <w:t>Seguros</w:t>
        </w:r>
        <w:r>
          <w:rPr>
            <w:rFonts w:asciiTheme="minorHAnsi" w:eastAsia="Times New Roman" w:hAnsiTheme="minorHAnsi" w:cs="Courier New"/>
            <w:color w:val="222222"/>
            <w:lang w:eastAsia="es-ES"/>
          </w:rPr>
          <w:t>:</w:t>
        </w:r>
        <w:r w:rsidRPr="004C35B8">
          <w:rPr>
            <w:rFonts w:asciiTheme="minorHAnsi" w:eastAsia="Times New Roman" w:hAnsiTheme="minorHAnsi" w:cs="Courier New"/>
            <w:color w:val="222222"/>
            <w:lang w:eastAsia="es-ES"/>
          </w:rPr>
          <w:t xml:space="preserve"> Gracias a la cadena de bloques los contratos de los seguros serán más inteligentes y eso debería suponer un ahorro muy grande en nuestras pólizas </w:t>
        </w:r>
        <w:r>
          <w:rPr>
            <w:rFonts w:asciiTheme="minorHAnsi" w:eastAsia="Times New Roman" w:hAnsiTheme="minorHAnsi" w:cs="Courier New"/>
            <w:color w:val="222222"/>
            <w:lang w:eastAsia="es-ES"/>
          </w:rPr>
          <w:t xml:space="preserve">acelerando </w:t>
        </w:r>
        <w:r w:rsidRPr="004C35B8">
          <w:rPr>
            <w:rFonts w:asciiTheme="minorHAnsi" w:eastAsia="Times New Roman" w:hAnsiTheme="minorHAnsi" w:cs="Courier New"/>
            <w:color w:val="222222"/>
            <w:lang w:eastAsia="es-ES"/>
          </w:rPr>
          <w:t>la tramitación de siniestros.</w:t>
        </w:r>
      </w:ins>
    </w:p>
    <w:p w14:paraId="6C84ABD1" w14:textId="77777777" w:rsidR="00C80F91" w:rsidRPr="004C35B8" w:rsidRDefault="00C80F91" w:rsidP="00C80F91">
      <w:pPr>
        <w:spacing w:after="0" w:line="240" w:lineRule="auto"/>
        <w:ind w:left="720"/>
        <w:jc w:val="both"/>
        <w:rPr>
          <w:ins w:id="1205" w:author="Eduardo Gonzalez" w:date="2018-07-30T10:03:00Z"/>
          <w:rFonts w:asciiTheme="minorHAnsi" w:eastAsia="Times New Roman" w:hAnsiTheme="minorHAnsi" w:cs="Courier New"/>
          <w:color w:val="222222"/>
          <w:lang w:eastAsia="es-ES"/>
        </w:rPr>
      </w:pPr>
    </w:p>
    <w:p w14:paraId="38C07088" w14:textId="54ED48DE" w:rsidR="00C80F91" w:rsidRDefault="00C80F91" w:rsidP="00C80F91">
      <w:pPr>
        <w:numPr>
          <w:ilvl w:val="0"/>
          <w:numId w:val="7"/>
        </w:numPr>
        <w:spacing w:after="0" w:line="240" w:lineRule="auto"/>
        <w:jc w:val="both"/>
        <w:rPr>
          <w:ins w:id="1206" w:author="Eduardo Gonzalez" w:date="2018-07-30T10:03:00Z"/>
          <w:rFonts w:asciiTheme="minorHAnsi" w:eastAsia="Times New Roman" w:hAnsiTheme="minorHAnsi" w:cs="Courier New"/>
          <w:color w:val="222222"/>
          <w:lang w:eastAsia="es-ES"/>
        </w:rPr>
      </w:pPr>
      <w:ins w:id="1207" w:author="Eduardo Gonzalez" w:date="2018-07-30T10:03:00Z">
        <w:r w:rsidRPr="004C35B8">
          <w:rPr>
            <w:rFonts w:asciiTheme="minorHAnsi" w:eastAsia="Times New Roman" w:hAnsiTheme="minorHAnsi" w:cs="Courier New"/>
            <w:color w:val="222222"/>
            <w:lang w:eastAsia="es-ES"/>
          </w:rPr>
          <w:t>Energía</w:t>
        </w:r>
        <w:r>
          <w:rPr>
            <w:rFonts w:asciiTheme="minorHAnsi" w:eastAsia="Times New Roman" w:hAnsiTheme="minorHAnsi" w:cs="Courier New"/>
            <w:color w:val="222222"/>
            <w:lang w:eastAsia="es-ES"/>
          </w:rPr>
          <w:t xml:space="preserve">: </w:t>
        </w:r>
        <w:r w:rsidRPr="004C35B8">
          <w:rPr>
            <w:rFonts w:asciiTheme="minorHAnsi" w:eastAsia="Times New Roman" w:hAnsiTheme="minorHAnsi" w:cs="Courier New"/>
            <w:color w:val="222222"/>
            <w:lang w:eastAsia="es-ES"/>
          </w:rPr>
          <w:t>Aquellas personas que lo deseen podrán vender sus excedentes a la red y generar be</w:t>
        </w:r>
        <w:r w:rsidR="001E5D33">
          <w:rPr>
            <w:rFonts w:asciiTheme="minorHAnsi" w:eastAsia="Times New Roman" w:hAnsiTheme="minorHAnsi" w:cs="Courier New"/>
            <w:color w:val="222222"/>
            <w:lang w:eastAsia="es-ES"/>
          </w:rPr>
          <w:t>neficio en su economía familiar</w:t>
        </w:r>
        <w:r w:rsidRPr="004C35B8">
          <w:rPr>
            <w:rFonts w:asciiTheme="minorHAnsi" w:eastAsia="Times New Roman" w:hAnsiTheme="minorHAnsi" w:cs="Courier New"/>
            <w:color w:val="222222"/>
            <w:lang w:eastAsia="es-ES"/>
          </w:rPr>
          <w:t>. De esta manera se aportaran beneficios al sistema eléctrico en su conjunto y</w:t>
        </w:r>
        <w:r>
          <w:rPr>
            <w:rFonts w:asciiTheme="minorHAnsi" w:eastAsia="Times New Roman" w:hAnsiTheme="minorHAnsi" w:cs="Courier New"/>
            <w:color w:val="222222"/>
            <w:lang w:eastAsia="es-ES"/>
          </w:rPr>
          <w:t xml:space="preserve"> </w:t>
        </w:r>
        <w:r w:rsidRPr="004C35B8">
          <w:rPr>
            <w:rFonts w:asciiTheme="minorHAnsi" w:eastAsia="Times New Roman" w:hAnsiTheme="minorHAnsi" w:cs="Courier New"/>
            <w:color w:val="222222"/>
            <w:lang w:eastAsia="es-ES"/>
          </w:rPr>
          <w:t>lo haremos más estable y seguro.</w:t>
        </w:r>
      </w:ins>
    </w:p>
    <w:p w14:paraId="49A9D1C5" w14:textId="77777777" w:rsidR="00C80F91" w:rsidRPr="004C35B8" w:rsidRDefault="00C80F91" w:rsidP="00C80F91">
      <w:pPr>
        <w:spacing w:after="0" w:line="240" w:lineRule="auto"/>
        <w:ind w:left="720"/>
        <w:jc w:val="both"/>
        <w:rPr>
          <w:ins w:id="1208" w:author="Eduardo Gonzalez" w:date="2018-07-30T10:03:00Z"/>
          <w:rFonts w:asciiTheme="minorHAnsi" w:eastAsia="Times New Roman" w:hAnsiTheme="minorHAnsi" w:cs="Courier New"/>
          <w:color w:val="222222"/>
          <w:lang w:eastAsia="es-ES"/>
        </w:rPr>
      </w:pPr>
    </w:p>
    <w:p w14:paraId="12E14D88" w14:textId="77777777" w:rsidR="00C80F91" w:rsidRPr="004C35B8" w:rsidRDefault="00C80F91" w:rsidP="00C80F91">
      <w:pPr>
        <w:numPr>
          <w:ilvl w:val="0"/>
          <w:numId w:val="7"/>
        </w:numPr>
        <w:spacing w:after="0" w:line="240" w:lineRule="auto"/>
        <w:jc w:val="both"/>
        <w:rPr>
          <w:ins w:id="1209" w:author="Eduardo Gonzalez" w:date="2018-07-30T10:03:00Z"/>
          <w:rFonts w:asciiTheme="minorHAnsi" w:eastAsia="Times New Roman" w:hAnsiTheme="minorHAnsi" w:cs="Courier New"/>
          <w:color w:val="222222"/>
          <w:lang w:eastAsia="es-ES"/>
        </w:rPr>
      </w:pPr>
      <w:ins w:id="1210" w:author="Eduardo Gonzalez" w:date="2018-07-30T10:03:00Z">
        <w:r w:rsidRPr="004C35B8">
          <w:rPr>
            <w:rFonts w:asciiTheme="minorHAnsi" w:eastAsia="Times New Roman" w:hAnsiTheme="minorHAnsi" w:cs="Courier New"/>
            <w:color w:val="222222"/>
            <w:lang w:eastAsia="es-ES"/>
          </w:rPr>
          <w:t>Democracia</w:t>
        </w:r>
        <w:r>
          <w:rPr>
            <w:rFonts w:asciiTheme="minorHAnsi" w:eastAsia="Times New Roman" w:hAnsiTheme="minorHAnsi" w:cs="Courier New"/>
            <w:color w:val="222222"/>
            <w:lang w:eastAsia="es-ES"/>
          </w:rPr>
          <w:t>:</w:t>
        </w:r>
        <w:r w:rsidRPr="004C35B8">
          <w:rPr>
            <w:rFonts w:asciiTheme="minorHAnsi" w:eastAsia="Times New Roman" w:hAnsiTheme="minorHAnsi" w:cs="Courier New"/>
            <w:color w:val="222222"/>
            <w:lang w:eastAsia="es-ES"/>
          </w:rPr>
          <w:t xml:space="preserve"> Existen ya pruebas de un sistema que permitiría crear sistemas de voto electrónico para que los ciudadanos pudieran participar de manera asidua y con seguridad sin ninguna sospecha de manipulación electoral y manteniendo el uso secreto de su voto</w:t>
        </w:r>
        <w:r>
          <w:rPr>
            <w:rFonts w:asciiTheme="minorHAnsi" w:eastAsia="Times New Roman" w:hAnsiTheme="minorHAnsi" w:cs="Courier New"/>
            <w:color w:val="222222"/>
            <w:lang w:eastAsia="es-ES"/>
          </w:rPr>
          <w:t>.</w:t>
        </w:r>
      </w:ins>
    </w:p>
    <w:p w14:paraId="68682183" w14:textId="77777777" w:rsidR="00C80F91" w:rsidRPr="004C35B8" w:rsidRDefault="00C80F91" w:rsidP="00C80F91">
      <w:pPr>
        <w:pBdr>
          <w:top w:val="nil"/>
          <w:left w:val="nil"/>
          <w:bottom w:val="nil"/>
          <w:right w:val="nil"/>
          <w:between w:val="nil"/>
        </w:pBdr>
        <w:spacing w:after="0"/>
        <w:ind w:left="720"/>
        <w:contextualSpacing/>
        <w:rPr>
          <w:ins w:id="1211" w:author="Eduardo Gonzalez" w:date="2018-07-30T10:03:00Z"/>
          <w:rFonts w:asciiTheme="minorHAnsi" w:hAnsiTheme="minorHAnsi"/>
          <w:b/>
          <w:color w:val="000000"/>
          <w:u w:val="single"/>
        </w:rPr>
      </w:pPr>
    </w:p>
    <w:p w14:paraId="7DDA86E3" w14:textId="77777777" w:rsidR="00C80F91" w:rsidRDefault="00C80F91" w:rsidP="00C80F91">
      <w:pPr>
        <w:rPr>
          <w:ins w:id="1212" w:author="Eduardo Gonzalez" w:date="2018-07-30T11:42:00Z"/>
          <w:rFonts w:asciiTheme="minorHAnsi" w:hAnsiTheme="minorHAnsi" w:cs="Courier New"/>
          <w:b/>
          <w:color w:val="000000"/>
          <w:u w:val="single"/>
        </w:rPr>
      </w:pPr>
    </w:p>
    <w:p w14:paraId="5C1E747F" w14:textId="77777777" w:rsidR="00B306F9" w:rsidRDefault="00B306F9" w:rsidP="00C80F91">
      <w:pPr>
        <w:rPr>
          <w:ins w:id="1213" w:author="Eduardo Gonzalez" w:date="2018-07-30T11:42:00Z"/>
          <w:rFonts w:asciiTheme="minorHAnsi" w:hAnsiTheme="minorHAnsi" w:cs="Courier New"/>
          <w:b/>
          <w:color w:val="000000"/>
          <w:u w:val="single"/>
        </w:rPr>
      </w:pPr>
    </w:p>
    <w:p w14:paraId="176811D1" w14:textId="77777777" w:rsidR="00B306F9" w:rsidRDefault="00B306F9" w:rsidP="00C80F91">
      <w:pPr>
        <w:rPr>
          <w:ins w:id="1214" w:author="Eduardo Gonzalez" w:date="2018-07-30T11:42:00Z"/>
          <w:rFonts w:asciiTheme="minorHAnsi" w:hAnsiTheme="minorHAnsi" w:cs="Courier New"/>
          <w:b/>
          <w:color w:val="000000"/>
          <w:u w:val="single"/>
        </w:rPr>
      </w:pPr>
    </w:p>
    <w:p w14:paraId="0E804510" w14:textId="77777777" w:rsidR="00B306F9" w:rsidRDefault="00B306F9" w:rsidP="00C80F91">
      <w:pPr>
        <w:rPr>
          <w:ins w:id="1215" w:author="Eduardo Gonzalez" w:date="2018-07-30T11:42:00Z"/>
          <w:rFonts w:asciiTheme="minorHAnsi" w:hAnsiTheme="minorHAnsi" w:cs="Courier New"/>
          <w:b/>
          <w:color w:val="000000"/>
          <w:u w:val="single"/>
        </w:rPr>
      </w:pPr>
    </w:p>
    <w:p w14:paraId="2A4B5E12" w14:textId="4A628A80" w:rsidR="00C80F91" w:rsidRPr="005B666B" w:rsidRDefault="00C80F91" w:rsidP="00C80F91">
      <w:pPr>
        <w:pBdr>
          <w:top w:val="nil"/>
          <w:left w:val="nil"/>
          <w:bottom w:val="nil"/>
          <w:right w:val="nil"/>
          <w:between w:val="nil"/>
        </w:pBdr>
        <w:spacing w:after="0"/>
        <w:contextualSpacing/>
        <w:rPr>
          <w:ins w:id="1216" w:author="Eduardo Gonzalez" w:date="2018-07-30T10:03:00Z"/>
          <w:rFonts w:asciiTheme="minorHAnsi" w:hAnsiTheme="minorHAnsi"/>
          <w:b/>
          <w:sz w:val="28"/>
          <w:u w:val="single"/>
        </w:rPr>
      </w:pPr>
      <w:ins w:id="1217" w:author="Eduardo Gonzalez" w:date="2018-07-30T10:03:00Z">
        <w:r>
          <w:rPr>
            <w:rFonts w:asciiTheme="minorHAnsi" w:hAnsiTheme="minorHAnsi"/>
            <w:b/>
            <w:sz w:val="28"/>
            <w:u w:val="single"/>
          </w:rPr>
          <w:lastRenderedPageBreak/>
          <w:t>2. Ergon</w:t>
        </w:r>
        <w:del w:id="1218" w:author="Heleen Devos" w:date="2018-08-03T00:34:00Z">
          <w:r w:rsidDel="0009583E">
            <w:rPr>
              <w:rFonts w:asciiTheme="minorHAnsi" w:hAnsiTheme="minorHAnsi"/>
              <w:b/>
              <w:sz w:val="28"/>
              <w:u w:val="single"/>
            </w:rPr>
            <w:delText>Latam</w:delText>
          </w:r>
        </w:del>
        <w:r>
          <w:rPr>
            <w:rFonts w:asciiTheme="minorHAnsi" w:hAnsiTheme="minorHAnsi"/>
            <w:b/>
            <w:sz w:val="28"/>
            <w:u w:val="single"/>
          </w:rPr>
          <w:t>Latam</w:t>
        </w:r>
        <w:r w:rsidRPr="005B666B">
          <w:rPr>
            <w:rFonts w:asciiTheme="minorHAnsi" w:hAnsiTheme="minorHAnsi"/>
            <w:b/>
            <w:sz w:val="28"/>
            <w:u w:val="single"/>
          </w:rPr>
          <w:t xml:space="preserve">: Ecosistema de Crowdfunding </w:t>
        </w:r>
      </w:ins>
      <w:ins w:id="1219" w:author="Eduardo Gonzalez" w:date="2018-07-30T11:35:00Z">
        <w:r w:rsidR="00B306F9">
          <w:rPr>
            <w:rFonts w:asciiTheme="minorHAnsi" w:hAnsiTheme="minorHAnsi"/>
            <w:b/>
            <w:sz w:val="28"/>
            <w:u w:val="single"/>
          </w:rPr>
          <w:t xml:space="preserve">basado en Blockchain </w:t>
        </w:r>
      </w:ins>
      <w:ins w:id="1220" w:author="Eduardo Gonzalez" w:date="2018-07-30T10:03:00Z">
        <w:r w:rsidRPr="005B666B">
          <w:rPr>
            <w:rFonts w:asciiTheme="minorHAnsi" w:hAnsiTheme="minorHAnsi"/>
            <w:b/>
            <w:sz w:val="28"/>
            <w:u w:val="single"/>
          </w:rPr>
          <w:t>y Exchang</w:t>
        </w:r>
        <w:r>
          <w:rPr>
            <w:rFonts w:asciiTheme="minorHAnsi" w:hAnsiTheme="minorHAnsi"/>
            <w:b/>
            <w:sz w:val="28"/>
            <w:u w:val="single"/>
          </w:rPr>
          <w:t>e</w:t>
        </w:r>
      </w:ins>
    </w:p>
    <w:p w14:paraId="2864924F" w14:textId="77777777" w:rsidR="00C80F91" w:rsidRPr="005B666B" w:rsidRDefault="00C80F91" w:rsidP="00C80F91">
      <w:pPr>
        <w:autoSpaceDE w:val="0"/>
        <w:autoSpaceDN w:val="0"/>
        <w:adjustRightInd w:val="0"/>
        <w:spacing w:after="0" w:line="240" w:lineRule="auto"/>
        <w:jc w:val="both"/>
        <w:rPr>
          <w:ins w:id="1221" w:author="Eduardo Gonzalez" w:date="2018-07-30T10:03:00Z"/>
          <w:rFonts w:asciiTheme="minorHAnsi" w:hAnsiTheme="minorHAnsi"/>
          <w:b/>
          <w:u w:val="single"/>
        </w:rPr>
      </w:pPr>
    </w:p>
    <w:p w14:paraId="354DBC43" w14:textId="77777777" w:rsidR="00C80F91" w:rsidRDefault="00C80F91" w:rsidP="00C80F91">
      <w:pPr>
        <w:autoSpaceDE w:val="0"/>
        <w:autoSpaceDN w:val="0"/>
        <w:adjustRightInd w:val="0"/>
        <w:spacing w:after="0" w:line="240" w:lineRule="auto"/>
        <w:jc w:val="both"/>
        <w:rPr>
          <w:ins w:id="1222" w:author="Eduardo Gonzalez" w:date="2018-07-30T10:03:00Z"/>
          <w:rFonts w:asciiTheme="minorHAnsi" w:hAnsiTheme="minorHAnsi"/>
        </w:rPr>
      </w:pPr>
      <w:ins w:id="1223" w:author="Eduardo Gonzalez" w:date="2018-07-30T10:03:00Z">
        <w:r>
          <w:rPr>
            <w:rFonts w:asciiTheme="minorHAnsi" w:hAnsiTheme="minorHAnsi"/>
          </w:rPr>
          <w:t xml:space="preserve">ErgonLatam es un ecosistema descentralizado basado en tecnología Blockchain que permite conectar la inversión con el financiamiento a través de su plataforma Crowdfunding (financiamiento colectivo), creando además una plataforma Exchange donde </w:t>
        </w:r>
        <w:r w:rsidRPr="00FB70AE">
          <w:rPr>
            <w:rFonts w:asciiTheme="minorHAnsi" w:hAnsiTheme="minorHAnsi"/>
          </w:rPr>
          <w:t xml:space="preserve">los inversionistas </w:t>
        </w:r>
        <w:r>
          <w:rPr>
            <w:rFonts w:asciiTheme="minorHAnsi" w:hAnsiTheme="minorHAnsi"/>
          </w:rPr>
          <w:t>podrán realizar operaciones de compra-venta (de manera muy similar a una bolsa de comercio) generando la oportunidad de obten</w:t>
        </w:r>
        <w:r w:rsidRPr="00FB70AE">
          <w:rPr>
            <w:rFonts w:asciiTheme="minorHAnsi" w:hAnsiTheme="minorHAnsi"/>
          </w:rPr>
          <w:t>er m</w:t>
        </w:r>
        <w:r>
          <w:rPr>
            <w:rFonts w:asciiTheme="minorHAnsi" w:hAnsiTheme="minorHAnsi"/>
          </w:rPr>
          <w:t>ayores</w:t>
        </w:r>
        <w:r w:rsidRPr="00FB70AE">
          <w:rPr>
            <w:rFonts w:asciiTheme="minorHAnsi" w:hAnsiTheme="minorHAnsi"/>
          </w:rPr>
          <w:t xml:space="preserve"> renta</w:t>
        </w:r>
        <w:r>
          <w:rPr>
            <w:rFonts w:asciiTheme="minorHAnsi" w:hAnsiTheme="minorHAnsi"/>
          </w:rPr>
          <w:t>bilidades que lo ofrecido a través del sistema  financiero tradicional.</w:t>
        </w:r>
      </w:ins>
    </w:p>
    <w:p w14:paraId="023C2ED6" w14:textId="77777777" w:rsidR="00C80F91" w:rsidRPr="00FB70AE" w:rsidRDefault="00C80F91" w:rsidP="00C80F91">
      <w:pPr>
        <w:autoSpaceDE w:val="0"/>
        <w:autoSpaceDN w:val="0"/>
        <w:adjustRightInd w:val="0"/>
        <w:spacing w:after="0" w:line="240" w:lineRule="auto"/>
        <w:jc w:val="both"/>
        <w:rPr>
          <w:ins w:id="1224" w:author="Eduardo Gonzalez" w:date="2018-07-30T10:03:00Z"/>
          <w:rFonts w:asciiTheme="minorHAnsi" w:hAnsiTheme="minorHAnsi"/>
        </w:rPr>
      </w:pPr>
    </w:p>
    <w:p w14:paraId="59DD68B6" w14:textId="77777777" w:rsidR="00C80F91" w:rsidRPr="005B666B" w:rsidRDefault="00C80F91" w:rsidP="00C80F91">
      <w:pPr>
        <w:autoSpaceDE w:val="0"/>
        <w:autoSpaceDN w:val="0"/>
        <w:adjustRightInd w:val="0"/>
        <w:spacing w:after="0" w:line="240" w:lineRule="auto"/>
        <w:rPr>
          <w:ins w:id="1225" w:author="Eduardo Gonzalez" w:date="2018-07-30T10:03:00Z"/>
          <w:rFonts w:asciiTheme="minorHAnsi" w:hAnsiTheme="minorHAnsi"/>
        </w:rPr>
      </w:pPr>
    </w:p>
    <w:p w14:paraId="1E06E4F7" w14:textId="77777777" w:rsidR="00C80F91" w:rsidRPr="005B666B" w:rsidRDefault="00C80F91" w:rsidP="00C80F91">
      <w:pPr>
        <w:pBdr>
          <w:top w:val="nil"/>
          <w:left w:val="nil"/>
          <w:bottom w:val="nil"/>
          <w:right w:val="nil"/>
          <w:between w:val="nil"/>
        </w:pBdr>
        <w:spacing w:after="0"/>
        <w:contextualSpacing/>
        <w:rPr>
          <w:ins w:id="1226" w:author="Eduardo Gonzalez" w:date="2018-07-30T10:03:00Z"/>
          <w:rFonts w:asciiTheme="minorHAnsi" w:hAnsiTheme="minorHAnsi"/>
          <w:b/>
          <w:sz w:val="28"/>
          <w:u w:val="single"/>
        </w:rPr>
      </w:pPr>
      <w:ins w:id="1227" w:author="Eduardo Gonzalez" w:date="2018-07-30T10:03:00Z">
        <w:r>
          <w:rPr>
            <w:rFonts w:asciiTheme="minorHAnsi" w:hAnsiTheme="minorHAnsi"/>
            <w:b/>
            <w:sz w:val="28"/>
            <w:u w:val="single"/>
          </w:rPr>
          <w:t xml:space="preserve">2.1 Plataforma de </w:t>
        </w:r>
        <w:r w:rsidRPr="005B666B">
          <w:rPr>
            <w:rFonts w:asciiTheme="minorHAnsi" w:hAnsiTheme="minorHAnsi"/>
            <w:b/>
            <w:sz w:val="28"/>
            <w:u w:val="single"/>
          </w:rPr>
          <w:t>C</w:t>
        </w:r>
        <w:r>
          <w:rPr>
            <w:rFonts w:asciiTheme="minorHAnsi" w:hAnsiTheme="minorHAnsi"/>
            <w:b/>
            <w:sz w:val="28"/>
            <w:u w:val="single"/>
          </w:rPr>
          <w:t>rowdfunding ErgonLatam</w:t>
        </w:r>
        <w:r w:rsidRPr="005B666B">
          <w:rPr>
            <w:rFonts w:asciiTheme="minorHAnsi" w:hAnsiTheme="minorHAnsi"/>
            <w:b/>
            <w:sz w:val="28"/>
            <w:u w:val="single"/>
          </w:rPr>
          <w:t xml:space="preserve"> </w:t>
        </w:r>
      </w:ins>
    </w:p>
    <w:p w14:paraId="098A8FDB" w14:textId="77777777" w:rsidR="00C80F91" w:rsidRPr="005B666B" w:rsidRDefault="00C80F91"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28" w:author="Eduardo Gonzalez" w:date="2018-07-30T10:03:00Z"/>
          <w:rFonts w:asciiTheme="minorHAnsi" w:hAnsiTheme="minorHAnsi"/>
          <w:b/>
          <w:color w:val="222222"/>
        </w:rPr>
      </w:pPr>
    </w:p>
    <w:p w14:paraId="23BD79E9" w14:textId="77777777" w:rsidR="00C80F91" w:rsidRDefault="00C80F91" w:rsidP="00C80F91">
      <w:pPr>
        <w:autoSpaceDE w:val="0"/>
        <w:autoSpaceDN w:val="0"/>
        <w:adjustRightInd w:val="0"/>
        <w:spacing w:after="0" w:line="240" w:lineRule="auto"/>
        <w:jc w:val="both"/>
        <w:rPr>
          <w:ins w:id="1229" w:author="Eduardo Gonzalez" w:date="2018-07-30T10:03:00Z"/>
          <w:rFonts w:asciiTheme="minorHAnsi" w:hAnsiTheme="minorHAnsi"/>
        </w:rPr>
      </w:pPr>
      <w:ins w:id="1230" w:author="Eduardo Gonzalez" w:date="2018-07-30T10:03:00Z">
        <w:r w:rsidRPr="005B666B">
          <w:rPr>
            <w:rFonts w:asciiTheme="minorHAnsi" w:hAnsiTheme="minorHAnsi"/>
          </w:rPr>
          <w:t xml:space="preserve">Crearemos una plataforma de financiamiento colectivo ocupando el modelo </w:t>
        </w:r>
        <w:r>
          <w:rPr>
            <w:rFonts w:asciiTheme="minorHAnsi" w:hAnsiTheme="minorHAnsi"/>
          </w:rPr>
          <w:t>Crowdfunding. Diseñaremos campañas de empresas y proyectos de emprendimiento</w:t>
        </w:r>
        <w:r w:rsidRPr="005B666B">
          <w:rPr>
            <w:rFonts w:asciiTheme="minorHAnsi" w:hAnsiTheme="minorHAnsi"/>
          </w:rPr>
          <w:t xml:space="preserve"> que requieran financiamiento </w:t>
        </w:r>
        <w:r>
          <w:rPr>
            <w:rFonts w:asciiTheme="minorHAnsi" w:hAnsiTheme="minorHAnsi"/>
          </w:rPr>
          <w:t xml:space="preserve">a través de la creación de “Tokens” mediante contratos inteligentes, los que se emitirán para cada proyecto en la cantidad y al valor que sea necesario.  </w:t>
        </w:r>
      </w:ins>
    </w:p>
    <w:p w14:paraId="36FA9FB6" w14:textId="77777777" w:rsidR="00C80F91" w:rsidRDefault="00C80F91" w:rsidP="00C80F91">
      <w:pPr>
        <w:autoSpaceDE w:val="0"/>
        <w:autoSpaceDN w:val="0"/>
        <w:adjustRightInd w:val="0"/>
        <w:spacing w:after="0" w:line="240" w:lineRule="auto"/>
        <w:jc w:val="both"/>
        <w:rPr>
          <w:ins w:id="1231" w:author="Eduardo Gonzalez" w:date="2018-07-30T10:03:00Z"/>
          <w:rFonts w:asciiTheme="minorHAnsi" w:hAnsiTheme="minorHAnsi"/>
        </w:rPr>
      </w:pPr>
    </w:p>
    <w:p w14:paraId="47CDC835" w14:textId="77777777" w:rsidR="00C80F91" w:rsidRDefault="00C80F91" w:rsidP="00C80F91">
      <w:pPr>
        <w:autoSpaceDE w:val="0"/>
        <w:autoSpaceDN w:val="0"/>
        <w:adjustRightInd w:val="0"/>
        <w:spacing w:after="0" w:line="240" w:lineRule="auto"/>
        <w:jc w:val="both"/>
        <w:rPr>
          <w:ins w:id="1232" w:author="Eduardo Gonzalez" w:date="2018-07-30T10:03:00Z"/>
          <w:rFonts w:asciiTheme="minorHAnsi" w:hAnsiTheme="minorHAnsi"/>
        </w:rPr>
      </w:pPr>
      <w:ins w:id="1233" w:author="Eduardo Gonzalez" w:date="2018-07-30T10:03:00Z">
        <w:r w:rsidRPr="005B666B">
          <w:rPr>
            <w:rFonts w:asciiTheme="minorHAnsi" w:hAnsiTheme="minorHAnsi"/>
          </w:rPr>
          <w:t>Las campañas</w:t>
        </w:r>
        <w:r>
          <w:rPr>
            <w:rFonts w:asciiTheme="minorHAnsi" w:hAnsiTheme="minorHAnsi"/>
          </w:rPr>
          <w:t xml:space="preserve"> </w:t>
        </w:r>
        <w:r w:rsidRPr="005B666B">
          <w:rPr>
            <w:rFonts w:asciiTheme="minorHAnsi" w:hAnsiTheme="minorHAnsi"/>
          </w:rPr>
          <w:t xml:space="preserve">publicadas serán previamente </w:t>
        </w:r>
        <w:r w:rsidRPr="00E50BEE">
          <w:rPr>
            <w:rFonts w:asciiTheme="minorHAnsi" w:hAnsiTheme="minorHAnsi"/>
          </w:rPr>
          <w:t>evaluadas</w:t>
        </w:r>
        <w:r w:rsidRPr="005B666B">
          <w:rPr>
            <w:rFonts w:asciiTheme="minorHAnsi" w:hAnsiTheme="minorHAnsi"/>
          </w:rPr>
          <w:t xml:space="preserve"> por el grupo de</w:t>
        </w:r>
        <w:r>
          <w:rPr>
            <w:rFonts w:asciiTheme="minorHAnsi" w:hAnsiTheme="minorHAnsi"/>
          </w:rPr>
          <w:t xml:space="preserve"> asesores y colaboradores d</w:t>
        </w:r>
        <w:r w:rsidRPr="00E50BEE">
          <w:rPr>
            <w:rFonts w:asciiTheme="minorHAnsi" w:hAnsiTheme="minorHAnsi"/>
          </w:rPr>
          <w:t xml:space="preserve">e </w:t>
        </w:r>
        <w:r>
          <w:rPr>
            <w:rFonts w:asciiTheme="minorHAnsi" w:hAnsiTheme="minorHAnsi"/>
          </w:rPr>
          <w:t>ErgonLatam</w:t>
        </w:r>
        <w:r w:rsidRPr="00E50BEE">
          <w:rPr>
            <w:rFonts w:asciiTheme="minorHAnsi" w:hAnsiTheme="minorHAnsi"/>
          </w:rPr>
          <w:t xml:space="preserve"> y tendr</w:t>
        </w:r>
        <w:r>
          <w:rPr>
            <w:rFonts w:asciiTheme="minorHAnsi" w:hAnsiTheme="minorHAnsi"/>
          </w:rPr>
          <w:t xml:space="preserve">án 60 días para alcanzar su financiamiento. </w:t>
        </w:r>
        <w:r w:rsidRPr="005B666B">
          <w:rPr>
            <w:rFonts w:asciiTheme="minorHAnsi" w:hAnsiTheme="minorHAnsi"/>
          </w:rPr>
          <w:t>Durante el periodo que estos se encuentren</w:t>
        </w:r>
        <w:r>
          <w:rPr>
            <w:rFonts w:asciiTheme="minorHAnsi" w:hAnsiTheme="minorHAnsi"/>
          </w:rPr>
          <w:t xml:space="preserve"> </w:t>
        </w:r>
        <w:r w:rsidRPr="005B666B">
          <w:rPr>
            <w:rFonts w:asciiTheme="minorHAnsi" w:hAnsiTheme="minorHAnsi"/>
          </w:rPr>
          <w:t>abiertos, los usuarios podrán revisar los detalles y condiciones de recompensas</w:t>
        </w:r>
        <w:r>
          <w:rPr>
            <w:rFonts w:asciiTheme="minorHAnsi" w:hAnsiTheme="minorHAnsi"/>
          </w:rPr>
          <w:t xml:space="preserve">/rentabilidad </w:t>
        </w:r>
        <w:r w:rsidRPr="00E50BEE">
          <w:rPr>
            <w:rFonts w:asciiTheme="minorHAnsi" w:hAnsiTheme="minorHAnsi"/>
          </w:rPr>
          <w:t xml:space="preserve">ofrecidas por cada campaña (equipos, plazos, proyecciones, etc). </w:t>
        </w:r>
      </w:ins>
    </w:p>
    <w:p w14:paraId="3C8670D8" w14:textId="77777777" w:rsidR="00C80F91" w:rsidRDefault="00C80F91" w:rsidP="00C80F91">
      <w:pPr>
        <w:autoSpaceDE w:val="0"/>
        <w:autoSpaceDN w:val="0"/>
        <w:adjustRightInd w:val="0"/>
        <w:spacing w:after="0" w:line="240" w:lineRule="auto"/>
        <w:rPr>
          <w:ins w:id="1234" w:author="Eduardo Gonzalez" w:date="2018-07-30T10:03:00Z"/>
          <w:rFonts w:asciiTheme="minorHAnsi" w:hAnsiTheme="minorHAnsi"/>
        </w:rPr>
      </w:pPr>
    </w:p>
    <w:p w14:paraId="0CA3F546" w14:textId="77777777" w:rsidR="00C80F91" w:rsidRDefault="00C80F91" w:rsidP="00C80F91">
      <w:pPr>
        <w:autoSpaceDE w:val="0"/>
        <w:autoSpaceDN w:val="0"/>
        <w:adjustRightInd w:val="0"/>
        <w:spacing w:after="0" w:line="240" w:lineRule="auto"/>
        <w:jc w:val="both"/>
        <w:rPr>
          <w:ins w:id="1235" w:author="Eduardo Gonzalez" w:date="2018-07-30T10:03:00Z"/>
          <w:rFonts w:asciiTheme="minorHAnsi" w:hAnsiTheme="minorHAnsi"/>
        </w:rPr>
      </w:pPr>
      <w:ins w:id="1236" w:author="Eduardo Gonzalez" w:date="2018-07-30T10:03:00Z">
        <w:r>
          <w:rPr>
            <w:rFonts w:asciiTheme="minorHAnsi" w:hAnsiTheme="minorHAnsi"/>
          </w:rPr>
          <w:t>Quienes deseen pa</w:t>
        </w:r>
        <w:r w:rsidRPr="00E50BEE">
          <w:rPr>
            <w:rFonts w:asciiTheme="minorHAnsi" w:hAnsiTheme="minorHAnsi"/>
          </w:rPr>
          <w:t xml:space="preserve">rticipar de </w:t>
        </w:r>
        <w:r w:rsidRPr="005B666B">
          <w:rPr>
            <w:rFonts w:asciiTheme="minorHAnsi" w:hAnsiTheme="minorHAnsi"/>
          </w:rPr>
          <w:t xml:space="preserve">estos proyectos, tendrán que adquirir </w:t>
        </w:r>
        <w:r>
          <w:rPr>
            <w:rFonts w:asciiTheme="minorHAnsi" w:hAnsiTheme="minorHAnsi"/>
          </w:rPr>
          <w:t xml:space="preserve">los “Token” o </w:t>
        </w:r>
        <w:r w:rsidRPr="005B666B">
          <w:rPr>
            <w:rFonts w:asciiTheme="minorHAnsi" w:hAnsiTheme="minorHAnsi"/>
          </w:rPr>
          <w:t>"Activos Digitales</w:t>
        </w:r>
        <w:r>
          <w:rPr>
            <w:rFonts w:asciiTheme="minorHAnsi" w:hAnsiTheme="minorHAnsi"/>
          </w:rPr>
          <w:t xml:space="preserve">”, los que podrán </w:t>
        </w:r>
        <w:r w:rsidRPr="005B666B">
          <w:rPr>
            <w:rFonts w:asciiTheme="minorHAnsi" w:hAnsiTheme="minorHAnsi"/>
          </w:rPr>
          <w:t xml:space="preserve">ser tranzados por los </w:t>
        </w:r>
        <w:r>
          <w:rPr>
            <w:rFonts w:asciiTheme="minorHAnsi" w:hAnsiTheme="minorHAnsi"/>
          </w:rPr>
          <w:t xml:space="preserve">inversionistas </w:t>
        </w:r>
        <w:r w:rsidRPr="005B666B">
          <w:rPr>
            <w:rFonts w:asciiTheme="minorHAnsi" w:hAnsiTheme="minorHAnsi"/>
          </w:rPr>
          <w:t>en un mercado</w:t>
        </w:r>
        <w:r>
          <w:rPr>
            <w:rFonts w:asciiTheme="minorHAnsi" w:hAnsiTheme="minorHAnsi"/>
          </w:rPr>
          <w:t xml:space="preserve"> </w:t>
        </w:r>
        <w:r w:rsidRPr="005B666B">
          <w:rPr>
            <w:rFonts w:asciiTheme="minorHAnsi" w:hAnsiTheme="minorHAnsi"/>
          </w:rPr>
          <w:t xml:space="preserve">paralelo muy similar a una bolsa de comercio. </w:t>
        </w:r>
      </w:ins>
    </w:p>
    <w:p w14:paraId="09053A00" w14:textId="77777777" w:rsidR="00C80F91" w:rsidRDefault="00C80F91" w:rsidP="00C80F91">
      <w:pPr>
        <w:autoSpaceDE w:val="0"/>
        <w:autoSpaceDN w:val="0"/>
        <w:adjustRightInd w:val="0"/>
        <w:spacing w:after="0" w:line="240" w:lineRule="auto"/>
        <w:jc w:val="both"/>
        <w:rPr>
          <w:ins w:id="1237" w:author="Eduardo Gonzalez" w:date="2018-07-30T10:03:00Z"/>
          <w:rFonts w:asciiTheme="minorHAnsi" w:hAnsiTheme="minorHAnsi"/>
        </w:rPr>
      </w:pPr>
    </w:p>
    <w:p w14:paraId="288ED4FD" w14:textId="77777777" w:rsidR="00C80F91" w:rsidRPr="005B666B" w:rsidRDefault="00C80F91" w:rsidP="00C80F91">
      <w:pPr>
        <w:pStyle w:val="HTMLconformatoprevio"/>
        <w:jc w:val="both"/>
        <w:rPr>
          <w:ins w:id="1238" w:author="Eduardo Gonzalez" w:date="2018-07-30T10:03:00Z"/>
          <w:rFonts w:asciiTheme="minorHAnsi" w:eastAsia="Calibri" w:hAnsiTheme="minorHAnsi" w:cs="Calibri"/>
          <w:sz w:val="22"/>
          <w:szCs w:val="22"/>
          <w:lang w:val="es-CL" w:eastAsia="es-CL"/>
        </w:rPr>
      </w:pPr>
      <w:ins w:id="1239" w:author="Eduardo Gonzalez" w:date="2018-07-30T10:03:00Z">
        <w:r w:rsidRPr="005B666B">
          <w:rPr>
            <w:rFonts w:asciiTheme="minorHAnsi" w:eastAsia="Calibri" w:hAnsiTheme="minorHAnsi" w:cs="Calibri"/>
            <w:sz w:val="22"/>
            <w:szCs w:val="22"/>
            <w:lang w:val="es-CL" w:eastAsia="es-CL"/>
          </w:rPr>
          <w:t>Los inversionistas</w:t>
        </w:r>
        <w:r w:rsidRPr="00E50BEE">
          <w:rPr>
            <w:rFonts w:asciiTheme="minorHAnsi" w:eastAsia="Calibri" w:hAnsiTheme="minorHAnsi" w:cs="Calibri"/>
            <w:sz w:val="22"/>
            <w:szCs w:val="22"/>
            <w:lang w:val="es-CL" w:eastAsia="es-CL"/>
          </w:rPr>
          <w:t xml:space="preserve"> </w:t>
        </w:r>
        <w:r>
          <w:rPr>
            <w:rFonts w:asciiTheme="minorHAnsi" w:eastAsia="Calibri" w:hAnsiTheme="minorHAnsi" w:cs="Calibri"/>
            <w:sz w:val="22"/>
            <w:szCs w:val="22"/>
            <w:lang w:val="es-CL" w:eastAsia="es-CL"/>
          </w:rPr>
          <w:t xml:space="preserve">que tengan proyecciones más a largo plazo y </w:t>
        </w:r>
        <w:r w:rsidRPr="005B666B">
          <w:rPr>
            <w:rFonts w:asciiTheme="minorHAnsi" w:eastAsia="Calibri" w:hAnsiTheme="minorHAnsi" w:cs="Calibri"/>
            <w:sz w:val="22"/>
            <w:szCs w:val="22"/>
            <w:lang w:val="es-CL" w:eastAsia="es-CL"/>
          </w:rPr>
          <w:t>que no deseen participar de este mercado de compra y venta, podrán mantener dentro de su Wallet (habilitada dentro de cada cuenta) los Token adquiridos y recibir la rentabilidad ofrecida en la campaña la cual se agregara a su portafolio de "activos digitales". La plataforma</w:t>
        </w:r>
        <w:r>
          <w:rPr>
            <w:rFonts w:asciiTheme="minorHAnsi" w:eastAsia="Calibri" w:hAnsiTheme="minorHAnsi" w:cs="Calibri"/>
            <w:sz w:val="22"/>
            <w:szCs w:val="22"/>
            <w:lang w:val="es-CL" w:eastAsia="es-CL"/>
          </w:rPr>
          <w:t xml:space="preserve"> se hará responsable de informar</w:t>
        </w:r>
        <w:r w:rsidRPr="005B666B">
          <w:rPr>
            <w:rFonts w:asciiTheme="minorHAnsi" w:eastAsia="Calibri" w:hAnsiTheme="minorHAnsi" w:cs="Calibri"/>
            <w:sz w:val="22"/>
            <w:szCs w:val="22"/>
            <w:lang w:val="es-CL" w:eastAsia="es-CL"/>
          </w:rPr>
          <w:t xml:space="preserve"> </w:t>
        </w:r>
        <w:r>
          <w:rPr>
            <w:rFonts w:asciiTheme="minorHAnsi" w:eastAsia="Calibri" w:hAnsiTheme="minorHAnsi" w:cs="Calibri"/>
            <w:sz w:val="22"/>
            <w:szCs w:val="22"/>
            <w:lang w:val="es-CL" w:eastAsia="es-CL"/>
          </w:rPr>
          <w:t xml:space="preserve">a la comunidad de inversionistas </w:t>
        </w:r>
        <w:r w:rsidRPr="005B666B">
          <w:rPr>
            <w:rFonts w:asciiTheme="minorHAnsi" w:eastAsia="Calibri" w:hAnsiTheme="minorHAnsi" w:cs="Calibri"/>
            <w:sz w:val="22"/>
            <w:szCs w:val="22"/>
            <w:lang w:val="es-CL" w:eastAsia="es-CL"/>
          </w:rPr>
          <w:t xml:space="preserve">de los hitos y avances más importantes de cada uno de los proyectos </w:t>
        </w:r>
      </w:ins>
    </w:p>
    <w:p w14:paraId="0A8DB03A" w14:textId="77777777" w:rsidR="00C80F91" w:rsidRDefault="00C80F91" w:rsidP="00C80F91">
      <w:pPr>
        <w:autoSpaceDE w:val="0"/>
        <w:autoSpaceDN w:val="0"/>
        <w:adjustRightInd w:val="0"/>
        <w:spacing w:after="0" w:line="240" w:lineRule="auto"/>
        <w:rPr>
          <w:ins w:id="1240" w:author="Eduardo Gonzalez" w:date="2018-07-30T10:03:00Z"/>
          <w:rFonts w:asciiTheme="minorHAnsi" w:hAnsiTheme="minorHAnsi"/>
        </w:rPr>
      </w:pPr>
    </w:p>
    <w:p w14:paraId="78AE4B07" w14:textId="77777777" w:rsidR="00C80F91" w:rsidRPr="005B666B" w:rsidRDefault="00C80F91" w:rsidP="00C80F91">
      <w:pPr>
        <w:pStyle w:val="HTMLconformatoprevio"/>
        <w:rPr>
          <w:ins w:id="1241" w:author="Eduardo Gonzalez" w:date="2018-07-30T10:03:00Z"/>
          <w:rFonts w:asciiTheme="minorHAnsi" w:hAnsiTheme="minorHAnsi"/>
          <w:color w:val="222222"/>
          <w:sz w:val="22"/>
          <w:szCs w:val="22"/>
        </w:rPr>
      </w:pPr>
    </w:p>
    <w:p w14:paraId="518140F4" w14:textId="77777777" w:rsidR="00C80F91" w:rsidRPr="005B666B" w:rsidRDefault="00C80F91" w:rsidP="00C80F91">
      <w:pPr>
        <w:pStyle w:val="Prrafodelist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04"/>
        <w:rPr>
          <w:ins w:id="1242" w:author="Eduardo Gonzalez" w:date="2018-07-30T10:03:00Z"/>
          <w:rFonts w:asciiTheme="minorHAnsi" w:eastAsia="Times New Roman" w:hAnsiTheme="minorHAnsi" w:cs="Courier New"/>
          <w:b/>
          <w:color w:val="222222"/>
          <w:u w:val="single"/>
          <w:lang w:eastAsia="es-ES"/>
        </w:rPr>
      </w:pPr>
      <w:ins w:id="1243" w:author="Eduardo Gonzalez" w:date="2018-07-30T10:03:00Z">
        <w:r w:rsidRPr="005B666B">
          <w:rPr>
            <w:rFonts w:asciiTheme="minorHAnsi" w:eastAsia="Times New Roman" w:hAnsiTheme="minorHAnsi" w:cs="Courier New"/>
            <w:b/>
            <w:color w:val="222222"/>
            <w:u w:val="single"/>
            <w:lang w:eastAsia="es-ES"/>
          </w:rPr>
          <w:t>Financiamiento para empresas con planes de expansión (emisión de Token)</w:t>
        </w:r>
      </w:ins>
    </w:p>
    <w:p w14:paraId="66A5C2C1" w14:textId="77777777" w:rsidR="00C80F91" w:rsidDel="0009583E" w:rsidRDefault="00C80F91"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44" w:author="Eduardo Gonzalez" w:date="2018-07-30T12:27:00Z"/>
          <w:del w:id="1245" w:author="Heleen Devos" w:date="2018-08-03T00:41:00Z"/>
          <w:rFonts w:asciiTheme="minorHAnsi" w:eastAsia="Times New Roman" w:hAnsiTheme="minorHAnsi" w:cs="Courier New"/>
          <w:color w:val="222222"/>
          <w:lang w:eastAsia="es-ES"/>
        </w:rPr>
      </w:pPr>
    </w:p>
    <w:p w14:paraId="2E1142BE" w14:textId="77777777" w:rsidR="001E5D33" w:rsidRPr="005B666B" w:rsidRDefault="001E5D33"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46" w:author="Eduardo Gonzalez" w:date="2018-07-30T10:03:00Z"/>
          <w:rFonts w:asciiTheme="minorHAnsi" w:eastAsia="Times New Roman" w:hAnsiTheme="minorHAnsi" w:cs="Courier New"/>
          <w:color w:val="222222"/>
          <w:lang w:eastAsia="es-ES"/>
        </w:rPr>
      </w:pPr>
    </w:p>
    <w:p w14:paraId="002D5875" w14:textId="77777777" w:rsidR="00C80F91" w:rsidRPr="005B666B" w:rsidRDefault="00C80F91"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ns w:id="1247" w:author="Eduardo Gonzalez" w:date="2018-07-30T10:03:00Z"/>
          <w:rFonts w:asciiTheme="minorHAnsi" w:eastAsia="Times New Roman" w:hAnsiTheme="minorHAnsi" w:cs="Courier New"/>
          <w:color w:val="222222"/>
          <w:lang w:eastAsia="es-ES"/>
        </w:rPr>
      </w:pPr>
      <w:ins w:id="1248" w:author="Eduardo Gonzalez" w:date="2018-07-30T10:03:00Z">
        <w:r w:rsidRPr="005B666B">
          <w:rPr>
            <w:rFonts w:asciiTheme="minorHAnsi" w:eastAsia="Times New Roman" w:hAnsiTheme="minorHAnsi" w:cs="Courier New"/>
            <w:color w:val="222222"/>
            <w:lang w:eastAsia="es-ES"/>
          </w:rPr>
          <w:t>Est</w:t>
        </w:r>
        <w:r>
          <w:rPr>
            <w:rFonts w:asciiTheme="minorHAnsi" w:eastAsia="Times New Roman" w:hAnsiTheme="minorHAnsi" w:cs="Courier New"/>
            <w:color w:val="222222"/>
            <w:lang w:eastAsia="es-ES"/>
          </w:rPr>
          <w:t>a</w:t>
        </w:r>
        <w:r w:rsidRPr="005B666B">
          <w:rPr>
            <w:rFonts w:asciiTheme="minorHAnsi" w:eastAsia="Times New Roman" w:hAnsiTheme="minorHAnsi" w:cs="Courier New"/>
            <w:color w:val="222222"/>
            <w:lang w:eastAsia="es-ES"/>
          </w:rPr>
          <w:t xml:space="preserve"> modalidad está orientada para empresas que requieran para sus proyectos de expansión mayor financiamiento y que cuenten con planes de inversión que puedan entregar un</w:t>
        </w:r>
        <w:r>
          <w:rPr>
            <w:rFonts w:asciiTheme="minorHAnsi" w:eastAsia="Times New Roman" w:hAnsiTheme="minorHAnsi" w:cs="Courier New"/>
            <w:color w:val="222222"/>
            <w:lang w:eastAsia="es-ES"/>
          </w:rPr>
          <w:t xml:space="preserve"> alto</w:t>
        </w:r>
        <w:r w:rsidRPr="005B666B">
          <w:rPr>
            <w:rFonts w:asciiTheme="minorHAnsi" w:eastAsia="Times New Roman" w:hAnsiTheme="minorHAnsi" w:cs="Courier New"/>
            <w:color w:val="222222"/>
            <w:lang w:eastAsia="es-ES"/>
          </w:rPr>
          <w:t xml:space="preserve"> grado de certeza de </w:t>
        </w:r>
        <w:r>
          <w:rPr>
            <w:rFonts w:asciiTheme="minorHAnsi" w:eastAsia="Times New Roman" w:hAnsiTheme="minorHAnsi" w:cs="Courier New"/>
            <w:color w:val="222222"/>
            <w:lang w:eastAsia="es-ES"/>
          </w:rPr>
          <w:t xml:space="preserve">rentabilidad en </w:t>
        </w:r>
        <w:r w:rsidRPr="005B666B">
          <w:rPr>
            <w:rFonts w:asciiTheme="minorHAnsi" w:eastAsia="Times New Roman" w:hAnsiTheme="minorHAnsi" w:cs="Courier New"/>
            <w:color w:val="222222"/>
            <w:lang w:eastAsia="es-ES"/>
          </w:rPr>
          <w:t>los retornos esperados.</w:t>
        </w:r>
        <w:r>
          <w:rPr>
            <w:rFonts w:asciiTheme="minorHAnsi" w:eastAsia="Times New Roman" w:hAnsiTheme="minorHAnsi" w:cs="Courier New"/>
            <w:color w:val="222222"/>
            <w:lang w:eastAsia="es-ES"/>
          </w:rPr>
          <w:t xml:space="preserve"> </w:t>
        </w:r>
      </w:ins>
    </w:p>
    <w:p w14:paraId="66A73B05" w14:textId="77777777" w:rsidR="00C80F91" w:rsidRPr="005B666B" w:rsidRDefault="00C80F91"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ns w:id="1249" w:author="Eduardo Gonzalez" w:date="2018-07-30T10:03:00Z"/>
          <w:rFonts w:asciiTheme="minorHAnsi" w:eastAsia="Times New Roman" w:hAnsiTheme="minorHAnsi" w:cs="Courier New"/>
          <w:color w:val="222222"/>
          <w:lang w:eastAsia="es-ES"/>
        </w:rPr>
      </w:pPr>
      <w:ins w:id="1250" w:author="Eduardo Gonzalez" w:date="2018-07-30T10:03:00Z">
        <w:r w:rsidRPr="005B666B">
          <w:rPr>
            <w:rFonts w:asciiTheme="minorHAnsi" w:eastAsia="Times New Roman" w:hAnsiTheme="minorHAnsi" w:cs="Courier New"/>
            <w:color w:val="222222"/>
            <w:lang w:eastAsia="es-ES"/>
          </w:rPr>
          <w:br/>
          <w:t>Como medio de recaudación utilizaremos un mecanismo de intercambio de tokens por cada proyecto. Esta red distribuida permite la diversificación en clases de activos desde emisores respaldados por fiat hasta tokens de blockchain completamente descentralizados BTC / ETH / LTC /Estilo ERC-20 y otras criptomonedas nativas.</w:t>
        </w:r>
      </w:ins>
    </w:p>
    <w:p w14:paraId="389029B3" w14:textId="77777777" w:rsidR="00C80F91" w:rsidRPr="005B666B" w:rsidRDefault="00C80F91"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51" w:author="Eduardo Gonzalez" w:date="2018-07-30T10:03:00Z"/>
          <w:rFonts w:asciiTheme="minorHAnsi" w:eastAsia="Times New Roman" w:hAnsiTheme="minorHAnsi" w:cs="Courier New"/>
          <w:color w:val="222222"/>
          <w:lang w:eastAsia="es-ES"/>
        </w:rPr>
      </w:pPr>
    </w:p>
    <w:p w14:paraId="0D9C9C0F" w14:textId="77777777" w:rsidR="00C80F91" w:rsidRPr="005B666B" w:rsidRDefault="00C80F91"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ns w:id="1252" w:author="Eduardo Gonzalez" w:date="2018-07-30T10:03:00Z"/>
          <w:rFonts w:asciiTheme="minorHAnsi" w:eastAsia="Times New Roman" w:hAnsiTheme="minorHAnsi" w:cs="Courier New"/>
          <w:color w:val="222222"/>
          <w:lang w:eastAsia="es-ES"/>
        </w:rPr>
      </w:pPr>
      <w:ins w:id="1253" w:author="Eduardo Gonzalez" w:date="2018-07-30T10:03:00Z">
        <w:r w:rsidRPr="005B666B">
          <w:rPr>
            <w:rFonts w:asciiTheme="minorHAnsi" w:eastAsia="Times New Roman" w:hAnsiTheme="minorHAnsi" w:cs="Courier New"/>
            <w:color w:val="222222"/>
            <w:lang w:eastAsia="es-ES"/>
          </w:rPr>
          <w:t xml:space="preserve">Finalmente </w:t>
        </w:r>
        <w:r>
          <w:rPr>
            <w:rFonts w:asciiTheme="minorHAnsi" w:eastAsia="Times New Roman" w:hAnsiTheme="minorHAnsi" w:cs="Courier New"/>
            <w:color w:val="222222"/>
            <w:lang w:eastAsia="es-ES"/>
          </w:rPr>
          <w:t>ErgonLatam</w:t>
        </w:r>
        <w:r w:rsidRPr="005B666B">
          <w:rPr>
            <w:rFonts w:asciiTheme="minorHAnsi" w:eastAsia="Times New Roman" w:hAnsiTheme="minorHAnsi" w:cs="Courier New"/>
            <w:color w:val="222222"/>
            <w:lang w:eastAsia="es-ES"/>
          </w:rPr>
          <w:t xml:space="preserve"> es la construcción de un mercado global y descentralizado, donde su principal motor es la inversión en proyectos tangibles, respaldados por la eficiencia, productividad y rentabilidad de cada uno de ellos. </w:t>
        </w:r>
      </w:ins>
    </w:p>
    <w:p w14:paraId="4C1BB1BB" w14:textId="77777777" w:rsidR="00C80F91" w:rsidRPr="005B666B" w:rsidRDefault="00C80F91"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54" w:author="Eduardo Gonzalez" w:date="2018-07-30T10:03:00Z"/>
          <w:rFonts w:asciiTheme="minorHAnsi" w:eastAsia="Times New Roman" w:hAnsiTheme="minorHAnsi" w:cs="Courier New"/>
          <w:color w:val="222222"/>
          <w:lang w:eastAsia="es-ES"/>
        </w:rPr>
      </w:pPr>
    </w:p>
    <w:p w14:paraId="5D7E3B4F" w14:textId="77777777" w:rsidR="00C80F91" w:rsidRPr="005B666B" w:rsidRDefault="00C80F91" w:rsidP="00C80F91">
      <w:pPr>
        <w:pStyle w:val="Prrafodelist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04"/>
        <w:rPr>
          <w:ins w:id="1255" w:author="Eduardo Gonzalez" w:date="2018-07-30T10:03:00Z"/>
          <w:rFonts w:asciiTheme="minorHAnsi" w:eastAsia="Times New Roman" w:hAnsiTheme="minorHAnsi" w:cs="Courier New"/>
          <w:b/>
          <w:color w:val="222222"/>
          <w:u w:val="single"/>
          <w:lang w:eastAsia="es-ES"/>
        </w:rPr>
      </w:pPr>
      <w:ins w:id="1256" w:author="Eduardo Gonzalez" w:date="2018-07-30T10:03:00Z">
        <w:r w:rsidRPr="005B666B">
          <w:rPr>
            <w:rFonts w:asciiTheme="minorHAnsi" w:eastAsia="Times New Roman" w:hAnsiTheme="minorHAnsi" w:cs="Courier New"/>
            <w:b/>
            <w:color w:val="222222"/>
            <w:u w:val="single"/>
            <w:lang w:eastAsia="es-ES"/>
          </w:rPr>
          <w:lastRenderedPageBreak/>
          <w:t>Financiamiento para proyectos en blanco (modelo Bpartner 50/50)</w:t>
        </w:r>
      </w:ins>
    </w:p>
    <w:p w14:paraId="4EB62083" w14:textId="77777777" w:rsidR="00C80F91" w:rsidRPr="005B666B" w:rsidRDefault="00C80F91" w:rsidP="00C80F91">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ins w:id="1257" w:author="Eduardo Gonzalez" w:date="2018-07-30T10:03:00Z"/>
          <w:rFonts w:asciiTheme="minorHAnsi" w:eastAsia="Times New Roman" w:hAnsiTheme="minorHAnsi" w:cs="Courier New"/>
          <w:color w:val="222222"/>
          <w:lang w:eastAsia="es-ES"/>
        </w:rPr>
      </w:pPr>
    </w:p>
    <w:p w14:paraId="3C0A2120" w14:textId="77777777" w:rsidR="00C80F91" w:rsidRPr="005B666B" w:rsidRDefault="00C80F91" w:rsidP="00C80F91">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ins w:id="1258" w:author="Eduardo Gonzalez" w:date="2018-07-30T10:03:00Z"/>
          <w:lang w:eastAsia="es-ES"/>
        </w:rPr>
      </w:pPr>
    </w:p>
    <w:p w14:paraId="6BA592CD" w14:textId="77777777" w:rsidR="00C80F91" w:rsidRPr="005B666B" w:rsidRDefault="00C80F91"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ns w:id="1259" w:author="Eduardo Gonzalez" w:date="2018-07-30T10:03:00Z"/>
          <w:rFonts w:asciiTheme="minorHAnsi" w:hAnsiTheme="minorHAnsi"/>
          <w:color w:val="222222"/>
        </w:rPr>
      </w:pPr>
      <w:ins w:id="1260" w:author="Eduardo Gonzalez" w:date="2018-07-30T10:03:00Z">
        <w:r>
          <w:rPr>
            <w:rFonts w:asciiTheme="minorHAnsi" w:eastAsia="Times New Roman" w:hAnsiTheme="minorHAnsi" w:cs="Courier New"/>
            <w:color w:val="222222"/>
            <w:lang w:val="es-ES" w:eastAsia="es-ES"/>
          </w:rPr>
          <w:t>N</w:t>
        </w:r>
        <w:r w:rsidRPr="005B666B">
          <w:rPr>
            <w:rFonts w:asciiTheme="minorHAnsi" w:eastAsia="Times New Roman" w:hAnsiTheme="minorHAnsi" w:cs="Courier New"/>
            <w:color w:val="222222"/>
            <w:lang w:val="es-ES" w:eastAsia="es-ES"/>
          </w:rPr>
          <w:t xml:space="preserve">uestra </w:t>
        </w:r>
        <w:r w:rsidRPr="005B666B">
          <w:rPr>
            <w:rFonts w:asciiTheme="minorHAnsi" w:eastAsia="Times New Roman" w:hAnsiTheme="minorHAnsi" w:cs="Courier New"/>
            <w:color w:val="222222"/>
            <w:lang w:eastAsia="es-ES"/>
          </w:rPr>
          <w:t>visión es crear una plataforma que apoy</w:t>
        </w:r>
        <w:r>
          <w:rPr>
            <w:rFonts w:asciiTheme="minorHAnsi" w:eastAsia="Times New Roman" w:hAnsiTheme="minorHAnsi" w:cs="Courier New"/>
            <w:color w:val="222222"/>
            <w:lang w:eastAsia="es-ES"/>
          </w:rPr>
          <w:t xml:space="preserve">e todos los emprendimientos que aporten valor al mercado y a la sociedad. En general, el </w:t>
        </w:r>
        <w:r w:rsidRPr="005B666B">
          <w:rPr>
            <w:rFonts w:asciiTheme="minorHAnsi" w:eastAsia="Times New Roman" w:hAnsiTheme="minorHAnsi" w:cs="Courier New"/>
            <w:color w:val="222222"/>
            <w:lang w:eastAsia="es-ES"/>
          </w:rPr>
          <w:t>problema actual de concretar esas ideas en proyectos exitosos y de verdadero impacto en la sociedad</w:t>
        </w:r>
        <w:r>
          <w:rPr>
            <w:rFonts w:asciiTheme="minorHAnsi" w:eastAsia="Times New Roman" w:hAnsiTheme="minorHAnsi" w:cs="Courier New"/>
            <w:color w:val="222222"/>
            <w:lang w:eastAsia="es-ES"/>
          </w:rPr>
          <w:t xml:space="preserve"> son la falta de </w:t>
        </w:r>
        <w:r w:rsidRPr="005B666B">
          <w:rPr>
            <w:rFonts w:asciiTheme="minorHAnsi" w:hAnsiTheme="minorHAnsi"/>
            <w:color w:val="222222"/>
          </w:rPr>
          <w:t>accesibilidad de capital</w:t>
        </w:r>
        <w:r>
          <w:rPr>
            <w:rFonts w:asciiTheme="minorHAnsi" w:hAnsiTheme="minorHAnsi"/>
            <w:color w:val="222222"/>
          </w:rPr>
          <w:t xml:space="preserve">. ErgonLatam pretende solucionar esta barrera. </w:t>
        </w:r>
      </w:ins>
    </w:p>
    <w:p w14:paraId="49FDBBEE" w14:textId="77777777" w:rsidR="00C80F91" w:rsidRDefault="00C80F91"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61" w:author="Eduardo Gonzalez" w:date="2018-07-30T10:03:00Z"/>
          <w:rFonts w:asciiTheme="minorHAnsi" w:eastAsia="Times New Roman" w:hAnsiTheme="minorHAnsi" w:cs="Courier New"/>
          <w:color w:val="222222"/>
          <w:lang w:val="es-ES" w:eastAsia="es-ES"/>
        </w:rPr>
      </w:pPr>
    </w:p>
    <w:p w14:paraId="261F843C" w14:textId="77777777" w:rsidR="00C80F91" w:rsidRDefault="00C80F91"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ns w:id="1262" w:author="Eduardo Gonzalez" w:date="2018-07-30T10:03:00Z"/>
          <w:rFonts w:asciiTheme="minorHAnsi" w:eastAsia="Times New Roman" w:hAnsiTheme="minorHAnsi" w:cs="Courier New"/>
          <w:color w:val="222222"/>
          <w:lang w:val="es-ES" w:eastAsia="es-ES"/>
        </w:rPr>
      </w:pPr>
      <w:ins w:id="1263" w:author="Eduardo Gonzalez" w:date="2018-07-30T10:03:00Z">
        <w:r w:rsidRPr="005B666B">
          <w:rPr>
            <w:rFonts w:asciiTheme="minorHAnsi" w:eastAsia="Times New Roman" w:hAnsiTheme="minorHAnsi" w:cs="Courier New"/>
            <w:color w:val="222222"/>
            <w:lang w:val="es-ES" w:eastAsia="es-ES"/>
          </w:rPr>
          <w:t xml:space="preserve">Hemos definido la modalidad Bpartner 50/50 </w:t>
        </w:r>
        <w:r>
          <w:rPr>
            <w:rFonts w:asciiTheme="minorHAnsi" w:eastAsia="Times New Roman" w:hAnsiTheme="minorHAnsi" w:cs="Courier New"/>
            <w:color w:val="222222"/>
            <w:lang w:val="es-ES" w:eastAsia="es-ES"/>
          </w:rPr>
          <w:t xml:space="preserve">(proyectos en blanco) </w:t>
        </w:r>
        <w:r w:rsidRPr="005B666B">
          <w:rPr>
            <w:rFonts w:asciiTheme="minorHAnsi" w:eastAsia="Times New Roman" w:hAnsiTheme="minorHAnsi" w:cs="Courier New"/>
            <w:color w:val="222222"/>
            <w:lang w:val="es-ES" w:eastAsia="es-ES"/>
          </w:rPr>
          <w:t xml:space="preserve">como la mejor opción </w:t>
        </w:r>
        <w:r>
          <w:rPr>
            <w:rFonts w:asciiTheme="minorHAnsi" w:eastAsia="Times New Roman" w:hAnsiTheme="minorHAnsi" w:cs="Courier New"/>
            <w:color w:val="222222"/>
            <w:lang w:val="es-ES" w:eastAsia="es-ES"/>
          </w:rPr>
          <w:t>para aquellos emprendedores que buscan obtener financiamiento para sus ideas de negocios. Esta modalidad vinculara al equipo ErgonLatam como socio-colaborador</w:t>
        </w:r>
        <w:r w:rsidRPr="005B666B">
          <w:rPr>
            <w:rFonts w:asciiTheme="minorHAnsi" w:eastAsia="Times New Roman" w:hAnsiTheme="minorHAnsi" w:cs="Courier New"/>
            <w:color w:val="222222"/>
            <w:lang w:val="es-ES" w:eastAsia="es-ES"/>
          </w:rPr>
          <w:t xml:space="preserve"> </w:t>
        </w:r>
        <w:r>
          <w:rPr>
            <w:rFonts w:asciiTheme="minorHAnsi" w:eastAsia="Times New Roman" w:hAnsiTheme="minorHAnsi" w:cs="Courier New"/>
            <w:color w:val="222222"/>
            <w:lang w:val="es-ES" w:eastAsia="es-ES"/>
          </w:rPr>
          <w:t xml:space="preserve">y partner estratégico de estos proyectos. </w:t>
        </w:r>
      </w:ins>
    </w:p>
    <w:p w14:paraId="2220C56B" w14:textId="77777777" w:rsidR="00C80F91" w:rsidRDefault="00C80F91"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ns w:id="1264" w:author="Eduardo Gonzalez" w:date="2018-07-30T10:03:00Z"/>
          <w:rFonts w:asciiTheme="minorHAnsi" w:eastAsia="Times New Roman" w:hAnsiTheme="minorHAnsi" w:cs="Courier New"/>
          <w:color w:val="222222"/>
          <w:lang w:val="es-ES" w:eastAsia="es-ES"/>
        </w:rPr>
      </w:pPr>
    </w:p>
    <w:p w14:paraId="5E42689F" w14:textId="77777777" w:rsidR="00C80F91" w:rsidRPr="005B666B" w:rsidRDefault="00C80F91"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ns w:id="1265" w:author="Eduardo Gonzalez" w:date="2018-07-30T10:03:00Z"/>
          <w:rFonts w:asciiTheme="minorHAnsi" w:eastAsia="Times New Roman" w:hAnsiTheme="minorHAnsi" w:cs="Courier New"/>
          <w:color w:val="222222"/>
          <w:lang w:val="es-ES" w:eastAsia="es-ES"/>
        </w:rPr>
      </w:pPr>
      <w:ins w:id="1266" w:author="Eduardo Gonzalez" w:date="2018-07-30T10:03:00Z">
        <w:r>
          <w:rPr>
            <w:rFonts w:asciiTheme="minorHAnsi" w:eastAsia="Times New Roman" w:hAnsiTheme="minorHAnsi" w:cs="Courier New"/>
            <w:color w:val="222222"/>
            <w:lang w:val="es-ES" w:eastAsia="es-ES"/>
          </w:rPr>
          <w:t>ErgonLatam</w:t>
        </w:r>
        <w:r w:rsidRPr="005B666B">
          <w:rPr>
            <w:rFonts w:asciiTheme="minorHAnsi" w:eastAsia="Times New Roman" w:hAnsiTheme="minorHAnsi" w:cs="Courier New"/>
            <w:color w:val="222222"/>
            <w:lang w:val="es-ES" w:eastAsia="es-ES"/>
          </w:rPr>
          <w:t xml:space="preserve"> </w:t>
        </w:r>
        <w:r>
          <w:rPr>
            <w:rFonts w:asciiTheme="minorHAnsi" w:eastAsia="Times New Roman" w:hAnsiTheme="minorHAnsi" w:cs="Courier New"/>
            <w:color w:val="222222"/>
            <w:lang w:val="es-ES" w:eastAsia="es-ES"/>
          </w:rPr>
          <w:t xml:space="preserve">participará </w:t>
        </w:r>
        <w:r w:rsidRPr="004C35B8">
          <w:rPr>
            <w:rFonts w:asciiTheme="minorHAnsi" w:eastAsia="Times New Roman" w:hAnsiTheme="minorHAnsi" w:cs="Courier New"/>
            <w:color w:val="222222"/>
            <w:lang w:val="es-ES" w:eastAsia="es-ES"/>
          </w:rPr>
          <w:t>de mesas</w:t>
        </w:r>
        <w:r>
          <w:rPr>
            <w:rFonts w:asciiTheme="minorHAnsi" w:eastAsia="Times New Roman" w:hAnsiTheme="minorHAnsi" w:cs="Courier New"/>
            <w:color w:val="222222"/>
            <w:lang w:val="es-ES" w:eastAsia="es-ES"/>
          </w:rPr>
          <w:t xml:space="preserve"> de trabajo, en la planificación, revisión y </w:t>
        </w:r>
        <w:r w:rsidRPr="005B666B">
          <w:rPr>
            <w:rFonts w:asciiTheme="minorHAnsi" w:eastAsia="Times New Roman" w:hAnsiTheme="minorHAnsi" w:cs="Courier New"/>
            <w:color w:val="222222"/>
            <w:lang w:val="es-ES" w:eastAsia="es-ES"/>
          </w:rPr>
          <w:t>verificará los avances en los hitos más</w:t>
        </w:r>
        <w:r>
          <w:rPr>
            <w:rFonts w:asciiTheme="minorHAnsi" w:eastAsia="Times New Roman" w:hAnsiTheme="minorHAnsi" w:cs="Courier New"/>
            <w:color w:val="222222"/>
            <w:lang w:val="es-ES" w:eastAsia="es-ES"/>
          </w:rPr>
          <w:t xml:space="preserve"> importantes. Los aportes obtenidos por la campaña de Crowdfunding serán entregados en la medida de los avances de cada etapa en la puesta en marcha, con esto conseguimos el control de los aportes realizados y asegurar el correcto desarrollo en la ejecución. </w:t>
        </w:r>
        <w:r w:rsidRPr="005B666B">
          <w:rPr>
            <w:rFonts w:asciiTheme="minorHAnsi" w:eastAsia="Times New Roman" w:hAnsiTheme="minorHAnsi" w:cs="Courier New"/>
            <w:color w:val="222222"/>
            <w:lang w:val="es-ES" w:eastAsia="es-ES"/>
          </w:rPr>
          <w:t xml:space="preserve"> </w:t>
        </w:r>
      </w:ins>
    </w:p>
    <w:p w14:paraId="34B471EE" w14:textId="77777777" w:rsidR="00C80F91" w:rsidRPr="005B666B" w:rsidRDefault="00C80F91"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ns w:id="1267" w:author="Eduardo Gonzalez" w:date="2018-07-30T10:03:00Z"/>
          <w:rFonts w:asciiTheme="minorHAnsi" w:eastAsia="Times New Roman" w:hAnsiTheme="minorHAnsi" w:cs="Courier New"/>
          <w:color w:val="222222"/>
          <w:lang w:eastAsia="es-ES"/>
        </w:rPr>
      </w:pPr>
    </w:p>
    <w:p w14:paraId="09838CF5" w14:textId="77777777" w:rsidR="00C80F91" w:rsidRDefault="00C80F91"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68" w:author="Eduardo Gonzalez" w:date="2018-07-30T10:03:00Z"/>
          <w:rFonts w:asciiTheme="minorHAnsi" w:eastAsia="Times New Roman" w:hAnsiTheme="minorHAnsi" w:cs="Courier New"/>
          <w:color w:val="222222"/>
          <w:lang w:eastAsia="es-ES"/>
        </w:rPr>
      </w:pPr>
      <w:ins w:id="1269" w:author="Eduardo Gonzalez" w:date="2018-07-30T10:03:00Z">
        <w:r w:rsidRPr="005B666B">
          <w:rPr>
            <w:rFonts w:asciiTheme="minorHAnsi" w:eastAsia="Times New Roman" w:hAnsiTheme="minorHAnsi" w:cs="Courier New"/>
            <w:color w:val="222222"/>
            <w:lang w:eastAsia="es-ES"/>
          </w:rPr>
          <w:t>Destinaremos el siguiente plan para este tipo de financiamiento</w:t>
        </w:r>
        <w:r>
          <w:rPr>
            <w:rFonts w:asciiTheme="minorHAnsi" w:eastAsia="Times New Roman" w:hAnsiTheme="minorHAnsi" w:cs="Courier New"/>
            <w:color w:val="222222"/>
            <w:lang w:eastAsia="es-ES"/>
          </w:rPr>
          <w:t>:</w:t>
        </w:r>
      </w:ins>
    </w:p>
    <w:p w14:paraId="16C35026" w14:textId="77777777" w:rsidR="00C80F91" w:rsidRPr="005B666B" w:rsidRDefault="00C80F91"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70" w:author="Eduardo Gonzalez" w:date="2018-07-30T10:03:00Z"/>
          <w:rFonts w:asciiTheme="minorHAnsi" w:eastAsia="Times New Roman" w:hAnsiTheme="minorHAnsi" w:cs="Courier New"/>
          <w:color w:val="222222"/>
          <w:lang w:eastAsia="es-ES"/>
        </w:rPr>
      </w:pPr>
    </w:p>
    <w:p w14:paraId="5DE67DAC" w14:textId="77777777" w:rsidR="00C80F91" w:rsidRPr="005B666B" w:rsidRDefault="00C80F91" w:rsidP="00C80F91">
      <w:pPr>
        <w:pStyle w:val="Prrafodelista"/>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ns w:id="1271" w:author="Eduardo Gonzalez" w:date="2018-07-30T10:03:00Z"/>
          <w:rFonts w:asciiTheme="minorHAnsi" w:eastAsia="Times New Roman" w:hAnsiTheme="minorHAnsi" w:cs="Courier New"/>
          <w:color w:val="222222"/>
          <w:lang w:val="es-ES" w:eastAsia="es-ES"/>
        </w:rPr>
      </w:pPr>
      <w:ins w:id="1272" w:author="Eduardo Gonzalez" w:date="2018-07-30T10:03:00Z">
        <w:r w:rsidRPr="005B666B">
          <w:rPr>
            <w:rFonts w:asciiTheme="minorHAnsi" w:eastAsia="Times New Roman" w:hAnsiTheme="minorHAnsi" w:cs="Courier New"/>
            <w:color w:val="222222"/>
            <w:lang w:val="es-ES" w:eastAsia="es-ES"/>
          </w:rPr>
          <w:t>Founder Onboarding &amp; Project Launchpad: destinado a nutrir a los fundadores con conocimientos y habilidades necesarias para el éxito del proyecto, junto con la orientación y los datos que fueron adaptados a evaluar de forma independiente la viabilidad de su propuesta.</w:t>
        </w:r>
      </w:ins>
    </w:p>
    <w:p w14:paraId="6E700E57" w14:textId="77777777" w:rsidR="00C80F91" w:rsidRPr="005B666B" w:rsidRDefault="00C80F91" w:rsidP="00C80F91">
      <w:pPr>
        <w:pStyle w:val="Prrafodelista"/>
        <w:rPr>
          <w:ins w:id="1273" w:author="Eduardo Gonzalez" w:date="2018-07-30T10:03:00Z"/>
          <w:lang w:val="es-ES" w:eastAsia="es-ES"/>
        </w:rPr>
      </w:pPr>
    </w:p>
    <w:p w14:paraId="061925EC" w14:textId="3CB7DFCE" w:rsidR="002C2616" w:rsidRPr="002C2616" w:rsidRDefault="00C80F91">
      <w:pPr>
        <w:pStyle w:val="Prrafodelista"/>
        <w:numPr>
          <w:ilvl w:val="0"/>
          <w:numId w:val="23"/>
        </w:numPr>
        <w:jc w:val="both"/>
        <w:rPr>
          <w:ins w:id="1274" w:author="Eduardo Gonzalez" w:date="2018-07-30T10:03:00Z"/>
          <w:rFonts w:asciiTheme="minorHAnsi" w:hAnsiTheme="minorHAnsi"/>
          <w:lang w:val="es-ES" w:eastAsia="es-ES"/>
          <w:rPrChange w:id="1275" w:author="Eduardo Gonzalez" w:date="2018-07-30T12:24:00Z">
            <w:rPr>
              <w:ins w:id="1276" w:author="Eduardo Gonzalez" w:date="2018-07-30T10:03:00Z"/>
              <w:lang w:val="es-ES" w:eastAsia="es-ES"/>
            </w:rPr>
          </w:rPrChange>
        </w:rPr>
        <w:pPrChange w:id="1277" w:author="Eduardo Gonzalez" w:date="2018-07-30T12:24:00Z">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pPr>
        </w:pPrChange>
      </w:pPr>
      <w:ins w:id="1278" w:author="Eduardo Gonzalez" w:date="2018-07-30T10:03:00Z">
        <w:r w:rsidRPr="005B666B">
          <w:rPr>
            <w:rFonts w:asciiTheme="minorHAnsi" w:eastAsia="Times New Roman" w:hAnsiTheme="minorHAnsi" w:cs="Courier New"/>
            <w:color w:val="222222"/>
            <w:lang w:val="es-ES" w:eastAsia="es-ES"/>
          </w:rPr>
          <w:t>Socios con aceleración: asociaciones con aceleradoras y otras mentorías de inicio. También  diferentes organizaciones podrán, entre otros beneficios, ser mentores de los fundadores, asociarse con otras startup logrando mayor solides en el</w:t>
        </w:r>
        <w:r w:rsidRPr="005B666B">
          <w:rPr>
            <w:rFonts w:asciiTheme="minorHAnsi" w:hAnsiTheme="minorHAnsi"/>
            <w:lang w:val="es-ES" w:eastAsia="es-ES"/>
          </w:rPr>
          <w:t xml:space="preserve"> desarrollo y la ejecución.   </w:t>
        </w:r>
      </w:ins>
    </w:p>
    <w:p w14:paraId="6E2F5EC9" w14:textId="77777777" w:rsidR="00C80F91" w:rsidRPr="002C2616" w:rsidRDefault="00C80F91" w:rsidP="00C80F91">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ins w:id="1279" w:author="Eduardo Gonzalez" w:date="2018-07-30T10:03:00Z"/>
          <w:rFonts w:asciiTheme="minorHAnsi" w:eastAsia="Times New Roman" w:hAnsiTheme="minorHAnsi" w:cs="Courier New"/>
          <w:color w:val="222222"/>
          <w:sz w:val="36"/>
          <w:szCs w:val="36"/>
          <w:lang w:val="es-ES" w:eastAsia="es-ES"/>
          <w:rPrChange w:id="1280" w:author="Eduardo Gonzalez" w:date="2018-07-30T12:24:00Z">
            <w:rPr>
              <w:ins w:id="1281" w:author="Eduardo Gonzalez" w:date="2018-07-30T10:03:00Z"/>
              <w:rFonts w:asciiTheme="minorHAnsi" w:eastAsia="Times New Roman" w:hAnsiTheme="minorHAnsi" w:cs="Courier New"/>
              <w:color w:val="222222"/>
              <w:lang w:val="es-ES" w:eastAsia="es-ES"/>
            </w:rPr>
          </w:rPrChange>
        </w:rPr>
      </w:pPr>
    </w:p>
    <w:p w14:paraId="2A542AD9" w14:textId="77777777" w:rsidR="00C80F91" w:rsidRPr="005B666B" w:rsidRDefault="00C80F91" w:rsidP="00C80F91">
      <w:pPr>
        <w:pStyle w:val="Prrafodelist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04"/>
        <w:rPr>
          <w:ins w:id="1282" w:author="Eduardo Gonzalez" w:date="2018-07-30T10:03:00Z"/>
          <w:rFonts w:asciiTheme="minorHAnsi" w:eastAsia="Times New Roman" w:hAnsiTheme="minorHAnsi" w:cs="Courier New"/>
          <w:b/>
          <w:color w:val="222222"/>
          <w:u w:val="single"/>
          <w:lang w:eastAsia="es-ES"/>
        </w:rPr>
      </w:pPr>
      <w:ins w:id="1283" w:author="Eduardo Gonzalez" w:date="2018-07-30T10:03:00Z">
        <w:r w:rsidRPr="005B666B">
          <w:rPr>
            <w:rFonts w:asciiTheme="minorHAnsi" w:eastAsia="Times New Roman" w:hAnsiTheme="minorHAnsi" w:cs="Courier New"/>
            <w:b/>
            <w:color w:val="222222"/>
            <w:u w:val="single"/>
            <w:lang w:eastAsia="es-ES"/>
          </w:rPr>
          <w:t>Programa “Connecting networks”</w:t>
        </w:r>
      </w:ins>
    </w:p>
    <w:p w14:paraId="79FC9AF9" w14:textId="77777777" w:rsidR="00C80F91" w:rsidRPr="005B666B" w:rsidRDefault="00C80F91" w:rsidP="00C80F91">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04"/>
        <w:rPr>
          <w:ins w:id="1284" w:author="Eduardo Gonzalez" w:date="2018-07-30T10:03:00Z"/>
          <w:rFonts w:asciiTheme="minorHAnsi" w:eastAsia="Times New Roman" w:hAnsiTheme="minorHAnsi" w:cs="Courier New"/>
          <w:color w:val="222222"/>
          <w:lang w:eastAsia="es-ES"/>
        </w:rPr>
      </w:pPr>
    </w:p>
    <w:p w14:paraId="6AD241FC" w14:textId="77777777" w:rsidR="00C80F91" w:rsidRPr="005B666B" w:rsidRDefault="00C80F91"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285" w:author="Eduardo Gonzalez" w:date="2018-07-30T10:03:00Z"/>
          <w:rFonts w:asciiTheme="minorHAnsi" w:eastAsia="Times New Roman" w:hAnsiTheme="minorHAnsi" w:cs="Courier New"/>
          <w:color w:val="222222"/>
          <w:lang w:eastAsia="es-ES"/>
        </w:rPr>
      </w:pPr>
    </w:p>
    <w:p w14:paraId="1F3A4062" w14:textId="7511AB90" w:rsidR="00C80F91" w:rsidRPr="00DA3CFE" w:rsidRDefault="00C80F91"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ns w:id="1286" w:author="Eduardo Gonzalez" w:date="2018-07-30T10:03:00Z"/>
          <w:rFonts w:asciiTheme="minorHAnsi" w:eastAsia="Times New Roman" w:hAnsiTheme="minorHAnsi" w:cs="Courier New"/>
          <w:color w:val="222222"/>
          <w:lang w:eastAsia="es-ES"/>
        </w:rPr>
      </w:pPr>
      <w:ins w:id="1287" w:author="Eduardo Gonzalez" w:date="2018-07-30T10:03:00Z">
        <w:r w:rsidRPr="005B666B">
          <w:rPr>
            <w:rFonts w:asciiTheme="minorHAnsi" w:eastAsia="Times New Roman" w:hAnsiTheme="minorHAnsi" w:cs="Courier New"/>
            <w:color w:val="222222"/>
            <w:lang w:eastAsia="es-ES"/>
          </w:rPr>
          <w:t xml:space="preserve">Nuestro objetivo es mantener activamente y construir nuevas relaciones con empresas ya consolidadas y otras organizaciones de mentoría y financiamiento. Así </w:t>
        </w:r>
        <w:r>
          <w:rPr>
            <w:rFonts w:asciiTheme="minorHAnsi" w:eastAsia="Times New Roman" w:hAnsiTheme="minorHAnsi" w:cs="Courier New"/>
            <w:color w:val="222222"/>
            <w:lang w:eastAsia="es-ES"/>
          </w:rPr>
          <w:t>ErgonLatam</w:t>
        </w:r>
        <w:r w:rsidRPr="005B666B">
          <w:rPr>
            <w:rFonts w:asciiTheme="minorHAnsi" w:eastAsia="Times New Roman" w:hAnsiTheme="minorHAnsi" w:cs="Courier New"/>
            <w:color w:val="222222"/>
            <w:lang w:eastAsia="es-ES"/>
          </w:rPr>
          <w:t xml:space="preserve"> puede beneficiarse</w:t>
        </w:r>
        <w:r w:rsidRPr="00DA3CFE">
          <w:rPr>
            <w:rFonts w:asciiTheme="minorHAnsi" w:eastAsia="Times New Roman" w:hAnsiTheme="minorHAnsi" w:cs="Courier New"/>
            <w:color w:val="222222"/>
            <w:lang w:eastAsia="es-ES"/>
          </w:rPr>
          <w:t xml:space="preserve"> de:</w:t>
        </w:r>
      </w:ins>
    </w:p>
    <w:p w14:paraId="18C4AF5E" w14:textId="77777777" w:rsidR="00C80F91" w:rsidRPr="005B666B" w:rsidRDefault="00C80F91"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ns w:id="1288" w:author="Eduardo Gonzalez" w:date="2018-07-30T10:03:00Z"/>
          <w:rFonts w:asciiTheme="minorHAnsi" w:eastAsia="Times New Roman" w:hAnsiTheme="minorHAnsi" w:cs="Courier New"/>
          <w:color w:val="222222"/>
          <w:lang w:eastAsia="es-ES"/>
        </w:rPr>
      </w:pPr>
    </w:p>
    <w:p w14:paraId="4C8872BA" w14:textId="77C85FB0" w:rsidR="00C80F91" w:rsidRPr="0009583E" w:rsidRDefault="00C80F91">
      <w:pPr>
        <w:pStyle w:val="Prrafodelista"/>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ns w:id="1289" w:author="Eduardo Gonzalez" w:date="2018-07-30T10:03:00Z"/>
          <w:rFonts w:asciiTheme="minorHAnsi" w:eastAsia="Times New Roman" w:hAnsiTheme="minorHAnsi" w:cs="Courier New"/>
          <w:color w:val="222222"/>
          <w:lang w:eastAsia="es-ES"/>
          <w:rPrChange w:id="1290" w:author="Heleen Devos" w:date="2018-08-03T00:42:00Z">
            <w:rPr>
              <w:ins w:id="1291" w:author="Eduardo Gonzalez" w:date="2018-07-30T10:03:00Z"/>
              <w:lang w:eastAsia="es-ES"/>
            </w:rPr>
          </w:rPrChange>
        </w:rPr>
        <w:pPrChange w:id="1292" w:author="Heleen Devos" w:date="2018-08-03T00:42: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PrChange>
      </w:pPr>
      <w:ins w:id="1293" w:author="Eduardo Gonzalez" w:date="2018-07-30T10:03:00Z">
        <w:del w:id="1294" w:author="Heleen Devos" w:date="2018-08-03T00:42:00Z">
          <w:r w:rsidRPr="0009583E" w:rsidDel="0009583E">
            <w:rPr>
              <w:rFonts w:asciiTheme="minorHAnsi" w:eastAsia="Times New Roman" w:hAnsiTheme="minorHAnsi" w:cs="Courier New"/>
              <w:color w:val="222222"/>
              <w:lang w:eastAsia="es-ES"/>
              <w:rPrChange w:id="1295" w:author="Heleen Devos" w:date="2018-08-03T00:42:00Z">
                <w:rPr>
                  <w:lang w:eastAsia="es-ES"/>
                </w:rPr>
              </w:rPrChange>
            </w:rPr>
            <w:delText xml:space="preserve">• </w:delText>
          </w:r>
        </w:del>
        <w:r w:rsidRPr="0009583E">
          <w:rPr>
            <w:rFonts w:asciiTheme="minorHAnsi" w:eastAsia="Times New Roman" w:hAnsiTheme="minorHAnsi" w:cs="Courier New"/>
            <w:color w:val="222222"/>
            <w:lang w:eastAsia="es-ES"/>
            <w:rPrChange w:id="1296" w:author="Heleen Devos" w:date="2018-08-03T00:42:00Z">
              <w:rPr>
                <w:lang w:eastAsia="es-ES"/>
              </w:rPr>
            </w:rPrChange>
          </w:rPr>
          <w:t>Investigar y verificar proyectos nuevos y disruptivos en nombre de ErgonLatam.</w:t>
        </w:r>
      </w:ins>
    </w:p>
    <w:p w14:paraId="29A631A6" w14:textId="5D0BE1A4" w:rsidR="00C80F91" w:rsidRPr="0009583E" w:rsidRDefault="00C80F91">
      <w:pPr>
        <w:pStyle w:val="Prrafodelista"/>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ns w:id="1297" w:author="Eduardo Gonzalez" w:date="2018-07-30T10:03:00Z"/>
          <w:rFonts w:asciiTheme="minorHAnsi" w:eastAsia="Times New Roman" w:hAnsiTheme="minorHAnsi" w:cs="Courier New"/>
          <w:color w:val="222222"/>
          <w:lang w:eastAsia="es-ES"/>
          <w:rPrChange w:id="1298" w:author="Heleen Devos" w:date="2018-08-03T00:42:00Z">
            <w:rPr>
              <w:ins w:id="1299" w:author="Eduardo Gonzalez" w:date="2018-07-30T10:03:00Z"/>
              <w:lang w:eastAsia="es-ES"/>
            </w:rPr>
          </w:rPrChange>
        </w:rPr>
        <w:pPrChange w:id="1300" w:author="Heleen Devos" w:date="2018-08-03T00:42: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PrChange>
      </w:pPr>
      <w:ins w:id="1301" w:author="Eduardo Gonzalez" w:date="2018-07-30T10:03:00Z">
        <w:del w:id="1302" w:author="Heleen Devos" w:date="2018-08-03T00:43:00Z">
          <w:r w:rsidRPr="0009583E" w:rsidDel="0009583E">
            <w:rPr>
              <w:rFonts w:asciiTheme="minorHAnsi" w:eastAsia="Times New Roman" w:hAnsiTheme="minorHAnsi" w:cs="Courier New"/>
              <w:color w:val="222222"/>
              <w:lang w:eastAsia="es-ES"/>
              <w:rPrChange w:id="1303" w:author="Heleen Devos" w:date="2018-08-03T00:42:00Z">
                <w:rPr>
                  <w:lang w:eastAsia="es-ES"/>
                </w:rPr>
              </w:rPrChange>
            </w:rPr>
            <w:delText xml:space="preserve">• </w:delText>
          </w:r>
        </w:del>
        <w:r w:rsidRPr="0009583E">
          <w:rPr>
            <w:rFonts w:asciiTheme="minorHAnsi" w:eastAsia="Times New Roman" w:hAnsiTheme="minorHAnsi" w:cs="Courier New"/>
            <w:color w:val="222222"/>
            <w:lang w:eastAsia="es-ES"/>
            <w:rPrChange w:id="1304" w:author="Heleen Devos" w:date="2018-08-03T00:42:00Z">
              <w:rPr>
                <w:lang w:eastAsia="es-ES"/>
              </w:rPr>
            </w:rPrChange>
          </w:rPr>
          <w:t>Proyectos de mentores que son Crowdfunding en la plataforma de ErgonLatam estarán disponibles para apoyar a los fundadores en sus regiones con orientaciones y asesoramientos específicos.</w:t>
        </w:r>
      </w:ins>
    </w:p>
    <w:p w14:paraId="67CB6C3E" w14:textId="2BDC306A" w:rsidR="00C80F91" w:rsidRPr="0009583E" w:rsidRDefault="00C80F91">
      <w:pPr>
        <w:pStyle w:val="Prrafodelista"/>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ns w:id="1305" w:author="Eduardo Gonzalez" w:date="2018-07-30T10:03:00Z"/>
          <w:rFonts w:asciiTheme="minorHAnsi" w:eastAsia="Times New Roman" w:hAnsiTheme="minorHAnsi" w:cs="Courier New"/>
          <w:color w:val="222222"/>
          <w:lang w:eastAsia="es-ES"/>
          <w:rPrChange w:id="1306" w:author="Heleen Devos" w:date="2018-08-03T00:42:00Z">
            <w:rPr>
              <w:ins w:id="1307" w:author="Eduardo Gonzalez" w:date="2018-07-30T10:03:00Z"/>
              <w:lang w:eastAsia="es-ES"/>
            </w:rPr>
          </w:rPrChange>
        </w:rPr>
        <w:pPrChange w:id="1308" w:author="Heleen Devos" w:date="2018-08-03T00:42: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PrChange>
      </w:pPr>
      <w:ins w:id="1309" w:author="Eduardo Gonzalez" w:date="2018-07-30T10:03:00Z">
        <w:del w:id="1310" w:author="Heleen Devos" w:date="2018-08-03T00:43:00Z">
          <w:r w:rsidRPr="0009583E" w:rsidDel="0009583E">
            <w:rPr>
              <w:rFonts w:asciiTheme="minorHAnsi" w:eastAsia="Times New Roman" w:hAnsiTheme="minorHAnsi" w:cs="Courier New"/>
              <w:color w:val="222222"/>
              <w:lang w:eastAsia="es-ES"/>
              <w:rPrChange w:id="1311" w:author="Heleen Devos" w:date="2018-08-03T00:42:00Z">
                <w:rPr>
                  <w:lang w:eastAsia="es-ES"/>
                </w:rPr>
              </w:rPrChange>
            </w:rPr>
            <w:delText xml:space="preserve">• </w:delText>
          </w:r>
        </w:del>
        <w:r w:rsidRPr="0009583E">
          <w:rPr>
            <w:rFonts w:asciiTheme="minorHAnsi" w:eastAsia="Times New Roman" w:hAnsiTheme="minorHAnsi" w:cs="Courier New"/>
            <w:color w:val="222222"/>
            <w:lang w:eastAsia="es-ES"/>
            <w:rPrChange w:id="1312" w:author="Heleen Devos" w:date="2018-08-03T00:42:00Z">
              <w:rPr>
                <w:lang w:eastAsia="es-ES"/>
              </w:rPr>
            </w:rPrChange>
          </w:rPr>
          <w:t>Compartir experiencias con el equipo de ErgonLatam en lo que respecta a problemas específicos de la región que las startups pudieran tener.</w:t>
        </w:r>
      </w:ins>
    </w:p>
    <w:p w14:paraId="0204768C" w14:textId="393A1233" w:rsidR="00C80F91" w:rsidRPr="0009583E" w:rsidRDefault="00C80F91">
      <w:pPr>
        <w:pStyle w:val="Prrafodelista"/>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ns w:id="1313" w:author="Eduardo Gonzalez" w:date="2018-07-30T10:03:00Z"/>
          <w:rFonts w:asciiTheme="minorHAnsi" w:eastAsia="Times New Roman" w:hAnsiTheme="minorHAnsi" w:cs="Courier New"/>
          <w:color w:val="222222"/>
          <w:lang w:eastAsia="es-ES"/>
          <w:rPrChange w:id="1314" w:author="Heleen Devos" w:date="2018-08-03T00:42:00Z">
            <w:rPr>
              <w:ins w:id="1315" w:author="Eduardo Gonzalez" w:date="2018-07-30T10:03:00Z"/>
              <w:lang w:eastAsia="es-ES"/>
            </w:rPr>
          </w:rPrChange>
        </w:rPr>
        <w:pPrChange w:id="1316" w:author="Heleen Devos" w:date="2018-08-03T00:42: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PrChange>
      </w:pPr>
      <w:ins w:id="1317" w:author="Eduardo Gonzalez" w:date="2018-07-30T10:03:00Z">
        <w:del w:id="1318" w:author="Heleen Devos" w:date="2018-08-03T00:43:00Z">
          <w:r w:rsidRPr="0009583E" w:rsidDel="0009583E">
            <w:rPr>
              <w:rFonts w:asciiTheme="minorHAnsi" w:eastAsia="Times New Roman" w:hAnsiTheme="minorHAnsi" w:cs="Courier New"/>
              <w:color w:val="222222"/>
              <w:lang w:eastAsia="es-ES"/>
              <w:rPrChange w:id="1319" w:author="Heleen Devos" w:date="2018-08-03T00:42:00Z">
                <w:rPr>
                  <w:lang w:eastAsia="es-ES"/>
                </w:rPr>
              </w:rPrChange>
            </w:rPr>
            <w:delText xml:space="preserve">• </w:delText>
          </w:r>
        </w:del>
        <w:r w:rsidRPr="0009583E">
          <w:rPr>
            <w:rFonts w:asciiTheme="minorHAnsi" w:eastAsia="Times New Roman" w:hAnsiTheme="minorHAnsi" w:cs="Courier New"/>
            <w:color w:val="222222"/>
            <w:lang w:eastAsia="es-ES"/>
            <w:rPrChange w:id="1320" w:author="Heleen Devos" w:date="2018-08-03T00:42:00Z">
              <w:rPr>
                <w:lang w:eastAsia="es-ES"/>
              </w:rPr>
            </w:rPrChange>
          </w:rPr>
          <w:t xml:space="preserve">Organización de charlas y eventos de difusión de las experiencias de proyectos exitosos. </w:t>
        </w:r>
      </w:ins>
    </w:p>
    <w:p w14:paraId="00447B2E" w14:textId="03D8F125" w:rsidR="00C80F91" w:rsidRPr="0009583E" w:rsidRDefault="00C80F91">
      <w:pPr>
        <w:pStyle w:val="Prrafodelista"/>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ns w:id="1321" w:author="Eduardo Gonzalez" w:date="2018-07-30T10:03:00Z"/>
          <w:rFonts w:asciiTheme="minorHAnsi" w:eastAsia="Times New Roman" w:hAnsiTheme="minorHAnsi" w:cs="Courier New"/>
          <w:color w:val="222222"/>
          <w:lang w:eastAsia="es-ES"/>
          <w:rPrChange w:id="1322" w:author="Heleen Devos" w:date="2018-08-03T00:42:00Z">
            <w:rPr>
              <w:ins w:id="1323" w:author="Eduardo Gonzalez" w:date="2018-07-30T10:03:00Z"/>
              <w:lang w:eastAsia="es-ES"/>
            </w:rPr>
          </w:rPrChange>
        </w:rPr>
        <w:pPrChange w:id="1324" w:author="Heleen Devos" w:date="2018-08-03T00:42: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PrChange>
      </w:pPr>
      <w:ins w:id="1325" w:author="Eduardo Gonzalez" w:date="2018-07-30T10:03:00Z">
        <w:del w:id="1326" w:author="Heleen Devos" w:date="2018-08-03T00:43:00Z">
          <w:r w:rsidRPr="0009583E" w:rsidDel="0009583E">
            <w:rPr>
              <w:rFonts w:asciiTheme="minorHAnsi" w:eastAsia="Times New Roman" w:hAnsiTheme="minorHAnsi" w:cs="Courier New"/>
              <w:color w:val="222222"/>
              <w:lang w:eastAsia="es-ES"/>
              <w:rPrChange w:id="1327" w:author="Heleen Devos" w:date="2018-08-03T00:42:00Z">
                <w:rPr>
                  <w:lang w:eastAsia="es-ES"/>
                </w:rPr>
              </w:rPrChange>
            </w:rPr>
            <w:delText xml:space="preserve">• </w:delText>
          </w:r>
        </w:del>
        <w:r w:rsidRPr="0009583E">
          <w:rPr>
            <w:rFonts w:asciiTheme="minorHAnsi" w:eastAsia="Times New Roman" w:hAnsiTheme="minorHAnsi" w:cs="Courier New"/>
            <w:color w:val="222222"/>
            <w:lang w:eastAsia="es-ES"/>
            <w:rPrChange w:id="1328" w:author="Heleen Devos" w:date="2018-08-03T00:42:00Z">
              <w:rPr>
                <w:lang w:eastAsia="es-ES"/>
              </w:rPr>
            </w:rPrChange>
          </w:rPr>
          <w:t>Flujo del proyecto: sujeto al éxito de nuestra plataforma, se presume que habrá un flujo constante y diverso de nuevas empresas y proyectos en el cual participar.</w:t>
        </w:r>
      </w:ins>
    </w:p>
    <w:p w14:paraId="5E364E88" w14:textId="34A7B7EA" w:rsidR="00C80F91" w:rsidRPr="0009583E" w:rsidRDefault="00C80F91">
      <w:pPr>
        <w:pStyle w:val="Prrafodelista"/>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ns w:id="1329" w:author="Eduardo Gonzalez" w:date="2018-07-30T10:03:00Z"/>
          <w:rFonts w:asciiTheme="minorHAnsi" w:eastAsia="Times New Roman" w:hAnsiTheme="minorHAnsi" w:cs="Courier New"/>
          <w:color w:val="222222"/>
          <w:lang w:eastAsia="es-ES"/>
          <w:rPrChange w:id="1330" w:author="Heleen Devos" w:date="2018-08-03T00:42:00Z">
            <w:rPr>
              <w:ins w:id="1331" w:author="Eduardo Gonzalez" w:date="2018-07-30T10:03:00Z"/>
              <w:lang w:eastAsia="es-ES"/>
            </w:rPr>
          </w:rPrChange>
        </w:rPr>
        <w:pPrChange w:id="1332" w:author="Heleen Devos" w:date="2018-08-03T00:42: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PrChange>
      </w:pPr>
      <w:ins w:id="1333" w:author="Eduardo Gonzalez" w:date="2018-07-30T10:03:00Z">
        <w:del w:id="1334" w:author="Heleen Devos" w:date="2018-08-03T00:43:00Z">
          <w:r w:rsidRPr="0009583E" w:rsidDel="0009583E">
            <w:rPr>
              <w:rFonts w:asciiTheme="minorHAnsi" w:eastAsia="Times New Roman" w:hAnsiTheme="minorHAnsi" w:cs="Courier New"/>
              <w:color w:val="222222"/>
              <w:lang w:eastAsia="es-ES"/>
              <w:rPrChange w:id="1335" w:author="Heleen Devos" w:date="2018-08-03T00:42:00Z">
                <w:rPr>
                  <w:lang w:eastAsia="es-ES"/>
                </w:rPr>
              </w:rPrChange>
            </w:rPr>
            <w:delText xml:space="preserve">• </w:delText>
          </w:r>
        </w:del>
        <w:r w:rsidRPr="0009583E">
          <w:rPr>
            <w:rFonts w:asciiTheme="minorHAnsi" w:eastAsia="Times New Roman" w:hAnsiTheme="minorHAnsi" w:cs="Courier New"/>
            <w:color w:val="222222"/>
            <w:lang w:eastAsia="es-ES"/>
            <w:rPrChange w:id="1336" w:author="Heleen Devos" w:date="2018-08-03T00:42:00Z">
              <w:rPr>
                <w:lang w:eastAsia="es-ES"/>
              </w:rPr>
            </w:rPrChange>
          </w:rPr>
          <w:t>Oportunidades de networking con fundadores, inversores y otros participantes de la región.</w:t>
        </w:r>
      </w:ins>
    </w:p>
    <w:p w14:paraId="646F986E" w14:textId="77777777" w:rsidR="00C80F91" w:rsidRPr="005B666B" w:rsidRDefault="00C80F91"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337" w:author="Eduardo Gonzalez" w:date="2018-07-30T10:03:00Z"/>
          <w:rFonts w:asciiTheme="minorHAnsi" w:eastAsia="Times New Roman" w:hAnsiTheme="minorHAnsi" w:cs="Courier New"/>
          <w:color w:val="222222"/>
          <w:lang w:eastAsia="es-ES"/>
        </w:rPr>
      </w:pPr>
    </w:p>
    <w:p w14:paraId="2837AC86" w14:textId="77777777" w:rsidR="00C80F91" w:rsidRPr="005B666B" w:rsidRDefault="00C80F91"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338" w:author="Eduardo Gonzalez" w:date="2018-07-30T10:03:00Z"/>
          <w:rFonts w:asciiTheme="minorHAnsi" w:eastAsia="Times New Roman" w:hAnsiTheme="minorHAnsi" w:cs="Courier New"/>
          <w:color w:val="222222"/>
          <w:lang w:eastAsia="es-ES"/>
        </w:rPr>
      </w:pPr>
    </w:p>
    <w:p w14:paraId="7AE24E1E" w14:textId="77777777" w:rsidR="00C80F91" w:rsidRPr="005B666B" w:rsidRDefault="00C80F91"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ns w:id="1339" w:author="Eduardo Gonzalez" w:date="2018-07-30T10:03:00Z"/>
          <w:rFonts w:asciiTheme="minorHAnsi" w:eastAsia="Times New Roman" w:hAnsiTheme="minorHAnsi" w:cs="Courier New"/>
          <w:color w:val="222222"/>
          <w:lang w:eastAsia="es-ES"/>
        </w:rPr>
      </w:pPr>
      <w:ins w:id="1340" w:author="Eduardo Gonzalez" w:date="2018-07-30T10:03:00Z">
        <w:r w:rsidRPr="005B666B">
          <w:rPr>
            <w:rFonts w:asciiTheme="minorHAnsi" w:eastAsia="Times New Roman" w:hAnsiTheme="minorHAnsi" w:cs="Courier New"/>
            <w:color w:val="222222"/>
            <w:lang w:eastAsia="es-ES"/>
          </w:rPr>
          <w:lastRenderedPageBreak/>
          <w:t xml:space="preserve">Nuestro estándar de </w:t>
        </w:r>
        <w:r>
          <w:rPr>
            <w:rFonts w:asciiTheme="minorHAnsi" w:eastAsia="Times New Roman" w:hAnsiTheme="minorHAnsi" w:cs="Courier New"/>
            <w:color w:val="222222"/>
            <w:lang w:eastAsia="es-ES"/>
          </w:rPr>
          <w:t xml:space="preserve">campaña </w:t>
        </w:r>
        <w:r w:rsidRPr="00A879E9">
          <w:rPr>
            <w:rFonts w:asciiTheme="minorHAnsi" w:eastAsia="Times New Roman" w:hAnsiTheme="minorHAnsi" w:cs="Courier New"/>
            <w:color w:val="222222"/>
            <w:lang w:eastAsia="es-ES"/>
          </w:rPr>
          <w:t>exito</w:t>
        </w:r>
        <w:r>
          <w:rPr>
            <w:rFonts w:asciiTheme="minorHAnsi" w:eastAsia="Times New Roman" w:hAnsiTheme="minorHAnsi" w:cs="Courier New"/>
            <w:color w:val="222222"/>
            <w:lang w:eastAsia="es-ES"/>
          </w:rPr>
          <w:t>sa</w:t>
        </w:r>
        <w:r w:rsidRPr="005B666B">
          <w:rPr>
            <w:rFonts w:asciiTheme="minorHAnsi" w:eastAsia="Times New Roman" w:hAnsiTheme="minorHAnsi" w:cs="Courier New"/>
            <w:color w:val="222222"/>
            <w:lang w:eastAsia="es-ES"/>
          </w:rPr>
          <w:t xml:space="preserve"> es definido como aquel que ha entregado las recompensas prometidas a todos sus inversores. En </w:t>
        </w:r>
        <w:r>
          <w:rPr>
            <w:rFonts w:asciiTheme="minorHAnsi" w:eastAsia="Times New Roman" w:hAnsiTheme="minorHAnsi" w:cs="Courier New"/>
            <w:color w:val="222222"/>
            <w:lang w:eastAsia="es-ES"/>
          </w:rPr>
          <w:t>ErgonLatam</w:t>
        </w:r>
        <w:r w:rsidRPr="005B666B">
          <w:rPr>
            <w:rFonts w:asciiTheme="minorHAnsi" w:eastAsia="Times New Roman" w:hAnsiTheme="minorHAnsi" w:cs="Courier New"/>
            <w:color w:val="222222"/>
            <w:lang w:eastAsia="es-ES"/>
          </w:rPr>
          <w:t xml:space="preserve"> estamos interesados en ayudar a las personas a construir su negocio</w:t>
        </w:r>
        <w:r>
          <w:rPr>
            <w:rFonts w:asciiTheme="minorHAnsi" w:eastAsia="Times New Roman" w:hAnsiTheme="minorHAnsi" w:cs="Courier New"/>
            <w:color w:val="222222"/>
            <w:lang w:eastAsia="es-ES"/>
          </w:rPr>
          <w:t xml:space="preserve"> y maximizar la inversión de su dinero. </w:t>
        </w:r>
      </w:ins>
    </w:p>
    <w:p w14:paraId="56DBD300" w14:textId="77777777" w:rsidR="00C80F91" w:rsidRPr="005B666B" w:rsidRDefault="00C80F91"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ns w:id="1341" w:author="Eduardo Gonzalez" w:date="2018-07-30T10:03:00Z"/>
          <w:rFonts w:asciiTheme="minorHAnsi" w:eastAsia="Times New Roman" w:hAnsiTheme="minorHAnsi" w:cs="Courier New"/>
          <w:color w:val="222222"/>
          <w:lang w:eastAsia="es-ES"/>
        </w:rPr>
      </w:pPr>
    </w:p>
    <w:p w14:paraId="4A3A9BD0" w14:textId="77777777" w:rsidR="00C80F91" w:rsidRPr="00E50BEE" w:rsidRDefault="00C80F91" w:rsidP="00C80F91">
      <w:pPr>
        <w:pStyle w:val="HTMLconformatoprevio"/>
        <w:jc w:val="both"/>
        <w:rPr>
          <w:ins w:id="1342" w:author="Eduardo Gonzalez" w:date="2018-07-30T10:03:00Z"/>
        </w:rPr>
      </w:pPr>
      <w:ins w:id="1343" w:author="Eduardo Gonzalez" w:date="2018-07-30T10:03:00Z">
        <w:r w:rsidRPr="005B666B">
          <w:rPr>
            <w:rFonts w:asciiTheme="minorHAnsi" w:hAnsiTheme="minorHAnsi"/>
            <w:color w:val="222222"/>
            <w:sz w:val="22"/>
            <w:szCs w:val="22"/>
          </w:rPr>
          <w:t xml:space="preserve">Además del marketing directo del proyecto y el gasto de tercerización externa, los honorarios de </w:t>
        </w:r>
        <w:r>
          <w:rPr>
            <w:rFonts w:asciiTheme="minorHAnsi" w:hAnsiTheme="minorHAnsi"/>
            <w:color w:val="222222"/>
            <w:sz w:val="22"/>
            <w:szCs w:val="22"/>
          </w:rPr>
          <w:t>ErgonLatam</w:t>
        </w:r>
        <w:r w:rsidRPr="005B666B">
          <w:rPr>
            <w:rFonts w:asciiTheme="minorHAnsi" w:hAnsiTheme="minorHAnsi"/>
            <w:color w:val="222222"/>
            <w:sz w:val="22"/>
            <w:szCs w:val="22"/>
          </w:rPr>
          <w:t xml:space="preserve"> estarán basados </w:t>
        </w:r>
        <w:r w:rsidRPr="005B666B">
          <w:rPr>
            <w:rFonts w:asciiTheme="minorHAnsi" w:hAnsiTheme="minorHAnsi" w:cs="Cambria Math"/>
            <w:color w:val="222222"/>
            <w:sz w:val="22"/>
            <w:szCs w:val="22"/>
            <w:highlight w:val="yellow"/>
          </w:rPr>
          <w:t>​​</w:t>
        </w:r>
        <w:r w:rsidRPr="005B666B">
          <w:rPr>
            <w:rFonts w:asciiTheme="minorHAnsi" w:hAnsiTheme="minorHAnsi"/>
            <w:color w:val="222222"/>
            <w:sz w:val="22"/>
            <w:szCs w:val="22"/>
          </w:rPr>
          <w:t xml:space="preserve">en porcentajes del capital levantado y comisiones por transacciones realizadas. </w:t>
        </w:r>
      </w:ins>
    </w:p>
    <w:p w14:paraId="25C1DC47" w14:textId="7F380302" w:rsidR="00BB249C" w:rsidRDefault="00BB249C" w:rsidP="00C80F91">
      <w:pPr>
        <w:spacing w:after="0" w:line="360" w:lineRule="auto"/>
        <w:jc w:val="both"/>
        <w:rPr>
          <w:ins w:id="1344" w:author="Bruno Presenti [2]" w:date="2018-08-06T10:56:00Z"/>
          <w:rFonts w:asciiTheme="minorHAnsi" w:hAnsiTheme="minorHAnsi"/>
        </w:rPr>
      </w:pPr>
    </w:p>
    <w:p w14:paraId="4D6C00A8" w14:textId="71F249D9" w:rsidR="00BB249C" w:rsidRDefault="009E410C" w:rsidP="00C80F91">
      <w:pPr>
        <w:spacing w:after="0" w:line="360" w:lineRule="auto"/>
        <w:jc w:val="both"/>
        <w:rPr>
          <w:ins w:id="1345" w:author="Bruno Presenti [2]" w:date="2018-08-06T10:56:00Z"/>
          <w:rFonts w:asciiTheme="minorHAnsi" w:hAnsiTheme="minorHAnsi"/>
        </w:rPr>
      </w:pPr>
      <w:ins w:id="1346" w:author="Eduardo Gonzalez" w:date="2018-08-07T16:30:00Z">
        <w:r>
          <w:rPr>
            <w:rFonts w:asciiTheme="minorHAnsi" w:hAnsiTheme="minorHAnsi"/>
            <w:noProof/>
            <w:rPrChange w:id="1347" w:author="Unknown">
              <w:rPr>
                <w:noProof/>
              </w:rPr>
            </w:rPrChange>
          </w:rPr>
          <w:drawing>
            <wp:anchor distT="0" distB="0" distL="114300" distR="114300" simplePos="0" relativeHeight="251689984" behindDoc="1" locked="0" layoutInCell="1" allowOverlap="1" wp14:anchorId="25055C11" wp14:editId="08DE5320">
              <wp:simplePos x="0" y="0"/>
              <wp:positionH relativeFrom="column">
                <wp:posOffset>667278</wp:posOffset>
              </wp:positionH>
              <wp:positionV relativeFrom="paragraph">
                <wp:posOffset>8890</wp:posOffset>
              </wp:positionV>
              <wp:extent cx="3982085" cy="4563110"/>
              <wp:effectExtent l="0" t="0" r="0" b="8890"/>
              <wp:wrapThrough wrapText="bothSides">
                <wp:wrapPolygon edited="0">
                  <wp:start x="0" y="0"/>
                  <wp:lineTo x="0" y="21552"/>
                  <wp:lineTo x="21493" y="21552"/>
                  <wp:lineTo x="21493"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82085" cy="456311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2345E7FF" w14:textId="78A1CAE9" w:rsidR="00BB249C" w:rsidRPr="005B666B" w:rsidRDefault="00201CFA" w:rsidP="00C80F91">
      <w:pPr>
        <w:spacing w:after="0" w:line="360" w:lineRule="auto"/>
        <w:jc w:val="both"/>
        <w:rPr>
          <w:ins w:id="1348" w:author="Eduardo Gonzalez" w:date="2018-07-30T10:03:00Z"/>
          <w:rFonts w:asciiTheme="minorHAnsi" w:hAnsiTheme="minorHAnsi"/>
        </w:rPr>
      </w:pPr>
      <w:ins w:id="1349" w:author="Bruno Presenti [2]" w:date="2018-08-06T11:26:00Z">
        <w:del w:id="1350" w:author="Eduardo Gonzalez" w:date="2018-08-07T16:30:00Z">
          <w:r w:rsidDel="009E410C">
            <w:rPr>
              <w:rFonts w:asciiTheme="minorHAnsi" w:hAnsiTheme="minorHAnsi"/>
              <w:noProof/>
              <w:rPrChange w:id="1351" w:author="Unknown">
                <w:rPr>
                  <w:noProof/>
                </w:rPr>
              </w:rPrChange>
            </w:rPr>
            <w:drawing>
              <wp:inline distT="0" distB="0" distL="0" distR="0" wp14:anchorId="40930415" wp14:editId="734E98A1">
                <wp:extent cx="4143375" cy="4467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43375" cy="4467225"/>
                        </a:xfrm>
                        <a:prstGeom prst="rect">
                          <a:avLst/>
                        </a:prstGeom>
                        <a:noFill/>
                        <a:ln>
                          <a:noFill/>
                        </a:ln>
                      </pic:spPr>
                    </pic:pic>
                  </a:graphicData>
                </a:graphic>
              </wp:inline>
            </w:drawing>
          </w:r>
        </w:del>
      </w:ins>
    </w:p>
    <w:p w14:paraId="35505952" w14:textId="77777777" w:rsidR="00C80F91" w:rsidRPr="005B666B" w:rsidRDefault="00C80F91" w:rsidP="00C80F91">
      <w:pPr>
        <w:pStyle w:val="Prrafodelista"/>
        <w:numPr>
          <w:ilvl w:val="0"/>
          <w:numId w:val="23"/>
        </w:numPr>
        <w:rPr>
          <w:ins w:id="1352" w:author="Eduardo Gonzalez" w:date="2018-07-30T10:03:00Z"/>
          <w:rFonts w:ascii="Cambria" w:hAnsi="Cambria"/>
          <w:b/>
          <w:u w:val="single"/>
        </w:rPr>
      </w:pPr>
      <w:ins w:id="1353" w:author="Eduardo Gonzalez" w:date="2018-07-30T10:03:00Z">
        <w:r w:rsidRPr="005B666B">
          <w:rPr>
            <w:rFonts w:asciiTheme="minorHAnsi" w:hAnsiTheme="minorHAnsi" w:cs="Courier New"/>
            <w:b/>
            <w:color w:val="000000"/>
            <w:u w:val="single"/>
          </w:rPr>
          <w:br w:type="page"/>
        </w:r>
        <w:r w:rsidRPr="005B666B">
          <w:rPr>
            <w:rFonts w:ascii="Cambria" w:hAnsi="Cambria"/>
            <w:b/>
            <w:u w:val="single"/>
          </w:rPr>
          <w:lastRenderedPageBreak/>
          <w:t xml:space="preserve">PLATAFORMA EXCHANGE: ErgonLatam </w:t>
        </w:r>
      </w:ins>
    </w:p>
    <w:p w14:paraId="667F80CB" w14:textId="77777777" w:rsidR="00C80F91" w:rsidRPr="005B666B" w:rsidRDefault="00C80F91"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354" w:author="Eduardo Gonzalez" w:date="2018-07-30T10:03:00Z"/>
          <w:rFonts w:asciiTheme="minorHAnsi" w:hAnsiTheme="minorHAnsi"/>
        </w:rPr>
      </w:pPr>
    </w:p>
    <w:p w14:paraId="447CDC10" w14:textId="77777777" w:rsidR="00C80F91" w:rsidRPr="0070131F" w:rsidRDefault="00C80F91" w:rsidP="00C80F91">
      <w:pPr>
        <w:pStyle w:val="Prrafodelista"/>
        <w:numPr>
          <w:ilvl w:val="1"/>
          <w:numId w:val="6"/>
        </w:numPr>
        <w:ind w:left="709" w:hanging="283"/>
        <w:rPr>
          <w:ins w:id="1355" w:author="Eduardo Gonzalez" w:date="2018-07-30T10:03:00Z"/>
          <w:rFonts w:ascii="Cambria" w:eastAsia="Times New Roman" w:hAnsi="Cambria" w:cs="Courier New"/>
          <w:b/>
          <w:color w:val="222222"/>
          <w:lang w:eastAsia="es-ES"/>
          <w:rPrChange w:id="1356" w:author="Eduardo Gonzalez" w:date="2018-07-30T15:45:00Z">
            <w:rPr>
              <w:ins w:id="1357" w:author="Eduardo Gonzalez" w:date="2018-07-30T10:03:00Z"/>
              <w:rFonts w:eastAsia="Times New Roman" w:cs="Courier New"/>
              <w:color w:val="222222"/>
              <w:lang w:eastAsia="es-ES"/>
            </w:rPr>
          </w:rPrChange>
        </w:rPr>
      </w:pPr>
      <w:ins w:id="1358" w:author="Eduardo Gonzalez" w:date="2018-07-30T10:03:00Z">
        <w:r w:rsidRPr="0070131F">
          <w:rPr>
            <w:rFonts w:ascii="Cambria" w:hAnsi="Cambria"/>
            <w:b/>
            <w:rPrChange w:id="1359" w:author="Eduardo Gonzalez" w:date="2018-07-30T15:45:00Z">
              <w:rPr>
                <w:rFonts w:asciiTheme="minorHAnsi" w:hAnsiTheme="minorHAnsi"/>
              </w:rPr>
            </w:rPrChange>
          </w:rPr>
          <w:t>Comunidad</w:t>
        </w:r>
        <w:r w:rsidRPr="0070131F">
          <w:rPr>
            <w:rFonts w:ascii="Cambria" w:eastAsia="Times New Roman" w:hAnsi="Cambria" w:cs="Courier New"/>
            <w:b/>
            <w:color w:val="222222"/>
            <w:lang w:eastAsia="es-ES"/>
            <w:rPrChange w:id="1360" w:author="Eduardo Gonzalez" w:date="2018-07-30T15:45:00Z">
              <w:rPr>
                <w:rFonts w:eastAsia="Times New Roman" w:cs="Courier New"/>
                <w:color w:val="222222"/>
                <w:lang w:eastAsia="es-ES"/>
              </w:rPr>
            </w:rPrChange>
          </w:rPr>
          <w:t>: Principal activo</w:t>
        </w:r>
      </w:ins>
    </w:p>
    <w:p w14:paraId="0513365F" w14:textId="77777777" w:rsidR="00C80F91" w:rsidRPr="005B666B" w:rsidRDefault="00C80F91" w:rsidP="00C80F91">
      <w:pPr>
        <w:pStyle w:val="Prrafodelista"/>
        <w:ind w:left="1440"/>
        <w:rPr>
          <w:ins w:id="1361" w:author="Eduardo Gonzalez" w:date="2018-07-30T10:03:00Z"/>
          <w:rFonts w:eastAsia="Times New Roman" w:cs="Courier New"/>
          <w:color w:val="222222"/>
          <w:lang w:eastAsia="es-ES"/>
        </w:rPr>
      </w:pPr>
    </w:p>
    <w:p w14:paraId="4D1984D9" w14:textId="77777777" w:rsidR="00C80F91" w:rsidRPr="005B666B" w:rsidRDefault="00C80F91"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ns w:id="1362" w:author="Eduardo Gonzalez" w:date="2018-07-30T10:03:00Z"/>
          <w:rFonts w:asciiTheme="minorHAnsi" w:eastAsia="Times New Roman" w:hAnsiTheme="minorHAnsi" w:cs="Courier New"/>
          <w:color w:val="222222"/>
          <w:lang w:eastAsia="es-ES"/>
        </w:rPr>
      </w:pPr>
      <w:ins w:id="1363" w:author="Eduardo Gonzalez" w:date="2018-07-30T10:03:00Z">
        <w:r w:rsidRPr="005B666B">
          <w:rPr>
            <w:rFonts w:asciiTheme="minorHAnsi" w:eastAsia="Times New Roman" w:hAnsiTheme="minorHAnsi" w:cs="Courier New"/>
            <w:color w:val="222222"/>
            <w:lang w:eastAsia="es-ES"/>
          </w:rPr>
          <w:t xml:space="preserve">La capacidad de interacción y sinergia generado dentro de la comunidad, enfocado hacia el funcionamiento integrado y los múltiples vínculos </w:t>
        </w:r>
        <w:r>
          <w:rPr>
            <w:rFonts w:asciiTheme="minorHAnsi" w:eastAsia="Times New Roman" w:hAnsiTheme="minorHAnsi" w:cs="Courier New"/>
            <w:color w:val="222222"/>
            <w:lang w:eastAsia="es-ES"/>
          </w:rPr>
          <w:t>como resultado de</w:t>
        </w:r>
        <w:r w:rsidRPr="005B666B">
          <w:rPr>
            <w:rFonts w:asciiTheme="minorHAnsi" w:eastAsia="Times New Roman" w:hAnsiTheme="minorHAnsi" w:cs="Courier New"/>
            <w:color w:val="222222"/>
            <w:lang w:eastAsia="es-ES"/>
          </w:rPr>
          <w:t xml:space="preserve"> la descentralización transforma a un grupo de personas que se relacionan entre sí en </w:t>
        </w:r>
        <w:r w:rsidRPr="005B666B">
          <w:rPr>
            <w:rFonts w:asciiTheme="minorHAnsi" w:eastAsia="Times New Roman" w:hAnsiTheme="minorHAnsi" w:cs="Courier New"/>
            <w:b/>
            <w:color w:val="222222"/>
            <w:lang w:eastAsia="es-ES"/>
          </w:rPr>
          <w:t>“un activo social</w:t>
        </w:r>
        <w:r>
          <w:rPr>
            <w:rFonts w:asciiTheme="minorHAnsi" w:eastAsia="Times New Roman" w:hAnsiTheme="minorHAnsi" w:cs="Courier New"/>
            <w:b/>
            <w:color w:val="222222"/>
            <w:lang w:eastAsia="es-ES"/>
          </w:rPr>
          <w:t xml:space="preserve">, </w:t>
        </w:r>
        <w:r w:rsidRPr="005B666B">
          <w:rPr>
            <w:rFonts w:asciiTheme="minorHAnsi" w:eastAsia="Times New Roman" w:hAnsiTheme="minorHAnsi" w:cs="Courier New"/>
            <w:b/>
            <w:color w:val="222222"/>
            <w:lang w:eastAsia="es-ES"/>
          </w:rPr>
          <w:t>capaz de generar por medio de la asociación colaborativa valor”</w:t>
        </w:r>
        <w:r w:rsidRPr="005B666B">
          <w:rPr>
            <w:rFonts w:asciiTheme="minorHAnsi" w:eastAsia="Times New Roman" w:hAnsiTheme="minorHAnsi" w:cs="Courier New"/>
            <w:color w:val="222222"/>
            <w:lang w:eastAsia="es-ES"/>
          </w:rPr>
          <w:t>.  Sumando además la distribución como otra fuente de aportar equidad a l</w:t>
        </w:r>
        <w:r>
          <w:rPr>
            <w:rFonts w:asciiTheme="minorHAnsi" w:eastAsia="Times New Roman" w:hAnsiTheme="minorHAnsi" w:cs="Courier New"/>
            <w:color w:val="222222"/>
            <w:lang w:eastAsia="es-ES"/>
          </w:rPr>
          <w:t>a participación</w:t>
        </w:r>
        <w:r w:rsidRPr="005B666B">
          <w:rPr>
            <w:rFonts w:asciiTheme="minorHAnsi" w:eastAsia="Times New Roman" w:hAnsiTheme="minorHAnsi" w:cs="Courier New"/>
            <w:color w:val="222222"/>
            <w:lang w:eastAsia="es-ES"/>
          </w:rPr>
          <w:t xml:space="preserve"> consolida este compromiso y confianza en el aporte individual un potencial firme de transformación continua en pos de un crecimiento sustentable en el largo plazo.</w:t>
        </w:r>
      </w:ins>
    </w:p>
    <w:p w14:paraId="670A445C" w14:textId="77777777" w:rsidR="00C80F91" w:rsidRPr="005B666B" w:rsidRDefault="00C80F91"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ns w:id="1364" w:author="Eduardo Gonzalez" w:date="2018-07-30T10:03:00Z"/>
          <w:rFonts w:asciiTheme="minorHAnsi" w:eastAsia="Times New Roman" w:hAnsiTheme="minorHAnsi" w:cs="Courier New"/>
          <w:color w:val="222222"/>
          <w:lang w:eastAsia="es-ES"/>
        </w:rPr>
      </w:pPr>
    </w:p>
    <w:p w14:paraId="0FED5ADC" w14:textId="77777777" w:rsidR="00C80F91" w:rsidRPr="005B666B" w:rsidRDefault="00C80F91"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ns w:id="1365" w:author="Eduardo Gonzalez" w:date="2018-07-30T10:03:00Z"/>
          <w:rFonts w:asciiTheme="minorHAnsi" w:eastAsia="Times New Roman" w:hAnsiTheme="minorHAnsi" w:cs="Courier New"/>
          <w:color w:val="222222"/>
          <w:lang w:eastAsia="es-ES"/>
        </w:rPr>
      </w:pPr>
      <w:ins w:id="1366" w:author="Eduardo Gonzalez" w:date="2018-07-30T10:03:00Z">
        <w:r w:rsidRPr="005B666B">
          <w:rPr>
            <w:rFonts w:asciiTheme="minorHAnsi" w:eastAsia="Times New Roman" w:hAnsiTheme="minorHAnsi" w:cs="Courier New"/>
            <w:color w:val="222222"/>
            <w:lang w:eastAsia="es-ES"/>
          </w:rPr>
          <w:t xml:space="preserve">El establecer nuevos precedentes en cuanto a la transformación que se </w:t>
        </w:r>
        <w:r>
          <w:rPr>
            <w:rFonts w:asciiTheme="minorHAnsi" w:eastAsia="Times New Roman" w:hAnsiTheme="minorHAnsi" w:cs="Courier New"/>
            <w:color w:val="222222"/>
            <w:lang w:eastAsia="es-ES"/>
          </w:rPr>
          <w:t xml:space="preserve">vive </w:t>
        </w:r>
        <w:r w:rsidRPr="005B666B">
          <w:rPr>
            <w:rFonts w:asciiTheme="minorHAnsi" w:eastAsia="Times New Roman" w:hAnsiTheme="minorHAnsi" w:cs="Courier New"/>
            <w:color w:val="222222"/>
            <w:lang w:eastAsia="es-ES"/>
          </w:rPr>
          <w:t>día tras día, la eliminación de las barreras geográficas y la posibilidad de interactuar en comunidades descentralizadas obliga a innovar en temas tan sensibles como la distribución y la rentabilidad.</w:t>
        </w:r>
      </w:ins>
    </w:p>
    <w:p w14:paraId="1FC370CE" w14:textId="4E3CEFD8" w:rsidR="00C80F91" w:rsidRPr="005B666B" w:rsidRDefault="00C80F91"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ns w:id="1367" w:author="Eduardo Gonzalez" w:date="2018-07-30T10:03:00Z"/>
          <w:rFonts w:asciiTheme="minorHAnsi" w:eastAsia="Times New Roman" w:hAnsiTheme="minorHAnsi" w:cs="Courier New"/>
          <w:color w:val="222222"/>
          <w:lang w:eastAsia="es-ES"/>
        </w:rPr>
      </w:pPr>
    </w:p>
    <w:p w14:paraId="27CB623C" w14:textId="0BB2DB43" w:rsidR="00C80F91" w:rsidRPr="005B666B" w:rsidRDefault="003F4394"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ns w:id="1368" w:author="Eduardo Gonzalez" w:date="2018-07-30T10:03:00Z"/>
          <w:rFonts w:asciiTheme="minorHAnsi" w:eastAsia="Times New Roman" w:hAnsiTheme="minorHAnsi" w:cs="Courier New"/>
          <w:color w:val="222222"/>
          <w:lang w:eastAsia="es-ES"/>
        </w:rPr>
      </w:pPr>
      <w:ins w:id="1369" w:author="Eduardo Gonzalez" w:date="2018-08-07T17:18:00Z">
        <w:r>
          <w:rPr>
            <w:rFonts w:asciiTheme="minorHAnsi" w:eastAsia="Times New Roman" w:hAnsiTheme="minorHAnsi" w:cs="Courier New"/>
            <w:noProof/>
            <w:color w:val="222222"/>
            <w:rPrChange w:id="1370" w:author="Unknown">
              <w:rPr>
                <w:noProof/>
              </w:rPr>
            </w:rPrChange>
          </w:rPr>
          <w:drawing>
            <wp:anchor distT="0" distB="0" distL="114300" distR="114300" simplePos="0" relativeHeight="251691008" behindDoc="1" locked="0" layoutInCell="1" allowOverlap="1" wp14:anchorId="0A04B7E0" wp14:editId="3589FB51">
              <wp:simplePos x="0" y="0"/>
              <wp:positionH relativeFrom="column">
                <wp:posOffset>1058238</wp:posOffset>
              </wp:positionH>
              <wp:positionV relativeFrom="paragraph">
                <wp:posOffset>163830</wp:posOffset>
              </wp:positionV>
              <wp:extent cx="4142740" cy="4514215"/>
              <wp:effectExtent l="0" t="0" r="0" b="635"/>
              <wp:wrapThrough wrapText="bothSides">
                <wp:wrapPolygon edited="0">
                  <wp:start x="0" y="0"/>
                  <wp:lineTo x="0" y="21512"/>
                  <wp:lineTo x="21454" y="21512"/>
                  <wp:lineTo x="21454"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2740" cy="4514215"/>
                      </a:xfrm>
                      <a:prstGeom prst="rect">
                        <a:avLst/>
                      </a:prstGeom>
                      <a:noFill/>
                      <a:ln>
                        <a:noFill/>
                      </a:ln>
                    </pic:spPr>
                  </pic:pic>
                </a:graphicData>
              </a:graphic>
              <wp14:sizeRelH relativeFrom="page">
                <wp14:pctWidth>0</wp14:pctWidth>
              </wp14:sizeRelH>
              <wp14:sizeRelV relativeFrom="page">
                <wp14:pctHeight>0</wp14:pctHeight>
              </wp14:sizeRelV>
            </wp:anchor>
          </w:drawing>
        </w:r>
      </w:ins>
      <w:ins w:id="1371" w:author="Eduardo Gonzalez" w:date="2018-07-30T10:03:00Z">
        <w:r w:rsidR="00C80F91" w:rsidRPr="005B666B">
          <w:rPr>
            <w:rFonts w:asciiTheme="minorHAnsi" w:eastAsia="Times New Roman" w:hAnsiTheme="minorHAnsi" w:cs="Courier New"/>
            <w:color w:val="222222"/>
            <w:lang w:eastAsia="es-ES"/>
          </w:rPr>
          <w:t xml:space="preserve">. </w:t>
        </w:r>
      </w:ins>
    </w:p>
    <w:p w14:paraId="408451A4" w14:textId="17FB05F1" w:rsidR="00C80F91" w:rsidRDefault="00C80F91" w:rsidP="00C80F91">
      <w:pPr>
        <w:autoSpaceDE w:val="0"/>
        <w:autoSpaceDN w:val="0"/>
        <w:adjustRightInd w:val="0"/>
        <w:spacing w:after="0" w:line="240" w:lineRule="auto"/>
        <w:jc w:val="both"/>
        <w:rPr>
          <w:ins w:id="1372" w:author="Eduardo Gonzalez" w:date="2018-08-07T17:14:00Z"/>
          <w:rFonts w:asciiTheme="minorHAnsi" w:eastAsia="Times New Roman" w:hAnsiTheme="minorHAnsi" w:cs="Courier New"/>
          <w:color w:val="222222"/>
          <w:lang w:eastAsia="es-ES"/>
        </w:rPr>
      </w:pPr>
    </w:p>
    <w:p w14:paraId="761C3846" w14:textId="31A2BF0F" w:rsidR="00AD498A" w:rsidRDefault="00AD498A" w:rsidP="00C80F91">
      <w:pPr>
        <w:autoSpaceDE w:val="0"/>
        <w:autoSpaceDN w:val="0"/>
        <w:adjustRightInd w:val="0"/>
        <w:spacing w:after="0" w:line="240" w:lineRule="auto"/>
        <w:jc w:val="both"/>
        <w:rPr>
          <w:ins w:id="1373" w:author="Eduardo Gonzalez" w:date="2018-08-07T17:14:00Z"/>
          <w:rFonts w:asciiTheme="minorHAnsi" w:eastAsia="Times New Roman" w:hAnsiTheme="minorHAnsi" w:cs="Courier New"/>
          <w:color w:val="222222"/>
          <w:lang w:eastAsia="es-ES"/>
        </w:rPr>
      </w:pPr>
    </w:p>
    <w:p w14:paraId="1C0BF7BD" w14:textId="11D42209" w:rsidR="00AD498A" w:rsidRDefault="00AD498A" w:rsidP="00C80F91">
      <w:pPr>
        <w:autoSpaceDE w:val="0"/>
        <w:autoSpaceDN w:val="0"/>
        <w:adjustRightInd w:val="0"/>
        <w:spacing w:after="0" w:line="240" w:lineRule="auto"/>
        <w:jc w:val="both"/>
        <w:rPr>
          <w:ins w:id="1374" w:author="Eduardo Gonzalez" w:date="2018-08-07T17:14:00Z"/>
          <w:rFonts w:asciiTheme="minorHAnsi" w:eastAsia="Times New Roman" w:hAnsiTheme="minorHAnsi" w:cs="Courier New"/>
          <w:color w:val="222222"/>
          <w:lang w:eastAsia="es-ES"/>
        </w:rPr>
      </w:pPr>
    </w:p>
    <w:p w14:paraId="122BCC61" w14:textId="673E16C1" w:rsidR="00AD498A" w:rsidRDefault="00AD498A" w:rsidP="00C80F91">
      <w:pPr>
        <w:autoSpaceDE w:val="0"/>
        <w:autoSpaceDN w:val="0"/>
        <w:adjustRightInd w:val="0"/>
        <w:spacing w:after="0" w:line="240" w:lineRule="auto"/>
        <w:jc w:val="both"/>
        <w:rPr>
          <w:ins w:id="1375" w:author="Eduardo Gonzalez" w:date="2018-08-07T17:15:00Z"/>
          <w:rFonts w:asciiTheme="minorHAnsi" w:eastAsia="Times New Roman" w:hAnsiTheme="minorHAnsi" w:cs="Courier New"/>
          <w:color w:val="222222"/>
          <w:lang w:eastAsia="es-ES"/>
        </w:rPr>
      </w:pPr>
    </w:p>
    <w:p w14:paraId="354C59FD" w14:textId="77777777" w:rsidR="00AD498A" w:rsidRDefault="00AD498A" w:rsidP="00C80F91">
      <w:pPr>
        <w:autoSpaceDE w:val="0"/>
        <w:autoSpaceDN w:val="0"/>
        <w:adjustRightInd w:val="0"/>
        <w:spacing w:after="0" w:line="240" w:lineRule="auto"/>
        <w:jc w:val="both"/>
        <w:rPr>
          <w:ins w:id="1376" w:author="Eduardo Gonzalez" w:date="2018-08-07T17:15:00Z"/>
          <w:rFonts w:asciiTheme="minorHAnsi" w:eastAsia="Times New Roman" w:hAnsiTheme="minorHAnsi" w:cs="Courier New"/>
          <w:color w:val="222222"/>
          <w:lang w:eastAsia="es-ES"/>
        </w:rPr>
      </w:pPr>
    </w:p>
    <w:p w14:paraId="4D2513F4" w14:textId="77777777" w:rsidR="00AD498A" w:rsidRDefault="00AD498A" w:rsidP="00C80F91">
      <w:pPr>
        <w:autoSpaceDE w:val="0"/>
        <w:autoSpaceDN w:val="0"/>
        <w:adjustRightInd w:val="0"/>
        <w:spacing w:after="0" w:line="240" w:lineRule="auto"/>
        <w:jc w:val="both"/>
        <w:rPr>
          <w:ins w:id="1377" w:author="Eduardo Gonzalez" w:date="2018-08-07T17:15:00Z"/>
          <w:rFonts w:asciiTheme="minorHAnsi" w:eastAsia="Times New Roman" w:hAnsiTheme="minorHAnsi" w:cs="Courier New"/>
          <w:color w:val="222222"/>
          <w:lang w:eastAsia="es-ES"/>
        </w:rPr>
      </w:pPr>
    </w:p>
    <w:p w14:paraId="227B57B3" w14:textId="77777777" w:rsidR="00AD498A" w:rsidRDefault="00AD498A" w:rsidP="00C80F91">
      <w:pPr>
        <w:autoSpaceDE w:val="0"/>
        <w:autoSpaceDN w:val="0"/>
        <w:adjustRightInd w:val="0"/>
        <w:spacing w:after="0" w:line="240" w:lineRule="auto"/>
        <w:jc w:val="both"/>
        <w:rPr>
          <w:ins w:id="1378" w:author="Eduardo Gonzalez" w:date="2018-08-07T17:15:00Z"/>
          <w:rFonts w:asciiTheme="minorHAnsi" w:eastAsia="Times New Roman" w:hAnsiTheme="minorHAnsi" w:cs="Courier New"/>
          <w:color w:val="222222"/>
          <w:lang w:eastAsia="es-ES"/>
        </w:rPr>
      </w:pPr>
    </w:p>
    <w:p w14:paraId="70E0429E" w14:textId="77777777" w:rsidR="00AD498A" w:rsidRDefault="00AD498A" w:rsidP="00C80F91">
      <w:pPr>
        <w:autoSpaceDE w:val="0"/>
        <w:autoSpaceDN w:val="0"/>
        <w:adjustRightInd w:val="0"/>
        <w:spacing w:after="0" w:line="240" w:lineRule="auto"/>
        <w:jc w:val="both"/>
        <w:rPr>
          <w:ins w:id="1379" w:author="Eduardo Gonzalez" w:date="2018-08-07T17:15:00Z"/>
          <w:rFonts w:asciiTheme="minorHAnsi" w:eastAsia="Times New Roman" w:hAnsiTheme="minorHAnsi" w:cs="Courier New"/>
          <w:color w:val="222222"/>
          <w:lang w:eastAsia="es-ES"/>
        </w:rPr>
      </w:pPr>
    </w:p>
    <w:p w14:paraId="6668AA5F" w14:textId="77777777" w:rsidR="00AD498A" w:rsidRDefault="00AD498A" w:rsidP="00C80F91">
      <w:pPr>
        <w:autoSpaceDE w:val="0"/>
        <w:autoSpaceDN w:val="0"/>
        <w:adjustRightInd w:val="0"/>
        <w:spacing w:after="0" w:line="240" w:lineRule="auto"/>
        <w:jc w:val="both"/>
        <w:rPr>
          <w:ins w:id="1380" w:author="Eduardo Gonzalez" w:date="2018-08-07T17:15:00Z"/>
          <w:rFonts w:asciiTheme="minorHAnsi" w:eastAsia="Times New Roman" w:hAnsiTheme="minorHAnsi" w:cs="Courier New"/>
          <w:color w:val="222222"/>
          <w:lang w:eastAsia="es-ES"/>
        </w:rPr>
      </w:pPr>
    </w:p>
    <w:p w14:paraId="585CEBD5" w14:textId="77777777" w:rsidR="00AD498A" w:rsidRDefault="00AD498A" w:rsidP="00C80F91">
      <w:pPr>
        <w:autoSpaceDE w:val="0"/>
        <w:autoSpaceDN w:val="0"/>
        <w:adjustRightInd w:val="0"/>
        <w:spacing w:after="0" w:line="240" w:lineRule="auto"/>
        <w:jc w:val="both"/>
        <w:rPr>
          <w:ins w:id="1381" w:author="Eduardo Gonzalez" w:date="2018-08-07T17:15:00Z"/>
          <w:rFonts w:asciiTheme="minorHAnsi" w:eastAsia="Times New Roman" w:hAnsiTheme="minorHAnsi" w:cs="Courier New"/>
          <w:color w:val="222222"/>
          <w:lang w:eastAsia="es-ES"/>
        </w:rPr>
      </w:pPr>
    </w:p>
    <w:p w14:paraId="7FD024BD" w14:textId="77777777" w:rsidR="00AD498A" w:rsidRDefault="00AD498A" w:rsidP="00C80F91">
      <w:pPr>
        <w:autoSpaceDE w:val="0"/>
        <w:autoSpaceDN w:val="0"/>
        <w:adjustRightInd w:val="0"/>
        <w:spacing w:after="0" w:line="240" w:lineRule="auto"/>
        <w:jc w:val="both"/>
        <w:rPr>
          <w:ins w:id="1382" w:author="Eduardo Gonzalez" w:date="2018-08-07T17:15:00Z"/>
          <w:rFonts w:asciiTheme="minorHAnsi" w:eastAsia="Times New Roman" w:hAnsiTheme="minorHAnsi" w:cs="Courier New"/>
          <w:color w:val="222222"/>
          <w:lang w:eastAsia="es-ES"/>
        </w:rPr>
      </w:pPr>
    </w:p>
    <w:p w14:paraId="6F1E691C" w14:textId="77777777" w:rsidR="00AD498A" w:rsidRDefault="00AD498A" w:rsidP="00C80F91">
      <w:pPr>
        <w:autoSpaceDE w:val="0"/>
        <w:autoSpaceDN w:val="0"/>
        <w:adjustRightInd w:val="0"/>
        <w:spacing w:after="0" w:line="240" w:lineRule="auto"/>
        <w:jc w:val="both"/>
        <w:rPr>
          <w:ins w:id="1383" w:author="Eduardo Gonzalez" w:date="2018-08-07T17:15:00Z"/>
          <w:rFonts w:asciiTheme="minorHAnsi" w:eastAsia="Times New Roman" w:hAnsiTheme="minorHAnsi" w:cs="Courier New"/>
          <w:color w:val="222222"/>
          <w:lang w:eastAsia="es-ES"/>
        </w:rPr>
      </w:pPr>
    </w:p>
    <w:p w14:paraId="7CB33A26" w14:textId="77777777" w:rsidR="00AD498A" w:rsidRDefault="00AD498A" w:rsidP="00C80F91">
      <w:pPr>
        <w:autoSpaceDE w:val="0"/>
        <w:autoSpaceDN w:val="0"/>
        <w:adjustRightInd w:val="0"/>
        <w:spacing w:after="0" w:line="240" w:lineRule="auto"/>
        <w:jc w:val="both"/>
        <w:rPr>
          <w:ins w:id="1384" w:author="Eduardo Gonzalez" w:date="2018-08-07T17:15:00Z"/>
          <w:rFonts w:asciiTheme="minorHAnsi" w:eastAsia="Times New Roman" w:hAnsiTheme="minorHAnsi" w:cs="Courier New"/>
          <w:color w:val="222222"/>
          <w:lang w:eastAsia="es-ES"/>
        </w:rPr>
      </w:pPr>
    </w:p>
    <w:p w14:paraId="02CAC210" w14:textId="77777777" w:rsidR="00AD498A" w:rsidRDefault="00AD498A" w:rsidP="00C80F91">
      <w:pPr>
        <w:autoSpaceDE w:val="0"/>
        <w:autoSpaceDN w:val="0"/>
        <w:adjustRightInd w:val="0"/>
        <w:spacing w:after="0" w:line="240" w:lineRule="auto"/>
        <w:jc w:val="both"/>
        <w:rPr>
          <w:ins w:id="1385" w:author="Eduardo Gonzalez" w:date="2018-08-07T17:15:00Z"/>
          <w:rFonts w:asciiTheme="minorHAnsi" w:eastAsia="Times New Roman" w:hAnsiTheme="minorHAnsi" w:cs="Courier New"/>
          <w:color w:val="222222"/>
          <w:lang w:eastAsia="es-ES"/>
        </w:rPr>
      </w:pPr>
    </w:p>
    <w:p w14:paraId="378395D6" w14:textId="77777777" w:rsidR="00AD498A" w:rsidRDefault="00AD498A" w:rsidP="00C80F91">
      <w:pPr>
        <w:autoSpaceDE w:val="0"/>
        <w:autoSpaceDN w:val="0"/>
        <w:adjustRightInd w:val="0"/>
        <w:spacing w:after="0" w:line="240" w:lineRule="auto"/>
        <w:jc w:val="both"/>
        <w:rPr>
          <w:ins w:id="1386" w:author="Eduardo Gonzalez" w:date="2018-08-07T17:15:00Z"/>
          <w:rFonts w:asciiTheme="minorHAnsi" w:eastAsia="Times New Roman" w:hAnsiTheme="minorHAnsi" w:cs="Courier New"/>
          <w:color w:val="222222"/>
          <w:lang w:eastAsia="es-ES"/>
        </w:rPr>
      </w:pPr>
    </w:p>
    <w:p w14:paraId="4E180B29" w14:textId="77777777" w:rsidR="00AD498A" w:rsidRDefault="00AD498A" w:rsidP="00C80F91">
      <w:pPr>
        <w:autoSpaceDE w:val="0"/>
        <w:autoSpaceDN w:val="0"/>
        <w:adjustRightInd w:val="0"/>
        <w:spacing w:after="0" w:line="240" w:lineRule="auto"/>
        <w:jc w:val="both"/>
        <w:rPr>
          <w:ins w:id="1387" w:author="Eduardo Gonzalez" w:date="2018-08-07T17:15:00Z"/>
          <w:rFonts w:asciiTheme="minorHAnsi" w:eastAsia="Times New Roman" w:hAnsiTheme="minorHAnsi" w:cs="Courier New"/>
          <w:color w:val="222222"/>
          <w:lang w:eastAsia="es-ES"/>
        </w:rPr>
      </w:pPr>
    </w:p>
    <w:p w14:paraId="0B70FB44" w14:textId="77777777" w:rsidR="00AD498A" w:rsidRDefault="00AD498A" w:rsidP="00C80F91">
      <w:pPr>
        <w:autoSpaceDE w:val="0"/>
        <w:autoSpaceDN w:val="0"/>
        <w:adjustRightInd w:val="0"/>
        <w:spacing w:after="0" w:line="240" w:lineRule="auto"/>
        <w:jc w:val="both"/>
        <w:rPr>
          <w:ins w:id="1388" w:author="Eduardo Gonzalez" w:date="2018-08-07T17:17:00Z"/>
          <w:rFonts w:asciiTheme="minorHAnsi" w:eastAsia="Times New Roman" w:hAnsiTheme="minorHAnsi" w:cs="Courier New"/>
          <w:color w:val="222222"/>
          <w:lang w:eastAsia="es-ES"/>
        </w:rPr>
      </w:pPr>
    </w:p>
    <w:p w14:paraId="2BFAFCEE" w14:textId="77777777" w:rsidR="003F4394" w:rsidRDefault="003F4394" w:rsidP="00C80F91">
      <w:pPr>
        <w:autoSpaceDE w:val="0"/>
        <w:autoSpaceDN w:val="0"/>
        <w:adjustRightInd w:val="0"/>
        <w:spacing w:after="0" w:line="240" w:lineRule="auto"/>
        <w:jc w:val="both"/>
        <w:rPr>
          <w:ins w:id="1389" w:author="Eduardo Gonzalez" w:date="2018-08-07T17:17:00Z"/>
          <w:rFonts w:asciiTheme="minorHAnsi" w:eastAsia="Times New Roman" w:hAnsiTheme="minorHAnsi" w:cs="Courier New"/>
          <w:color w:val="222222"/>
          <w:lang w:eastAsia="es-ES"/>
        </w:rPr>
      </w:pPr>
    </w:p>
    <w:p w14:paraId="56C609C8" w14:textId="77777777" w:rsidR="003F4394" w:rsidRDefault="003F4394" w:rsidP="00C80F91">
      <w:pPr>
        <w:autoSpaceDE w:val="0"/>
        <w:autoSpaceDN w:val="0"/>
        <w:adjustRightInd w:val="0"/>
        <w:spacing w:after="0" w:line="240" w:lineRule="auto"/>
        <w:jc w:val="both"/>
        <w:rPr>
          <w:ins w:id="1390" w:author="Eduardo Gonzalez" w:date="2018-08-07T17:17:00Z"/>
          <w:rFonts w:asciiTheme="minorHAnsi" w:eastAsia="Times New Roman" w:hAnsiTheme="minorHAnsi" w:cs="Courier New"/>
          <w:color w:val="222222"/>
          <w:lang w:eastAsia="es-ES"/>
        </w:rPr>
      </w:pPr>
    </w:p>
    <w:p w14:paraId="067216E6" w14:textId="77777777" w:rsidR="003F4394" w:rsidRDefault="003F4394" w:rsidP="00C80F91">
      <w:pPr>
        <w:autoSpaceDE w:val="0"/>
        <w:autoSpaceDN w:val="0"/>
        <w:adjustRightInd w:val="0"/>
        <w:spacing w:after="0" w:line="240" w:lineRule="auto"/>
        <w:jc w:val="both"/>
        <w:rPr>
          <w:ins w:id="1391" w:author="Eduardo Gonzalez" w:date="2018-08-07T17:17:00Z"/>
          <w:rFonts w:asciiTheme="minorHAnsi" w:eastAsia="Times New Roman" w:hAnsiTheme="minorHAnsi" w:cs="Courier New"/>
          <w:color w:val="222222"/>
          <w:lang w:eastAsia="es-ES"/>
        </w:rPr>
      </w:pPr>
    </w:p>
    <w:p w14:paraId="61E535D7" w14:textId="77777777" w:rsidR="003F4394" w:rsidRDefault="003F4394" w:rsidP="00C80F91">
      <w:pPr>
        <w:autoSpaceDE w:val="0"/>
        <w:autoSpaceDN w:val="0"/>
        <w:adjustRightInd w:val="0"/>
        <w:spacing w:after="0" w:line="240" w:lineRule="auto"/>
        <w:jc w:val="both"/>
        <w:rPr>
          <w:ins w:id="1392" w:author="Eduardo Gonzalez" w:date="2018-08-07T17:17:00Z"/>
          <w:rFonts w:asciiTheme="minorHAnsi" w:eastAsia="Times New Roman" w:hAnsiTheme="minorHAnsi" w:cs="Courier New"/>
          <w:color w:val="222222"/>
          <w:lang w:eastAsia="es-ES"/>
        </w:rPr>
      </w:pPr>
    </w:p>
    <w:p w14:paraId="314F7377" w14:textId="77777777" w:rsidR="003F4394" w:rsidRDefault="003F4394" w:rsidP="00C80F91">
      <w:pPr>
        <w:autoSpaceDE w:val="0"/>
        <w:autoSpaceDN w:val="0"/>
        <w:adjustRightInd w:val="0"/>
        <w:spacing w:after="0" w:line="240" w:lineRule="auto"/>
        <w:jc w:val="both"/>
        <w:rPr>
          <w:ins w:id="1393" w:author="Eduardo Gonzalez" w:date="2018-08-07T17:15:00Z"/>
          <w:rFonts w:asciiTheme="minorHAnsi" w:eastAsia="Times New Roman" w:hAnsiTheme="minorHAnsi" w:cs="Courier New"/>
          <w:color w:val="222222"/>
          <w:lang w:eastAsia="es-ES"/>
        </w:rPr>
      </w:pPr>
    </w:p>
    <w:p w14:paraId="78B7B7C8" w14:textId="77777777" w:rsidR="00AD498A" w:rsidRDefault="00AD498A" w:rsidP="00C80F91">
      <w:pPr>
        <w:autoSpaceDE w:val="0"/>
        <w:autoSpaceDN w:val="0"/>
        <w:adjustRightInd w:val="0"/>
        <w:spacing w:after="0" w:line="240" w:lineRule="auto"/>
        <w:jc w:val="both"/>
        <w:rPr>
          <w:ins w:id="1394" w:author="Eduardo Gonzalez" w:date="2018-08-07T17:15:00Z"/>
          <w:rFonts w:asciiTheme="minorHAnsi" w:eastAsia="Times New Roman" w:hAnsiTheme="minorHAnsi" w:cs="Courier New"/>
          <w:color w:val="222222"/>
          <w:lang w:eastAsia="es-ES"/>
        </w:rPr>
      </w:pPr>
    </w:p>
    <w:p w14:paraId="3B127D13" w14:textId="77777777" w:rsidR="00AD498A" w:rsidRDefault="00AD498A" w:rsidP="00C80F91">
      <w:pPr>
        <w:autoSpaceDE w:val="0"/>
        <w:autoSpaceDN w:val="0"/>
        <w:adjustRightInd w:val="0"/>
        <w:spacing w:after="0" w:line="240" w:lineRule="auto"/>
        <w:jc w:val="both"/>
        <w:rPr>
          <w:ins w:id="1395" w:author="Eduardo Gonzalez" w:date="2018-08-07T17:15:00Z"/>
          <w:rFonts w:asciiTheme="minorHAnsi" w:eastAsia="Times New Roman" w:hAnsiTheme="minorHAnsi" w:cs="Courier New"/>
          <w:color w:val="222222"/>
          <w:lang w:eastAsia="es-ES"/>
        </w:rPr>
      </w:pPr>
    </w:p>
    <w:p w14:paraId="4F5520D6" w14:textId="77777777" w:rsidR="00AD498A" w:rsidRDefault="00AD498A" w:rsidP="00C80F91">
      <w:pPr>
        <w:autoSpaceDE w:val="0"/>
        <w:autoSpaceDN w:val="0"/>
        <w:adjustRightInd w:val="0"/>
        <w:spacing w:after="0" w:line="240" w:lineRule="auto"/>
        <w:jc w:val="both"/>
        <w:rPr>
          <w:ins w:id="1396" w:author="Eduardo Gonzalez" w:date="2018-08-07T17:15:00Z"/>
          <w:rFonts w:asciiTheme="minorHAnsi" w:eastAsia="Times New Roman" w:hAnsiTheme="minorHAnsi" w:cs="Courier New"/>
          <w:color w:val="222222"/>
          <w:lang w:eastAsia="es-ES"/>
        </w:rPr>
      </w:pPr>
    </w:p>
    <w:p w14:paraId="0FD990E8" w14:textId="77777777" w:rsidR="00AD498A" w:rsidRDefault="00AD498A" w:rsidP="00C80F91">
      <w:pPr>
        <w:autoSpaceDE w:val="0"/>
        <w:autoSpaceDN w:val="0"/>
        <w:adjustRightInd w:val="0"/>
        <w:spacing w:after="0" w:line="240" w:lineRule="auto"/>
        <w:jc w:val="both"/>
        <w:rPr>
          <w:ins w:id="1397" w:author="Eduardo Gonzalez" w:date="2018-08-07T17:15:00Z"/>
          <w:rFonts w:asciiTheme="minorHAnsi" w:eastAsia="Times New Roman" w:hAnsiTheme="minorHAnsi" w:cs="Courier New"/>
          <w:color w:val="222222"/>
          <w:lang w:eastAsia="es-ES"/>
        </w:rPr>
      </w:pPr>
    </w:p>
    <w:p w14:paraId="7A70C1B7" w14:textId="77777777" w:rsidR="003F4394" w:rsidRDefault="003F4394" w:rsidP="00C80F91">
      <w:pPr>
        <w:autoSpaceDE w:val="0"/>
        <w:autoSpaceDN w:val="0"/>
        <w:adjustRightInd w:val="0"/>
        <w:spacing w:after="0" w:line="240" w:lineRule="auto"/>
        <w:jc w:val="both"/>
        <w:rPr>
          <w:ins w:id="1398" w:author="Eduardo Gonzalez" w:date="2018-08-07T17:15:00Z"/>
          <w:rFonts w:asciiTheme="minorHAnsi" w:eastAsia="Times New Roman" w:hAnsiTheme="minorHAnsi" w:cs="Courier New"/>
          <w:color w:val="222222"/>
          <w:lang w:eastAsia="es-ES"/>
        </w:rPr>
      </w:pPr>
    </w:p>
    <w:p w14:paraId="12C288C7" w14:textId="77777777" w:rsidR="003F4394" w:rsidRDefault="003F4394" w:rsidP="00C80F91">
      <w:pPr>
        <w:autoSpaceDE w:val="0"/>
        <w:autoSpaceDN w:val="0"/>
        <w:adjustRightInd w:val="0"/>
        <w:spacing w:after="0" w:line="240" w:lineRule="auto"/>
        <w:jc w:val="both"/>
        <w:rPr>
          <w:ins w:id="1399" w:author="Eduardo Gonzalez" w:date="2018-08-07T17:15:00Z"/>
          <w:rFonts w:asciiTheme="minorHAnsi" w:eastAsia="Times New Roman" w:hAnsiTheme="minorHAnsi" w:cs="Courier New"/>
          <w:color w:val="222222"/>
          <w:lang w:eastAsia="es-ES"/>
        </w:rPr>
      </w:pPr>
    </w:p>
    <w:p w14:paraId="4C060885" w14:textId="77777777" w:rsidR="003F4394" w:rsidRDefault="003F4394" w:rsidP="00C80F91">
      <w:pPr>
        <w:autoSpaceDE w:val="0"/>
        <w:autoSpaceDN w:val="0"/>
        <w:adjustRightInd w:val="0"/>
        <w:spacing w:after="0" w:line="240" w:lineRule="auto"/>
        <w:jc w:val="both"/>
        <w:rPr>
          <w:ins w:id="1400" w:author="Eduardo Gonzalez" w:date="2018-08-07T17:15:00Z"/>
          <w:rFonts w:asciiTheme="minorHAnsi" w:eastAsia="Times New Roman" w:hAnsiTheme="minorHAnsi" w:cs="Courier New"/>
          <w:color w:val="222222"/>
          <w:lang w:eastAsia="es-ES"/>
        </w:rPr>
      </w:pPr>
    </w:p>
    <w:p w14:paraId="1E81A212" w14:textId="6E335884" w:rsidR="003F4394" w:rsidRDefault="003F4394" w:rsidP="00C80F91">
      <w:pPr>
        <w:autoSpaceDE w:val="0"/>
        <w:autoSpaceDN w:val="0"/>
        <w:adjustRightInd w:val="0"/>
        <w:spacing w:after="0" w:line="240" w:lineRule="auto"/>
        <w:jc w:val="both"/>
        <w:rPr>
          <w:ins w:id="1401" w:author="Eduardo Gonzalez" w:date="2018-08-07T17:15:00Z"/>
          <w:rFonts w:asciiTheme="minorHAnsi" w:eastAsia="Times New Roman" w:hAnsiTheme="minorHAnsi" w:cs="Courier New"/>
          <w:color w:val="222222"/>
          <w:lang w:eastAsia="es-ES"/>
        </w:rPr>
      </w:pPr>
      <w:ins w:id="1402" w:author="Eduardo Gonzalez" w:date="2018-08-07T17:15:00Z">
        <w:r w:rsidRPr="005B666B">
          <w:rPr>
            <w:rFonts w:asciiTheme="minorHAnsi" w:eastAsia="Times New Roman" w:hAnsiTheme="minorHAnsi" w:cs="Courier New"/>
            <w:color w:val="222222"/>
            <w:lang w:eastAsia="es-ES"/>
          </w:rPr>
          <w:t>La participación y la descentralización obligaran a ir más allá de las formas tradicionales de generar progreso, equidad y evolución. Estos nuevos estándares éticos otorgaran mayor valor a las organizaciones privilegiando a unas por sobre otras</w:t>
        </w:r>
      </w:ins>
    </w:p>
    <w:p w14:paraId="4DE17D8A" w14:textId="64E4EFB3" w:rsidR="00C80F91" w:rsidRPr="0070131F" w:rsidRDefault="00C80F91">
      <w:pPr>
        <w:pStyle w:val="Prrafodelista"/>
        <w:numPr>
          <w:ilvl w:val="1"/>
          <w:numId w:val="6"/>
        </w:numPr>
        <w:tabs>
          <w:tab w:val="left" w:pos="916"/>
          <w:tab w:val="left" w:pos="156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hanging="283"/>
        <w:rPr>
          <w:ins w:id="1403" w:author="Eduardo Gonzalez" w:date="2018-07-30T10:03:00Z"/>
          <w:rFonts w:asciiTheme="minorHAnsi" w:eastAsia="Times New Roman" w:hAnsiTheme="minorHAnsi" w:cs="Courier New"/>
          <w:b/>
          <w:color w:val="222222"/>
          <w:lang w:eastAsia="es-ES"/>
          <w:rPrChange w:id="1404" w:author="Eduardo Gonzalez" w:date="2018-07-30T15:46:00Z">
            <w:rPr>
              <w:ins w:id="1405" w:author="Eduardo Gonzalez" w:date="2018-07-30T10:03:00Z"/>
              <w:rFonts w:asciiTheme="minorHAnsi" w:eastAsia="Times New Roman" w:hAnsiTheme="minorHAnsi" w:cs="Courier New"/>
              <w:color w:val="222222"/>
              <w:lang w:eastAsia="es-ES"/>
            </w:rPr>
          </w:rPrChange>
        </w:rPr>
        <w:pPrChange w:id="1406" w:author="Eduardo Gonzalez" w:date="2018-07-30T15:46:00Z">
          <w:pPr>
            <w:pStyle w:val="Prrafodelista"/>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hanging="283"/>
          </w:pPr>
        </w:pPrChange>
      </w:pPr>
      <w:ins w:id="1407" w:author="Eduardo Gonzalez" w:date="2018-07-30T10:03:00Z">
        <w:r w:rsidRPr="0070131F">
          <w:rPr>
            <w:rFonts w:asciiTheme="minorHAnsi" w:eastAsia="Times New Roman" w:hAnsiTheme="minorHAnsi" w:cs="Courier New"/>
            <w:b/>
            <w:color w:val="222222"/>
            <w:lang w:eastAsia="es-ES"/>
            <w:rPrChange w:id="1408" w:author="Eduardo Gonzalez" w:date="2018-07-30T15:46:00Z">
              <w:rPr>
                <w:rFonts w:asciiTheme="minorHAnsi" w:eastAsia="Times New Roman" w:hAnsiTheme="minorHAnsi" w:cs="Courier New"/>
                <w:color w:val="222222"/>
                <w:lang w:eastAsia="es-ES"/>
              </w:rPr>
            </w:rPrChange>
          </w:rPr>
          <w:lastRenderedPageBreak/>
          <w:t>Fondo de inversión y seguros</w:t>
        </w:r>
      </w:ins>
    </w:p>
    <w:p w14:paraId="5E9A0533" w14:textId="77777777" w:rsidR="00C80F91" w:rsidRDefault="00C80F91" w:rsidP="00C80F91">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409" w:author="Eduardo Gonzalez" w:date="2018-07-30T10:03:00Z"/>
          <w:rFonts w:asciiTheme="minorHAnsi" w:eastAsia="Times New Roman" w:hAnsiTheme="minorHAnsi" w:cs="Courier New"/>
          <w:color w:val="222222"/>
          <w:lang w:eastAsia="es-ES"/>
        </w:rPr>
      </w:pPr>
    </w:p>
    <w:p w14:paraId="55C66F36" w14:textId="77777777" w:rsidR="00C80F91" w:rsidRPr="004C35B8" w:rsidRDefault="00C80F91" w:rsidP="00C80F91">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410" w:author="Eduardo Gonzalez" w:date="2018-07-30T10:03:00Z"/>
          <w:rFonts w:asciiTheme="minorHAnsi" w:eastAsia="Times New Roman" w:hAnsiTheme="minorHAnsi" w:cs="Courier New"/>
          <w:color w:val="222222"/>
          <w:lang w:eastAsia="es-ES"/>
        </w:rPr>
      </w:pPr>
    </w:p>
    <w:p w14:paraId="38A543DC" w14:textId="77777777" w:rsidR="00C80F91" w:rsidRPr="004C35B8" w:rsidRDefault="00C80F91"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ns w:id="1411" w:author="Eduardo Gonzalez" w:date="2018-07-30T10:03:00Z"/>
          <w:rFonts w:asciiTheme="minorHAnsi" w:eastAsia="Times New Roman" w:hAnsiTheme="minorHAnsi" w:cs="Courier New"/>
          <w:color w:val="222222"/>
          <w:lang w:eastAsia="es-ES"/>
        </w:rPr>
      </w:pPr>
      <w:ins w:id="1412" w:author="Eduardo Gonzalez" w:date="2018-07-30T10:03:00Z">
        <w:r>
          <w:rPr>
            <w:rFonts w:asciiTheme="minorHAnsi" w:eastAsia="Times New Roman" w:hAnsiTheme="minorHAnsi" w:cs="Courier New"/>
            <w:color w:val="222222"/>
            <w:lang w:eastAsia="es-ES"/>
          </w:rPr>
          <w:t>El Exchange</w:t>
        </w:r>
        <w:r w:rsidRPr="004C35B8">
          <w:rPr>
            <w:rFonts w:asciiTheme="minorHAnsi" w:eastAsia="Times New Roman" w:hAnsiTheme="minorHAnsi" w:cs="Courier New"/>
            <w:color w:val="222222"/>
            <w:lang w:eastAsia="es-ES"/>
          </w:rPr>
          <w:t xml:space="preserve"> operará con el Token </w:t>
        </w:r>
        <w:r>
          <w:rPr>
            <w:rFonts w:asciiTheme="minorHAnsi" w:eastAsia="Times New Roman" w:hAnsiTheme="minorHAnsi" w:cs="Courier New"/>
            <w:color w:val="222222"/>
            <w:lang w:eastAsia="es-ES"/>
          </w:rPr>
          <w:t>ErgonLatam</w:t>
        </w:r>
        <w:r w:rsidRPr="004C35B8">
          <w:rPr>
            <w:rFonts w:asciiTheme="minorHAnsi" w:eastAsia="Times New Roman" w:hAnsiTheme="minorHAnsi" w:cs="Courier New"/>
            <w:color w:val="222222"/>
            <w:lang w:eastAsia="es-ES"/>
          </w:rPr>
          <w:t xml:space="preserve"> como principal,</w:t>
        </w:r>
        <w:r>
          <w:rPr>
            <w:rFonts w:asciiTheme="minorHAnsi" w:eastAsia="Times New Roman" w:hAnsiTheme="minorHAnsi" w:cs="Courier New"/>
            <w:color w:val="222222"/>
            <w:lang w:eastAsia="es-ES"/>
          </w:rPr>
          <w:t xml:space="preserve"> dentro del corto plazo esta considerando añadir otras</w:t>
        </w:r>
        <w:r w:rsidRPr="004C35B8">
          <w:rPr>
            <w:rFonts w:asciiTheme="minorHAnsi" w:eastAsia="Times New Roman" w:hAnsiTheme="minorHAnsi" w:cs="Courier New"/>
            <w:color w:val="222222"/>
            <w:lang w:eastAsia="es-ES"/>
          </w:rPr>
          <w:t xml:space="preserve"> criptomonedas</w:t>
        </w:r>
        <w:r>
          <w:rPr>
            <w:rFonts w:asciiTheme="minorHAnsi" w:eastAsia="Times New Roman" w:hAnsiTheme="minorHAnsi" w:cs="Courier New"/>
            <w:color w:val="222222"/>
            <w:lang w:eastAsia="es-ES"/>
          </w:rPr>
          <w:t xml:space="preserve">, </w:t>
        </w:r>
        <w:r w:rsidRPr="004C35B8">
          <w:rPr>
            <w:rFonts w:asciiTheme="minorHAnsi" w:eastAsia="Times New Roman" w:hAnsiTheme="minorHAnsi" w:cs="Courier New"/>
            <w:color w:val="222222"/>
            <w:lang w:eastAsia="es-ES"/>
          </w:rPr>
          <w:t>con mayor presencia en los mercados internacionales</w:t>
        </w:r>
        <w:r>
          <w:rPr>
            <w:rFonts w:asciiTheme="minorHAnsi" w:eastAsia="Times New Roman" w:hAnsiTheme="minorHAnsi" w:cs="Courier New"/>
            <w:color w:val="222222"/>
            <w:lang w:eastAsia="es-ES"/>
          </w:rPr>
          <w:t xml:space="preserve"> como  </w:t>
        </w:r>
        <w:r w:rsidRPr="004C35B8">
          <w:rPr>
            <w:rFonts w:asciiTheme="minorHAnsi" w:eastAsia="Times New Roman" w:hAnsiTheme="minorHAnsi" w:cs="Courier New"/>
            <w:color w:val="222222"/>
            <w:lang w:eastAsia="es-ES"/>
          </w:rPr>
          <w:t xml:space="preserve">ETH/BTC/LTC/EOS/XRP/STE/ADA. </w:t>
        </w:r>
        <w:r>
          <w:rPr>
            <w:rFonts w:asciiTheme="minorHAnsi" w:eastAsia="Times New Roman" w:hAnsiTheme="minorHAnsi" w:cs="Courier New"/>
            <w:color w:val="222222"/>
            <w:lang w:eastAsia="es-ES"/>
          </w:rPr>
          <w:t xml:space="preserve"> </w:t>
        </w:r>
        <w:r w:rsidRPr="004C35B8">
          <w:rPr>
            <w:rFonts w:asciiTheme="minorHAnsi" w:eastAsia="Times New Roman" w:hAnsiTheme="minorHAnsi" w:cs="Courier New"/>
            <w:color w:val="222222"/>
            <w:lang w:eastAsia="es-ES"/>
          </w:rPr>
          <w:t xml:space="preserve">La interfase será adaptada para facilitar el Trading, con bajas comisiones y con altos estándares de seguridad a fin de mantener garantías de operatividad. </w:t>
        </w:r>
      </w:ins>
    </w:p>
    <w:p w14:paraId="37290F36" w14:textId="77777777" w:rsidR="00C80F91" w:rsidRPr="004C35B8" w:rsidRDefault="00C80F91"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ns w:id="1413" w:author="Eduardo Gonzalez" w:date="2018-07-30T10:03:00Z"/>
          <w:rFonts w:asciiTheme="minorHAnsi" w:eastAsia="Times New Roman" w:hAnsiTheme="minorHAnsi" w:cs="Courier New"/>
          <w:color w:val="222222"/>
          <w:lang w:eastAsia="es-ES"/>
        </w:rPr>
      </w:pPr>
    </w:p>
    <w:p w14:paraId="3E94B797" w14:textId="77777777" w:rsidR="00CD385B" w:rsidRDefault="00C80F91" w:rsidP="00C80F91">
      <w:pPr>
        <w:autoSpaceDE w:val="0"/>
        <w:autoSpaceDN w:val="0"/>
        <w:adjustRightInd w:val="0"/>
        <w:spacing w:after="0" w:line="240" w:lineRule="auto"/>
        <w:jc w:val="both"/>
        <w:rPr>
          <w:ins w:id="1414" w:author="Eduardo Gonzalez" w:date="2018-08-07T17:29:00Z"/>
          <w:rFonts w:asciiTheme="minorHAnsi" w:eastAsia="Times New Roman" w:hAnsiTheme="minorHAnsi" w:cs="Courier New"/>
          <w:color w:val="222222"/>
          <w:lang w:eastAsia="es-ES"/>
        </w:rPr>
      </w:pPr>
      <w:ins w:id="1415" w:author="Eduardo Gonzalez" w:date="2018-07-30T10:03:00Z">
        <w:r w:rsidRPr="004C35B8">
          <w:rPr>
            <w:rFonts w:asciiTheme="minorHAnsi" w:eastAsia="Times New Roman" w:hAnsiTheme="minorHAnsi" w:cs="Courier New"/>
            <w:color w:val="222222"/>
            <w:lang w:eastAsia="es-ES"/>
          </w:rPr>
          <w:t>La liquidez, factor esencial en toda plataforma Exchange fomenta</w:t>
        </w:r>
        <w:r w:rsidR="00CD385B">
          <w:rPr>
            <w:rFonts w:asciiTheme="minorHAnsi" w:eastAsia="Times New Roman" w:hAnsiTheme="minorHAnsi" w:cs="Courier New"/>
            <w:color w:val="222222"/>
            <w:lang w:eastAsia="es-ES"/>
          </w:rPr>
          <w:t>rá su adopción en mercados como:</w:t>
        </w:r>
      </w:ins>
    </w:p>
    <w:p w14:paraId="0929F42B" w14:textId="77777777" w:rsidR="00CD385B" w:rsidRDefault="00CD385B" w:rsidP="00C80F91">
      <w:pPr>
        <w:autoSpaceDE w:val="0"/>
        <w:autoSpaceDN w:val="0"/>
        <w:adjustRightInd w:val="0"/>
        <w:spacing w:after="0" w:line="240" w:lineRule="auto"/>
        <w:jc w:val="both"/>
        <w:rPr>
          <w:ins w:id="1416" w:author="Eduardo Gonzalez" w:date="2018-07-30T10:03:00Z"/>
          <w:rFonts w:asciiTheme="minorHAnsi" w:eastAsia="Times New Roman" w:hAnsiTheme="minorHAnsi" w:cs="Courier New"/>
          <w:color w:val="222222"/>
          <w:lang w:eastAsia="es-ES"/>
        </w:rPr>
      </w:pPr>
    </w:p>
    <w:p w14:paraId="27397E05" w14:textId="77777777" w:rsidR="00CD385B" w:rsidRDefault="00CD385B">
      <w:pPr>
        <w:pStyle w:val="Prrafodelista"/>
        <w:numPr>
          <w:ilvl w:val="0"/>
          <w:numId w:val="29"/>
        </w:numPr>
        <w:autoSpaceDE w:val="0"/>
        <w:autoSpaceDN w:val="0"/>
        <w:adjustRightInd w:val="0"/>
        <w:spacing w:after="0" w:line="240" w:lineRule="auto"/>
        <w:jc w:val="both"/>
        <w:rPr>
          <w:ins w:id="1417" w:author="Eduardo Gonzalez" w:date="2018-07-30T10:03:00Z"/>
          <w:rFonts w:asciiTheme="minorHAnsi" w:eastAsia="Times New Roman" w:hAnsiTheme="minorHAnsi" w:cs="Courier New"/>
          <w:color w:val="222222"/>
          <w:lang w:eastAsia="es-ES"/>
        </w:rPr>
        <w:pPrChange w:id="1418" w:author="Eduardo Gonzalez" w:date="2018-08-07T17:29:00Z">
          <w:pPr>
            <w:autoSpaceDE w:val="0"/>
            <w:autoSpaceDN w:val="0"/>
            <w:adjustRightInd w:val="0"/>
            <w:spacing w:after="0" w:line="240" w:lineRule="auto"/>
            <w:jc w:val="both"/>
          </w:pPr>
        </w:pPrChange>
      </w:pPr>
      <w:ins w:id="1419" w:author="Eduardo Gonzalez" w:date="2018-07-30T10:03:00Z">
        <w:r>
          <w:rPr>
            <w:rFonts w:asciiTheme="minorHAnsi" w:eastAsia="Times New Roman" w:hAnsiTheme="minorHAnsi" w:cs="Courier New"/>
            <w:color w:val="222222"/>
            <w:lang w:eastAsia="es-ES"/>
          </w:rPr>
          <w:t>Argentina</w:t>
        </w:r>
      </w:ins>
    </w:p>
    <w:p w14:paraId="592ECA61" w14:textId="77777777" w:rsidR="00CD385B" w:rsidRDefault="00CD385B">
      <w:pPr>
        <w:pStyle w:val="Prrafodelista"/>
        <w:numPr>
          <w:ilvl w:val="0"/>
          <w:numId w:val="29"/>
        </w:numPr>
        <w:autoSpaceDE w:val="0"/>
        <w:autoSpaceDN w:val="0"/>
        <w:adjustRightInd w:val="0"/>
        <w:spacing w:after="0" w:line="240" w:lineRule="auto"/>
        <w:jc w:val="both"/>
        <w:rPr>
          <w:ins w:id="1420" w:author="Eduardo Gonzalez" w:date="2018-08-07T17:29:00Z"/>
          <w:rFonts w:asciiTheme="minorHAnsi" w:eastAsia="Times New Roman" w:hAnsiTheme="minorHAnsi" w:cs="Courier New"/>
          <w:color w:val="222222"/>
          <w:lang w:eastAsia="es-ES"/>
        </w:rPr>
        <w:pPrChange w:id="1421" w:author="Eduardo Gonzalez" w:date="2018-08-07T17:29:00Z">
          <w:pPr>
            <w:autoSpaceDE w:val="0"/>
            <w:autoSpaceDN w:val="0"/>
            <w:adjustRightInd w:val="0"/>
            <w:spacing w:after="0" w:line="240" w:lineRule="auto"/>
            <w:jc w:val="both"/>
          </w:pPr>
        </w:pPrChange>
      </w:pPr>
      <w:ins w:id="1422" w:author="Eduardo Gonzalez" w:date="2018-07-30T10:03:00Z">
        <w:r>
          <w:rPr>
            <w:rFonts w:asciiTheme="minorHAnsi" w:eastAsia="Times New Roman" w:hAnsiTheme="minorHAnsi" w:cs="Courier New"/>
            <w:color w:val="222222"/>
            <w:lang w:eastAsia="es-ES"/>
          </w:rPr>
          <w:t>Brasil</w:t>
        </w:r>
        <w:r w:rsidR="00C80F91" w:rsidRPr="00CD385B">
          <w:rPr>
            <w:rFonts w:asciiTheme="minorHAnsi" w:eastAsia="Times New Roman" w:hAnsiTheme="minorHAnsi" w:cs="Courier New"/>
            <w:color w:val="222222"/>
            <w:lang w:eastAsia="es-ES"/>
            <w:rPrChange w:id="1423" w:author="Eduardo Gonzalez" w:date="2018-08-07T17:29:00Z">
              <w:rPr>
                <w:lang w:eastAsia="es-ES"/>
              </w:rPr>
            </w:rPrChange>
          </w:rPr>
          <w:t xml:space="preserve"> </w:t>
        </w:r>
      </w:ins>
    </w:p>
    <w:p w14:paraId="13B356FB" w14:textId="77777777" w:rsidR="00CD385B" w:rsidRDefault="00C80F91">
      <w:pPr>
        <w:pStyle w:val="Prrafodelista"/>
        <w:numPr>
          <w:ilvl w:val="0"/>
          <w:numId w:val="29"/>
        </w:numPr>
        <w:autoSpaceDE w:val="0"/>
        <w:autoSpaceDN w:val="0"/>
        <w:adjustRightInd w:val="0"/>
        <w:spacing w:after="0" w:line="240" w:lineRule="auto"/>
        <w:jc w:val="both"/>
        <w:rPr>
          <w:ins w:id="1424" w:author="Eduardo Gonzalez" w:date="2018-08-07T17:29:00Z"/>
          <w:rFonts w:asciiTheme="minorHAnsi" w:eastAsia="Times New Roman" w:hAnsiTheme="minorHAnsi" w:cs="Courier New"/>
          <w:color w:val="222222"/>
          <w:lang w:eastAsia="es-ES"/>
        </w:rPr>
        <w:pPrChange w:id="1425" w:author="Eduardo Gonzalez" w:date="2018-08-07T17:29:00Z">
          <w:pPr>
            <w:autoSpaceDE w:val="0"/>
            <w:autoSpaceDN w:val="0"/>
            <w:adjustRightInd w:val="0"/>
            <w:spacing w:after="0" w:line="240" w:lineRule="auto"/>
            <w:jc w:val="both"/>
          </w:pPr>
        </w:pPrChange>
      </w:pPr>
      <w:ins w:id="1426" w:author="Eduardo Gonzalez" w:date="2018-07-30T10:03:00Z">
        <w:r w:rsidRPr="00CD385B">
          <w:rPr>
            <w:rFonts w:asciiTheme="minorHAnsi" w:eastAsia="Times New Roman" w:hAnsiTheme="minorHAnsi" w:cs="Courier New"/>
            <w:color w:val="222222"/>
            <w:lang w:eastAsia="es-ES"/>
            <w:rPrChange w:id="1427" w:author="Eduardo Gonzalez" w:date="2018-08-07T17:29:00Z">
              <w:rPr>
                <w:lang w:eastAsia="es-ES"/>
              </w:rPr>
            </w:rPrChange>
          </w:rPr>
          <w:t>Chile</w:t>
        </w:r>
      </w:ins>
    </w:p>
    <w:p w14:paraId="0CC31439" w14:textId="77777777" w:rsidR="00CD385B" w:rsidRDefault="00C80F91">
      <w:pPr>
        <w:pStyle w:val="Prrafodelista"/>
        <w:numPr>
          <w:ilvl w:val="0"/>
          <w:numId w:val="29"/>
        </w:numPr>
        <w:autoSpaceDE w:val="0"/>
        <w:autoSpaceDN w:val="0"/>
        <w:adjustRightInd w:val="0"/>
        <w:spacing w:after="0" w:line="240" w:lineRule="auto"/>
        <w:jc w:val="both"/>
        <w:rPr>
          <w:ins w:id="1428" w:author="Eduardo Gonzalez" w:date="2018-08-07T17:29:00Z"/>
          <w:rFonts w:asciiTheme="minorHAnsi" w:eastAsia="Times New Roman" w:hAnsiTheme="minorHAnsi" w:cs="Courier New"/>
          <w:color w:val="222222"/>
          <w:lang w:eastAsia="es-ES"/>
        </w:rPr>
        <w:pPrChange w:id="1429" w:author="Eduardo Gonzalez" w:date="2018-08-07T17:29:00Z">
          <w:pPr>
            <w:autoSpaceDE w:val="0"/>
            <w:autoSpaceDN w:val="0"/>
            <w:adjustRightInd w:val="0"/>
            <w:spacing w:after="0" w:line="240" w:lineRule="auto"/>
            <w:jc w:val="both"/>
          </w:pPr>
        </w:pPrChange>
      </w:pPr>
      <w:ins w:id="1430" w:author="Eduardo Gonzalez" w:date="2018-07-30T10:03:00Z">
        <w:r w:rsidRPr="00CD385B">
          <w:rPr>
            <w:rFonts w:asciiTheme="minorHAnsi" w:eastAsia="Times New Roman" w:hAnsiTheme="minorHAnsi" w:cs="Courier New"/>
            <w:color w:val="222222"/>
            <w:lang w:eastAsia="es-ES"/>
            <w:rPrChange w:id="1431" w:author="Eduardo Gonzalez" w:date="2018-08-07T17:29:00Z">
              <w:rPr>
                <w:lang w:eastAsia="es-ES"/>
              </w:rPr>
            </w:rPrChange>
          </w:rPr>
          <w:t>Colombia</w:t>
        </w:r>
      </w:ins>
    </w:p>
    <w:p w14:paraId="53D8B66D" w14:textId="77777777" w:rsidR="00CD385B" w:rsidRDefault="00CD385B">
      <w:pPr>
        <w:pStyle w:val="Prrafodelista"/>
        <w:numPr>
          <w:ilvl w:val="0"/>
          <w:numId w:val="29"/>
        </w:numPr>
        <w:autoSpaceDE w:val="0"/>
        <w:autoSpaceDN w:val="0"/>
        <w:adjustRightInd w:val="0"/>
        <w:spacing w:after="0" w:line="240" w:lineRule="auto"/>
        <w:jc w:val="both"/>
        <w:rPr>
          <w:ins w:id="1432" w:author="Eduardo Gonzalez" w:date="2018-07-30T10:03:00Z"/>
          <w:rFonts w:asciiTheme="minorHAnsi" w:eastAsia="Times New Roman" w:hAnsiTheme="minorHAnsi" w:cs="Courier New"/>
          <w:color w:val="222222"/>
          <w:lang w:eastAsia="es-ES"/>
        </w:rPr>
        <w:pPrChange w:id="1433" w:author="Eduardo Gonzalez" w:date="2018-08-07T17:29:00Z">
          <w:pPr>
            <w:autoSpaceDE w:val="0"/>
            <w:autoSpaceDN w:val="0"/>
            <w:adjustRightInd w:val="0"/>
            <w:spacing w:after="0" w:line="240" w:lineRule="auto"/>
            <w:jc w:val="both"/>
          </w:pPr>
        </w:pPrChange>
      </w:pPr>
      <w:ins w:id="1434" w:author="Eduardo Gonzalez" w:date="2018-07-30T10:03:00Z">
        <w:r>
          <w:rPr>
            <w:rFonts w:asciiTheme="minorHAnsi" w:eastAsia="Times New Roman" w:hAnsiTheme="minorHAnsi" w:cs="Courier New"/>
            <w:color w:val="222222"/>
            <w:lang w:eastAsia="es-ES"/>
          </w:rPr>
          <w:t>México</w:t>
        </w:r>
      </w:ins>
    </w:p>
    <w:p w14:paraId="4251B443" w14:textId="77777777" w:rsidR="00CD385B" w:rsidRDefault="00C80F91">
      <w:pPr>
        <w:pStyle w:val="Prrafodelista"/>
        <w:numPr>
          <w:ilvl w:val="0"/>
          <w:numId w:val="29"/>
        </w:numPr>
        <w:autoSpaceDE w:val="0"/>
        <w:autoSpaceDN w:val="0"/>
        <w:adjustRightInd w:val="0"/>
        <w:spacing w:after="0" w:line="240" w:lineRule="auto"/>
        <w:jc w:val="both"/>
        <w:rPr>
          <w:ins w:id="1435" w:author="Eduardo Gonzalez" w:date="2018-07-30T10:03:00Z"/>
          <w:rFonts w:asciiTheme="minorHAnsi" w:eastAsia="Times New Roman" w:hAnsiTheme="minorHAnsi" w:cs="Courier New"/>
          <w:color w:val="222222"/>
          <w:lang w:eastAsia="es-ES"/>
        </w:rPr>
        <w:pPrChange w:id="1436" w:author="Eduardo Gonzalez" w:date="2018-08-07T17:29:00Z">
          <w:pPr>
            <w:autoSpaceDE w:val="0"/>
            <w:autoSpaceDN w:val="0"/>
            <w:adjustRightInd w:val="0"/>
            <w:spacing w:after="0" w:line="240" w:lineRule="auto"/>
            <w:jc w:val="both"/>
          </w:pPr>
        </w:pPrChange>
      </w:pPr>
      <w:ins w:id="1437" w:author="Eduardo Gonzalez" w:date="2018-07-30T10:03:00Z">
        <w:r w:rsidRPr="00CD385B">
          <w:rPr>
            <w:rFonts w:asciiTheme="minorHAnsi" w:eastAsia="Times New Roman" w:hAnsiTheme="minorHAnsi" w:cs="Courier New"/>
            <w:color w:val="222222"/>
            <w:lang w:eastAsia="es-ES"/>
            <w:rPrChange w:id="1438" w:author="Eduardo Gonzalez" w:date="2018-08-07T17:29:00Z">
              <w:rPr>
                <w:lang w:eastAsia="es-ES"/>
              </w:rPr>
            </w:rPrChange>
          </w:rPr>
          <w:t>Perú</w:t>
        </w:r>
      </w:ins>
    </w:p>
    <w:p w14:paraId="3D395E9D" w14:textId="537D4E19" w:rsidR="00C80F91" w:rsidRPr="00CD385B" w:rsidRDefault="00C80F91">
      <w:pPr>
        <w:pStyle w:val="Prrafodelista"/>
        <w:numPr>
          <w:ilvl w:val="0"/>
          <w:numId w:val="29"/>
        </w:numPr>
        <w:autoSpaceDE w:val="0"/>
        <w:autoSpaceDN w:val="0"/>
        <w:adjustRightInd w:val="0"/>
        <w:spacing w:after="0" w:line="240" w:lineRule="auto"/>
        <w:jc w:val="both"/>
        <w:rPr>
          <w:ins w:id="1439" w:author="Eduardo Gonzalez" w:date="2018-07-30T10:03:00Z"/>
          <w:rFonts w:asciiTheme="minorHAnsi" w:eastAsia="Times New Roman" w:hAnsiTheme="minorHAnsi" w:cs="Courier New"/>
          <w:color w:val="222222"/>
          <w:lang w:eastAsia="es-ES"/>
          <w:rPrChange w:id="1440" w:author="Eduardo Gonzalez" w:date="2018-08-07T17:29:00Z">
            <w:rPr>
              <w:ins w:id="1441" w:author="Eduardo Gonzalez" w:date="2018-07-30T10:03:00Z"/>
              <w:lang w:eastAsia="es-ES"/>
            </w:rPr>
          </w:rPrChange>
        </w:rPr>
        <w:pPrChange w:id="1442" w:author="Eduardo Gonzalez" w:date="2018-08-07T17:29:00Z">
          <w:pPr>
            <w:autoSpaceDE w:val="0"/>
            <w:autoSpaceDN w:val="0"/>
            <w:adjustRightInd w:val="0"/>
            <w:spacing w:after="0" w:line="240" w:lineRule="auto"/>
            <w:jc w:val="both"/>
          </w:pPr>
        </w:pPrChange>
      </w:pPr>
      <w:ins w:id="1443" w:author="Eduardo Gonzalez" w:date="2018-07-30T10:03:00Z">
        <w:r w:rsidRPr="00CD385B">
          <w:rPr>
            <w:rFonts w:asciiTheme="minorHAnsi" w:eastAsia="Times New Roman" w:hAnsiTheme="minorHAnsi" w:cs="Courier New"/>
            <w:color w:val="222222"/>
            <w:lang w:eastAsia="es-ES"/>
            <w:rPrChange w:id="1444" w:author="Eduardo Gonzalez" w:date="2018-08-07T17:29:00Z">
              <w:rPr>
                <w:lang w:eastAsia="es-ES"/>
              </w:rPr>
            </w:rPrChange>
          </w:rPr>
          <w:t xml:space="preserve">Uruguay. </w:t>
        </w:r>
      </w:ins>
    </w:p>
    <w:p w14:paraId="5CEF7843" w14:textId="77777777" w:rsidR="00C80F91" w:rsidRDefault="00C80F91" w:rsidP="00C80F91">
      <w:pPr>
        <w:autoSpaceDE w:val="0"/>
        <w:autoSpaceDN w:val="0"/>
        <w:adjustRightInd w:val="0"/>
        <w:spacing w:after="0" w:line="240" w:lineRule="auto"/>
        <w:jc w:val="both"/>
        <w:rPr>
          <w:ins w:id="1445" w:author="Eduardo Gonzalez" w:date="2018-08-07T17:19:00Z"/>
          <w:rFonts w:asciiTheme="minorHAnsi" w:eastAsia="Times New Roman" w:hAnsiTheme="minorHAnsi" w:cs="Courier New"/>
          <w:color w:val="222222"/>
          <w:lang w:eastAsia="es-ES"/>
        </w:rPr>
      </w:pPr>
    </w:p>
    <w:p w14:paraId="097B23E0" w14:textId="77777777" w:rsidR="003F4394" w:rsidRDefault="003F4394" w:rsidP="00C80F91">
      <w:pPr>
        <w:autoSpaceDE w:val="0"/>
        <w:autoSpaceDN w:val="0"/>
        <w:adjustRightInd w:val="0"/>
        <w:spacing w:after="0" w:line="240" w:lineRule="auto"/>
        <w:jc w:val="both"/>
        <w:rPr>
          <w:ins w:id="1446" w:author="Eduardo Gonzalez" w:date="2018-07-30T10:03:00Z"/>
          <w:rFonts w:asciiTheme="minorHAnsi" w:eastAsia="Times New Roman" w:hAnsiTheme="minorHAnsi" w:cs="Courier New"/>
          <w:color w:val="222222"/>
          <w:lang w:eastAsia="es-ES"/>
        </w:rPr>
      </w:pPr>
    </w:p>
    <w:p w14:paraId="25F62A12" w14:textId="344CE36A" w:rsidR="00C80F91" w:rsidRPr="0070131F" w:rsidRDefault="00C80F91">
      <w:pPr>
        <w:pStyle w:val="Prrafodelista"/>
        <w:numPr>
          <w:ilvl w:val="1"/>
          <w:numId w:val="6"/>
        </w:numPr>
        <w:tabs>
          <w:tab w:val="left" w:pos="916"/>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hanging="283"/>
        <w:rPr>
          <w:ins w:id="1447" w:author="Eduardo Gonzalez" w:date="2018-07-30T10:03:00Z"/>
          <w:rFonts w:asciiTheme="minorHAnsi" w:eastAsia="Times New Roman" w:hAnsiTheme="minorHAnsi" w:cs="Courier New"/>
          <w:b/>
          <w:color w:val="222222"/>
          <w:lang w:eastAsia="es-ES"/>
          <w:rPrChange w:id="1448" w:author="Eduardo Gonzalez" w:date="2018-07-30T15:46:00Z">
            <w:rPr>
              <w:ins w:id="1449" w:author="Eduardo Gonzalez" w:date="2018-07-30T10:03:00Z"/>
              <w:rFonts w:asciiTheme="minorHAnsi" w:eastAsia="Times New Roman" w:hAnsiTheme="minorHAnsi" w:cs="Courier New"/>
              <w:color w:val="222222"/>
              <w:lang w:eastAsia="es-ES"/>
            </w:rPr>
          </w:rPrChange>
        </w:rPr>
        <w:pPrChange w:id="1450" w:author="Eduardo Gonzalez" w:date="2018-07-30T15:46:00Z">
          <w:pPr>
            <w:pStyle w:val="Prrafodelista"/>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hanging="283"/>
          </w:pPr>
        </w:pPrChange>
      </w:pPr>
      <w:ins w:id="1451" w:author="Eduardo Gonzalez" w:date="2018-07-30T10:03:00Z">
        <w:r w:rsidRPr="0070131F">
          <w:rPr>
            <w:rFonts w:asciiTheme="minorHAnsi" w:eastAsia="Times New Roman" w:hAnsiTheme="minorHAnsi" w:cs="Courier New"/>
            <w:b/>
            <w:color w:val="222222"/>
            <w:lang w:eastAsia="es-ES"/>
            <w:rPrChange w:id="1452" w:author="Eduardo Gonzalez" w:date="2018-07-30T15:46:00Z">
              <w:rPr>
                <w:rFonts w:asciiTheme="minorHAnsi" w:eastAsia="Times New Roman" w:hAnsiTheme="minorHAnsi" w:cs="Courier New"/>
                <w:color w:val="222222"/>
                <w:lang w:eastAsia="es-ES"/>
              </w:rPr>
            </w:rPrChange>
          </w:rPr>
          <w:t>Participación activa: Rentabilidad distribuida</w:t>
        </w:r>
      </w:ins>
    </w:p>
    <w:p w14:paraId="6FB8C66F" w14:textId="77777777" w:rsidR="00C80F91" w:rsidRDefault="00C80F91" w:rsidP="00C80F91">
      <w:pPr>
        <w:spacing w:after="0" w:line="240" w:lineRule="auto"/>
        <w:rPr>
          <w:ins w:id="1453" w:author="Eduardo Gonzalez" w:date="2018-07-30T10:03:00Z"/>
          <w:rFonts w:asciiTheme="minorHAnsi" w:hAnsiTheme="minorHAnsi"/>
          <w:b/>
          <w:u w:val="single"/>
        </w:rPr>
      </w:pPr>
    </w:p>
    <w:p w14:paraId="1EA17E9F" w14:textId="77777777" w:rsidR="00C80F91" w:rsidRPr="005B666B" w:rsidRDefault="00C80F91" w:rsidP="00C80F91">
      <w:pPr>
        <w:spacing w:after="0" w:line="240" w:lineRule="auto"/>
        <w:rPr>
          <w:ins w:id="1454" w:author="Eduardo Gonzalez" w:date="2018-07-30T10:03:00Z"/>
          <w:rFonts w:asciiTheme="minorHAnsi" w:hAnsiTheme="minorHAnsi"/>
          <w:b/>
          <w:u w:val="single"/>
        </w:rPr>
      </w:pPr>
    </w:p>
    <w:p w14:paraId="34835BA0" w14:textId="7C5778F4" w:rsidR="00C80F91" w:rsidRDefault="00C80F91"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ns w:id="1455" w:author="Eduardo Gonzalez" w:date="2018-08-07T17:25:00Z"/>
          <w:rFonts w:asciiTheme="minorHAnsi" w:eastAsia="Times New Roman" w:hAnsiTheme="minorHAnsi" w:cs="Courier New"/>
          <w:color w:val="222222"/>
          <w:lang w:eastAsia="es-ES"/>
        </w:rPr>
      </w:pPr>
      <w:ins w:id="1456" w:author="Eduardo Gonzalez" w:date="2018-07-30T10:03:00Z">
        <w:r w:rsidRPr="005B666B">
          <w:rPr>
            <w:rFonts w:asciiTheme="minorHAnsi" w:eastAsia="Times New Roman" w:hAnsiTheme="minorHAnsi" w:cs="Courier New"/>
            <w:color w:val="222222"/>
            <w:lang w:eastAsia="es-ES"/>
          </w:rPr>
          <w:t xml:space="preserve">Las relaciones y compromisos de participación de la comunidad dentro del Exchange serán recompensadas. Las interacciones y el apoyo a los tenedores de </w:t>
        </w:r>
        <w:del w:id="1457" w:author="Heleen Devos" w:date="2018-08-03T00:44:00Z">
          <w:r w:rsidRPr="005B666B" w:rsidDel="0009583E">
            <w:rPr>
              <w:rFonts w:asciiTheme="minorHAnsi" w:eastAsia="Times New Roman" w:hAnsiTheme="minorHAnsi" w:cs="Courier New"/>
              <w:color w:val="222222"/>
              <w:lang w:eastAsia="es-ES"/>
            </w:rPr>
            <w:delText>TOKEN</w:delText>
          </w:r>
        </w:del>
      </w:ins>
      <w:ins w:id="1458" w:author="Heleen Devos" w:date="2018-08-03T00:44:00Z">
        <w:r w:rsidR="0009583E">
          <w:rPr>
            <w:rFonts w:asciiTheme="minorHAnsi" w:eastAsia="Times New Roman" w:hAnsiTheme="minorHAnsi" w:cs="Courier New"/>
            <w:color w:val="222222"/>
            <w:lang w:eastAsia="es-ES"/>
          </w:rPr>
          <w:t>token</w:t>
        </w:r>
      </w:ins>
      <w:ins w:id="1459" w:author="Eduardo Gonzalez" w:date="2018-07-30T10:03:00Z">
        <w:r w:rsidRPr="005B666B">
          <w:rPr>
            <w:rFonts w:asciiTheme="minorHAnsi" w:eastAsia="Times New Roman" w:hAnsiTheme="minorHAnsi" w:cs="Courier New"/>
            <w:color w:val="222222"/>
            <w:lang w:eastAsia="es-ES"/>
          </w:rPr>
          <w:t xml:space="preserve"> </w:t>
        </w:r>
        <w:r>
          <w:rPr>
            <w:rFonts w:asciiTheme="minorHAnsi" w:eastAsia="Times New Roman" w:hAnsiTheme="minorHAnsi" w:cs="Courier New"/>
            <w:color w:val="222222"/>
            <w:lang w:eastAsia="es-ES"/>
          </w:rPr>
          <w:t>ErgonLatam</w:t>
        </w:r>
        <w:r w:rsidRPr="005B666B">
          <w:rPr>
            <w:rFonts w:asciiTheme="minorHAnsi" w:eastAsia="Times New Roman" w:hAnsiTheme="minorHAnsi" w:cs="Courier New"/>
            <w:color w:val="222222"/>
            <w:lang w:eastAsia="es-ES"/>
          </w:rPr>
          <w:t xml:space="preserve"> recibirán parte de las utilidades generadas por las operaciones en la plataforma. </w:t>
        </w:r>
        <w:r>
          <w:rPr>
            <w:rFonts w:asciiTheme="minorHAnsi" w:eastAsia="Times New Roman" w:hAnsiTheme="minorHAnsi" w:cs="Courier New"/>
            <w:color w:val="222222"/>
            <w:lang w:eastAsia="es-ES"/>
          </w:rPr>
          <w:t xml:space="preserve"> </w:t>
        </w:r>
        <w:r w:rsidRPr="005B666B">
          <w:rPr>
            <w:rFonts w:asciiTheme="minorHAnsi" w:eastAsia="Times New Roman" w:hAnsiTheme="minorHAnsi" w:cs="Courier New"/>
            <w:color w:val="222222"/>
            <w:lang w:eastAsia="es-ES"/>
          </w:rPr>
          <w:t xml:space="preserve">Creemos que esta forma de distribución a través de los </w:t>
        </w:r>
        <w:del w:id="1460" w:author="Heleen Devos" w:date="2018-08-03T00:44:00Z">
          <w:r w:rsidRPr="005B666B" w:rsidDel="0009583E">
            <w:rPr>
              <w:rFonts w:asciiTheme="minorHAnsi" w:eastAsia="Times New Roman" w:hAnsiTheme="minorHAnsi" w:cs="Courier New"/>
              <w:color w:val="222222"/>
              <w:lang w:eastAsia="es-ES"/>
            </w:rPr>
            <w:delText>TOKEN</w:delText>
          </w:r>
        </w:del>
      </w:ins>
      <w:ins w:id="1461" w:author="Heleen Devos" w:date="2018-08-03T00:44:00Z">
        <w:r w:rsidR="0009583E">
          <w:rPr>
            <w:rFonts w:asciiTheme="minorHAnsi" w:eastAsia="Times New Roman" w:hAnsiTheme="minorHAnsi" w:cs="Courier New"/>
            <w:color w:val="222222"/>
            <w:lang w:eastAsia="es-ES"/>
          </w:rPr>
          <w:t>token</w:t>
        </w:r>
      </w:ins>
      <w:ins w:id="1462" w:author="Eduardo Gonzalez" w:date="2018-07-30T10:03:00Z">
        <w:r w:rsidRPr="005B666B">
          <w:rPr>
            <w:rFonts w:asciiTheme="minorHAnsi" w:eastAsia="Times New Roman" w:hAnsiTheme="minorHAnsi" w:cs="Courier New"/>
            <w:color w:val="222222"/>
            <w:lang w:eastAsia="es-ES"/>
          </w:rPr>
          <w:t xml:space="preserve"> </w:t>
        </w:r>
        <w:r>
          <w:rPr>
            <w:rFonts w:asciiTheme="minorHAnsi" w:eastAsia="Times New Roman" w:hAnsiTheme="minorHAnsi" w:cs="Courier New"/>
            <w:color w:val="222222"/>
            <w:lang w:eastAsia="es-ES"/>
          </w:rPr>
          <w:t>ErgonLatam</w:t>
        </w:r>
        <w:r w:rsidRPr="005B666B">
          <w:rPr>
            <w:rFonts w:asciiTheme="minorHAnsi" w:eastAsia="Times New Roman" w:hAnsiTheme="minorHAnsi" w:cs="Courier New"/>
            <w:color w:val="222222"/>
            <w:lang w:eastAsia="es-ES"/>
          </w:rPr>
          <w:t xml:space="preserve"> incrementará la valorización y sustentabilidad en el largo plazo.</w:t>
        </w:r>
      </w:ins>
    </w:p>
    <w:p w14:paraId="419FCA6A" w14:textId="77777777" w:rsidR="00CD385B" w:rsidRDefault="00CD385B"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ns w:id="1463" w:author="Eduardo Gonzalez" w:date="2018-08-07T17:25:00Z"/>
          <w:rFonts w:asciiTheme="minorHAnsi" w:eastAsia="Times New Roman" w:hAnsiTheme="minorHAnsi" w:cs="Courier New"/>
          <w:color w:val="222222"/>
          <w:lang w:eastAsia="es-ES"/>
        </w:rPr>
      </w:pPr>
    </w:p>
    <w:p w14:paraId="2A2522EB" w14:textId="77777777" w:rsidR="00CD385B" w:rsidRDefault="00CD385B"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ns w:id="1464" w:author="Eduardo Gonzalez" w:date="2018-08-07T17:30:00Z"/>
          <w:rFonts w:asciiTheme="minorHAnsi" w:eastAsia="Times New Roman" w:hAnsiTheme="minorHAnsi" w:cs="Courier New"/>
          <w:color w:val="222222"/>
          <w:lang w:eastAsia="es-ES"/>
        </w:rPr>
      </w:pPr>
    </w:p>
    <w:p w14:paraId="27557221" w14:textId="77777777" w:rsidR="00CD385B" w:rsidRDefault="00CD385B"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ns w:id="1465" w:author="Eduardo Gonzalez" w:date="2018-08-07T17:30:00Z"/>
          <w:rFonts w:asciiTheme="minorHAnsi" w:eastAsia="Times New Roman" w:hAnsiTheme="minorHAnsi" w:cs="Courier New"/>
          <w:color w:val="222222"/>
          <w:lang w:eastAsia="es-ES"/>
        </w:rPr>
      </w:pPr>
    </w:p>
    <w:p w14:paraId="0A87DFAB" w14:textId="006345DB" w:rsidR="00CD385B" w:rsidRDefault="00CD385B"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ns w:id="1466" w:author="Eduardo Gonzalez" w:date="2018-08-07T17:30:00Z"/>
          <w:rFonts w:asciiTheme="minorHAnsi" w:eastAsia="Times New Roman" w:hAnsiTheme="minorHAnsi" w:cs="Courier New"/>
          <w:color w:val="222222"/>
          <w:lang w:eastAsia="es-ES"/>
        </w:rPr>
      </w:pPr>
      <w:ins w:id="1467" w:author="Eduardo Gonzalez" w:date="2018-08-07T17:29:00Z">
        <w:r>
          <w:rPr>
            <w:noProof/>
          </w:rPr>
          <w:drawing>
            <wp:anchor distT="0" distB="0" distL="114300" distR="114300" simplePos="0" relativeHeight="251692032" behindDoc="1" locked="0" layoutInCell="1" allowOverlap="1" wp14:anchorId="5D230FCC" wp14:editId="25782A83">
              <wp:simplePos x="0" y="0"/>
              <wp:positionH relativeFrom="margin">
                <wp:align>right</wp:align>
              </wp:positionH>
              <wp:positionV relativeFrom="paragraph">
                <wp:posOffset>8255</wp:posOffset>
              </wp:positionV>
              <wp:extent cx="5943600" cy="1865630"/>
              <wp:effectExtent l="0" t="0" r="0" b="1270"/>
              <wp:wrapNone/>
              <wp:docPr id="31" name="Imagen 31" descr="Resultado de imagen para distribucion de ut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distribucion de utilida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86563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1D3EDEAC" w14:textId="09CC5EF3" w:rsidR="00CD385B" w:rsidRDefault="00CD385B"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ns w:id="1468" w:author="Eduardo Gonzalez" w:date="2018-08-07T17:30:00Z"/>
          <w:rFonts w:asciiTheme="minorHAnsi" w:eastAsia="Times New Roman" w:hAnsiTheme="minorHAnsi" w:cs="Courier New"/>
          <w:color w:val="222222"/>
          <w:lang w:eastAsia="es-ES"/>
        </w:rPr>
      </w:pPr>
    </w:p>
    <w:p w14:paraId="216BE9DC" w14:textId="77777777" w:rsidR="00CD385B" w:rsidRDefault="00CD385B"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ns w:id="1469" w:author="Eduardo Gonzalez" w:date="2018-08-07T17:30:00Z"/>
          <w:rFonts w:asciiTheme="minorHAnsi" w:eastAsia="Times New Roman" w:hAnsiTheme="minorHAnsi" w:cs="Courier New"/>
          <w:color w:val="222222"/>
          <w:lang w:eastAsia="es-ES"/>
        </w:rPr>
      </w:pPr>
    </w:p>
    <w:p w14:paraId="0BA78693" w14:textId="0DA4187C" w:rsidR="00CD385B" w:rsidRDefault="00CD385B"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ns w:id="1470" w:author="Eduardo Gonzalez" w:date="2018-08-07T17:30:00Z"/>
          <w:rFonts w:asciiTheme="minorHAnsi" w:eastAsia="Times New Roman" w:hAnsiTheme="minorHAnsi" w:cs="Courier New"/>
          <w:color w:val="222222"/>
          <w:lang w:eastAsia="es-ES"/>
        </w:rPr>
      </w:pPr>
    </w:p>
    <w:p w14:paraId="34E262A9" w14:textId="77777777" w:rsidR="00CD385B" w:rsidRDefault="00CD385B"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ns w:id="1471" w:author="Eduardo Gonzalez" w:date="2018-08-07T17:30:00Z"/>
          <w:rFonts w:asciiTheme="minorHAnsi" w:eastAsia="Times New Roman" w:hAnsiTheme="minorHAnsi" w:cs="Courier New"/>
          <w:color w:val="222222"/>
          <w:lang w:eastAsia="es-ES"/>
        </w:rPr>
      </w:pPr>
    </w:p>
    <w:p w14:paraId="3D111EEA" w14:textId="6FCFE917" w:rsidR="00CD385B" w:rsidRDefault="00CD385B"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ns w:id="1472" w:author="Eduardo Gonzalez" w:date="2018-08-07T17:30:00Z"/>
          <w:rFonts w:asciiTheme="minorHAnsi" w:eastAsia="Times New Roman" w:hAnsiTheme="minorHAnsi" w:cs="Courier New"/>
          <w:color w:val="222222"/>
          <w:lang w:eastAsia="es-ES"/>
        </w:rPr>
      </w:pPr>
    </w:p>
    <w:p w14:paraId="54DBDC4F" w14:textId="77777777" w:rsidR="00CD385B" w:rsidRDefault="00CD385B"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ns w:id="1473" w:author="Eduardo Gonzalez" w:date="2018-08-07T17:30:00Z"/>
          <w:rFonts w:asciiTheme="minorHAnsi" w:eastAsia="Times New Roman" w:hAnsiTheme="minorHAnsi" w:cs="Courier New"/>
          <w:color w:val="222222"/>
          <w:lang w:eastAsia="es-ES"/>
        </w:rPr>
      </w:pPr>
    </w:p>
    <w:p w14:paraId="119FB2B8" w14:textId="0E93AD4E" w:rsidR="00CD385B" w:rsidRDefault="00CD385B"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ns w:id="1474" w:author="Eduardo Gonzalez" w:date="2018-08-07T17:25:00Z"/>
          <w:rFonts w:asciiTheme="minorHAnsi" w:eastAsia="Times New Roman" w:hAnsiTheme="minorHAnsi" w:cs="Courier New"/>
          <w:color w:val="222222"/>
          <w:lang w:eastAsia="es-ES"/>
        </w:rPr>
      </w:pPr>
    </w:p>
    <w:p w14:paraId="501E93C4" w14:textId="605BF6E1" w:rsidR="00CD385B" w:rsidRDefault="00CD385B"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ns w:id="1475" w:author="Eduardo Gonzalez" w:date="2018-08-07T17:25:00Z"/>
          <w:rFonts w:asciiTheme="minorHAnsi" w:eastAsia="Times New Roman" w:hAnsiTheme="minorHAnsi" w:cs="Courier New"/>
          <w:color w:val="222222"/>
          <w:lang w:eastAsia="es-ES"/>
        </w:rPr>
      </w:pPr>
    </w:p>
    <w:p w14:paraId="6DB9661D" w14:textId="3102DB97" w:rsidR="00CD385B" w:rsidRDefault="00CD385B"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ns w:id="1476" w:author="Eduardo Gonzalez" w:date="2018-08-07T17:30:00Z"/>
          <w:rFonts w:asciiTheme="minorHAnsi" w:eastAsia="Times New Roman" w:hAnsiTheme="minorHAnsi" w:cs="Courier New"/>
          <w:color w:val="222222"/>
          <w:lang w:eastAsia="es-ES"/>
        </w:rPr>
      </w:pPr>
    </w:p>
    <w:p w14:paraId="6B70799D" w14:textId="77777777" w:rsidR="00CD385B" w:rsidRDefault="00CD385B"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ns w:id="1477" w:author="Eduardo Gonzalez" w:date="2018-08-07T17:30:00Z"/>
          <w:rFonts w:asciiTheme="minorHAnsi" w:eastAsia="Times New Roman" w:hAnsiTheme="minorHAnsi" w:cs="Courier New"/>
          <w:color w:val="222222"/>
          <w:lang w:eastAsia="es-ES"/>
        </w:rPr>
      </w:pPr>
    </w:p>
    <w:p w14:paraId="54F667EE" w14:textId="3CE1B0BB" w:rsidR="00CD385B" w:rsidRPr="005B666B" w:rsidRDefault="00CD385B"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ns w:id="1478" w:author="Eduardo Gonzalez" w:date="2018-07-30T10:03:00Z"/>
          <w:rFonts w:asciiTheme="minorHAnsi" w:eastAsia="Times New Roman" w:hAnsiTheme="minorHAnsi" w:cs="Courier New"/>
          <w:color w:val="222222"/>
          <w:lang w:eastAsia="es-ES"/>
        </w:rPr>
      </w:pPr>
    </w:p>
    <w:p w14:paraId="2E5ED601" w14:textId="19905059" w:rsidR="00C80F91" w:rsidRDefault="00C80F91"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ns w:id="1479" w:author="Eduardo Gonzalez" w:date="2018-08-07T17:25:00Z"/>
          <w:rFonts w:asciiTheme="minorHAnsi" w:eastAsia="Times New Roman" w:hAnsiTheme="minorHAnsi" w:cs="Courier New"/>
          <w:color w:val="222222"/>
          <w:lang w:eastAsia="es-ES"/>
        </w:rPr>
      </w:pPr>
    </w:p>
    <w:p w14:paraId="3A7B1B51" w14:textId="77777777" w:rsidR="00CD385B" w:rsidRPr="005B666B" w:rsidRDefault="00CD385B"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ns w:id="1480" w:author="Eduardo Gonzalez" w:date="2018-07-30T10:03:00Z"/>
          <w:rFonts w:asciiTheme="minorHAnsi" w:eastAsia="Times New Roman" w:hAnsiTheme="minorHAnsi" w:cs="Courier New"/>
          <w:color w:val="222222"/>
          <w:lang w:eastAsia="es-ES"/>
        </w:rPr>
      </w:pPr>
    </w:p>
    <w:p w14:paraId="0744A5C8" w14:textId="77777777" w:rsidR="00C80F91" w:rsidRPr="005B666B" w:rsidRDefault="00C80F91"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ns w:id="1481" w:author="Eduardo Gonzalez" w:date="2018-07-30T10:03:00Z"/>
          <w:rFonts w:asciiTheme="minorHAnsi" w:eastAsia="Times New Roman" w:hAnsiTheme="minorHAnsi" w:cs="Courier New"/>
          <w:color w:val="222222"/>
          <w:lang w:eastAsia="es-ES"/>
        </w:rPr>
      </w:pPr>
      <w:ins w:id="1482" w:author="Eduardo Gonzalez" w:date="2018-07-30T10:03:00Z">
        <w:r w:rsidRPr="005B666B">
          <w:rPr>
            <w:rFonts w:asciiTheme="minorHAnsi" w:eastAsia="Times New Roman" w:hAnsiTheme="minorHAnsi" w:cs="Courier New"/>
            <w:color w:val="222222"/>
            <w:lang w:eastAsia="es-ES"/>
          </w:rPr>
          <w:t xml:space="preserve">Por lo menos el </w:t>
        </w:r>
        <w:r>
          <w:rPr>
            <w:rFonts w:asciiTheme="minorHAnsi" w:eastAsia="Times New Roman" w:hAnsiTheme="minorHAnsi" w:cs="Courier New"/>
            <w:color w:val="222222"/>
            <w:lang w:eastAsia="es-ES"/>
          </w:rPr>
          <w:t>3</w:t>
        </w:r>
        <w:r w:rsidRPr="005B666B">
          <w:rPr>
            <w:rFonts w:asciiTheme="minorHAnsi" w:eastAsia="Times New Roman" w:hAnsiTheme="minorHAnsi" w:cs="Courier New"/>
            <w:color w:val="222222"/>
            <w:lang w:eastAsia="es-ES"/>
          </w:rPr>
          <w:t xml:space="preserve">0% de las utilidades serán distribuidas en una criptomoneda, de preferencia </w:t>
        </w:r>
        <w:r w:rsidRPr="00CD385B">
          <w:rPr>
            <w:rFonts w:asciiTheme="minorHAnsi" w:eastAsia="Times New Roman" w:hAnsiTheme="minorHAnsi" w:cs="Courier New"/>
            <w:b/>
            <w:color w:val="222222"/>
            <w:lang w:eastAsia="es-ES"/>
            <w:rPrChange w:id="1483" w:author="Eduardo Gonzalez" w:date="2018-08-07T17:36:00Z">
              <w:rPr>
                <w:rFonts w:asciiTheme="minorHAnsi" w:eastAsia="Times New Roman" w:hAnsiTheme="minorHAnsi" w:cs="Courier New"/>
                <w:color w:val="222222"/>
                <w:lang w:eastAsia="es-ES"/>
              </w:rPr>
            </w:rPrChange>
          </w:rPr>
          <w:t>ETHEREUM,</w:t>
        </w:r>
        <w:r w:rsidRPr="005B666B">
          <w:rPr>
            <w:rFonts w:asciiTheme="minorHAnsi" w:eastAsia="Times New Roman" w:hAnsiTheme="minorHAnsi" w:cs="Courier New"/>
            <w:color w:val="222222"/>
            <w:lang w:eastAsia="es-ES"/>
          </w:rPr>
          <w:t xml:space="preserve"> la principal creadora de ICO y responsable de un entorno de crecimiento a través de contratos inteligentes y desarrolladores con multiplicidad de áreas de la sociedad. Para garantizar su éxito, esta iniciativa se implementará a partir del</w:t>
        </w:r>
        <w:r>
          <w:rPr>
            <w:rFonts w:asciiTheme="minorHAnsi" w:eastAsia="Times New Roman" w:hAnsiTheme="minorHAnsi" w:cs="Courier New"/>
            <w:color w:val="222222"/>
            <w:lang w:eastAsia="es-ES"/>
          </w:rPr>
          <w:t xml:space="preserve"> inicio del 2do</w:t>
        </w:r>
        <w:r w:rsidRPr="005B666B">
          <w:rPr>
            <w:rFonts w:asciiTheme="minorHAnsi" w:eastAsia="Times New Roman" w:hAnsiTheme="minorHAnsi" w:cs="Courier New"/>
            <w:color w:val="222222"/>
            <w:lang w:eastAsia="es-ES"/>
          </w:rPr>
          <w:t xml:space="preserve"> año de funcionamiento. </w:t>
        </w:r>
      </w:ins>
    </w:p>
    <w:p w14:paraId="6F988CB8" w14:textId="77777777" w:rsidR="00C80F91" w:rsidRDefault="00C80F91" w:rsidP="00C80F91">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ins w:id="1484" w:author="Eduardo Gonzalez" w:date="2018-07-30T10:03:00Z"/>
          <w:rFonts w:asciiTheme="minorHAnsi" w:eastAsia="Times New Roman" w:hAnsiTheme="minorHAnsi" w:cs="Courier New"/>
          <w:color w:val="222222"/>
          <w:lang w:eastAsia="es-ES"/>
        </w:rPr>
      </w:pPr>
    </w:p>
    <w:p w14:paraId="4A5B6F58" w14:textId="77777777" w:rsidR="00C80F91" w:rsidRDefault="00C80F91" w:rsidP="00C80F91">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ins w:id="1485" w:author="Eduardo Gonzalez" w:date="2018-07-30T15:47:00Z"/>
          <w:rFonts w:asciiTheme="minorHAnsi" w:eastAsia="Times New Roman" w:hAnsiTheme="minorHAnsi" w:cs="Courier New"/>
          <w:color w:val="222222"/>
          <w:lang w:eastAsia="es-ES"/>
        </w:rPr>
      </w:pPr>
    </w:p>
    <w:p w14:paraId="07AB20BC" w14:textId="77777777" w:rsidR="00C80F91" w:rsidRPr="005B666B" w:rsidRDefault="00C80F91" w:rsidP="00C80F91">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ins w:id="1486" w:author="Eduardo Gonzalez" w:date="2018-07-30T10:03:00Z"/>
          <w:rFonts w:asciiTheme="minorHAnsi" w:eastAsia="Times New Roman" w:hAnsiTheme="minorHAnsi" w:cs="Courier New"/>
          <w:color w:val="222222"/>
          <w:lang w:eastAsia="es-ES"/>
        </w:rPr>
      </w:pPr>
    </w:p>
    <w:p w14:paraId="4B137189" w14:textId="11DAB809" w:rsidR="00C80F91" w:rsidRPr="0070131F" w:rsidRDefault="0070131F" w:rsidP="00C80F91">
      <w:pPr>
        <w:pStyle w:val="Prrafodelista"/>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hanging="283"/>
        <w:rPr>
          <w:ins w:id="1487" w:author="Eduardo Gonzalez" w:date="2018-07-30T10:03:00Z"/>
          <w:rFonts w:asciiTheme="minorHAnsi" w:eastAsia="Times New Roman" w:hAnsiTheme="minorHAnsi" w:cs="Courier New"/>
          <w:b/>
          <w:color w:val="222222"/>
          <w:lang w:eastAsia="es-ES"/>
          <w:rPrChange w:id="1488" w:author="Eduardo Gonzalez" w:date="2018-07-30T15:47:00Z">
            <w:rPr>
              <w:ins w:id="1489" w:author="Eduardo Gonzalez" w:date="2018-07-30T10:03:00Z"/>
              <w:rFonts w:asciiTheme="minorHAnsi" w:eastAsia="Times New Roman" w:hAnsiTheme="minorHAnsi" w:cs="Courier New"/>
              <w:color w:val="222222"/>
              <w:lang w:eastAsia="es-ES"/>
            </w:rPr>
          </w:rPrChange>
        </w:rPr>
      </w:pPr>
      <w:ins w:id="1490" w:author="Eduardo Gonzalez" w:date="2018-07-30T15:47:00Z">
        <w:r>
          <w:rPr>
            <w:rFonts w:asciiTheme="minorHAnsi" w:eastAsia="Times New Roman" w:hAnsiTheme="minorHAnsi" w:cs="Courier New"/>
            <w:b/>
            <w:color w:val="222222"/>
            <w:lang w:eastAsia="es-ES"/>
          </w:rPr>
          <w:t xml:space="preserve">    </w:t>
        </w:r>
      </w:ins>
      <w:ins w:id="1491" w:author="Eduardo Gonzalez" w:date="2018-07-30T10:03:00Z">
        <w:r w:rsidR="00C80F91" w:rsidRPr="0070131F">
          <w:rPr>
            <w:rFonts w:asciiTheme="minorHAnsi" w:eastAsia="Times New Roman" w:hAnsiTheme="minorHAnsi" w:cs="Courier New"/>
            <w:b/>
            <w:color w:val="222222"/>
            <w:lang w:eastAsia="es-ES"/>
            <w:rPrChange w:id="1492" w:author="Eduardo Gonzalez" w:date="2018-07-30T15:47:00Z">
              <w:rPr>
                <w:rFonts w:asciiTheme="minorHAnsi" w:eastAsia="Times New Roman" w:hAnsiTheme="minorHAnsi" w:cs="Courier New"/>
                <w:color w:val="222222"/>
                <w:lang w:eastAsia="es-ES"/>
              </w:rPr>
            </w:rPrChange>
          </w:rPr>
          <w:t>Fondo de inversión y seguros</w:t>
        </w:r>
      </w:ins>
    </w:p>
    <w:p w14:paraId="43F7792C" w14:textId="77777777" w:rsidR="00C80F91" w:rsidRDefault="00C80F91" w:rsidP="00C80F91">
      <w:pPr>
        <w:autoSpaceDE w:val="0"/>
        <w:autoSpaceDN w:val="0"/>
        <w:adjustRightInd w:val="0"/>
        <w:spacing w:after="0" w:line="360" w:lineRule="auto"/>
        <w:jc w:val="both"/>
        <w:rPr>
          <w:ins w:id="1493" w:author="Eduardo Gonzalez" w:date="2018-08-07T17:42:00Z"/>
          <w:rFonts w:asciiTheme="minorHAnsi" w:eastAsia="Times New Roman" w:hAnsiTheme="minorHAnsi" w:cs="Courier New"/>
          <w:color w:val="222222"/>
          <w:lang w:eastAsia="es-ES"/>
        </w:rPr>
      </w:pPr>
    </w:p>
    <w:p w14:paraId="3BF9879B" w14:textId="77777777" w:rsidR="0034087A" w:rsidRPr="005B666B" w:rsidRDefault="0034087A" w:rsidP="00C80F91">
      <w:pPr>
        <w:autoSpaceDE w:val="0"/>
        <w:autoSpaceDN w:val="0"/>
        <w:adjustRightInd w:val="0"/>
        <w:spacing w:after="0" w:line="360" w:lineRule="auto"/>
        <w:jc w:val="both"/>
        <w:rPr>
          <w:ins w:id="1494" w:author="Eduardo Gonzalez" w:date="2018-07-30T10:03:00Z"/>
          <w:rFonts w:asciiTheme="minorHAnsi" w:eastAsia="Times New Roman" w:hAnsiTheme="minorHAnsi" w:cs="Courier New"/>
          <w:color w:val="222222"/>
          <w:lang w:eastAsia="es-ES"/>
        </w:rPr>
      </w:pPr>
    </w:p>
    <w:p w14:paraId="07F0761D" w14:textId="77777777" w:rsidR="00C80F91" w:rsidRPr="005B666B" w:rsidRDefault="00C80F91" w:rsidP="00C80F91">
      <w:pPr>
        <w:autoSpaceDE w:val="0"/>
        <w:autoSpaceDN w:val="0"/>
        <w:adjustRightInd w:val="0"/>
        <w:spacing w:after="0" w:line="240" w:lineRule="auto"/>
        <w:jc w:val="both"/>
        <w:rPr>
          <w:ins w:id="1495" w:author="Eduardo Gonzalez" w:date="2018-07-30T10:03:00Z"/>
          <w:rFonts w:asciiTheme="minorHAnsi" w:eastAsia="Times New Roman" w:hAnsiTheme="minorHAnsi" w:cs="Courier New"/>
          <w:color w:val="222222"/>
          <w:lang w:eastAsia="es-ES"/>
        </w:rPr>
      </w:pPr>
      <w:ins w:id="1496" w:author="Eduardo Gonzalez" w:date="2018-07-30T10:03:00Z">
        <w:r w:rsidRPr="005B666B">
          <w:rPr>
            <w:rFonts w:asciiTheme="minorHAnsi" w:eastAsia="Times New Roman" w:hAnsiTheme="minorHAnsi" w:cs="Courier New"/>
            <w:color w:val="222222"/>
            <w:lang w:eastAsia="es-ES"/>
          </w:rPr>
          <w:t>A partir del desarrollo y avance en las operaciones del Exchange con motivo de mantener una gobernanza descentralizada, un sistema armónico de participación y canal de inversión solventado por la comunidad se contribuirá con el 10% de las utilidades producidas por el Exchange</w:t>
        </w:r>
        <w:r>
          <w:rPr>
            <w:rFonts w:asciiTheme="minorHAnsi" w:eastAsia="Times New Roman" w:hAnsiTheme="minorHAnsi" w:cs="Courier New"/>
            <w:color w:val="222222"/>
            <w:lang w:eastAsia="es-ES"/>
          </w:rPr>
          <w:t xml:space="preserve"> en un fondo que operara</w:t>
        </w:r>
        <w:r w:rsidRPr="005B666B">
          <w:rPr>
            <w:rFonts w:asciiTheme="minorHAnsi" w:eastAsia="Times New Roman" w:hAnsiTheme="minorHAnsi" w:cs="Courier New"/>
            <w:color w:val="222222"/>
            <w:lang w:eastAsia="es-ES"/>
          </w:rPr>
          <w:t xml:space="preserve"> como inversión y seguro </w:t>
        </w:r>
        <w:r>
          <w:rPr>
            <w:rFonts w:asciiTheme="minorHAnsi" w:eastAsia="Times New Roman" w:hAnsiTheme="minorHAnsi" w:cs="Courier New"/>
            <w:color w:val="222222"/>
            <w:lang w:eastAsia="es-ES"/>
          </w:rPr>
          <w:t xml:space="preserve">a la vez </w:t>
        </w:r>
        <w:r w:rsidRPr="005B666B">
          <w:rPr>
            <w:rFonts w:asciiTheme="minorHAnsi" w:eastAsia="Times New Roman" w:hAnsiTheme="minorHAnsi" w:cs="Courier New"/>
            <w:color w:val="222222"/>
            <w:lang w:eastAsia="es-ES"/>
          </w:rPr>
          <w:t>en casos de incumplimiento de impagos en lo que respecta a la plataforma de Crowdfunding, protegiendo al inversor de sucesos fuera de lo proyectado.</w:t>
        </w:r>
      </w:ins>
    </w:p>
    <w:p w14:paraId="2EEFE3F1" w14:textId="3503258F" w:rsidR="00C80F91" w:rsidRDefault="0034087A" w:rsidP="00C80F91">
      <w:pPr>
        <w:autoSpaceDE w:val="0"/>
        <w:autoSpaceDN w:val="0"/>
        <w:adjustRightInd w:val="0"/>
        <w:spacing w:after="0" w:line="360" w:lineRule="auto"/>
        <w:jc w:val="both"/>
        <w:rPr>
          <w:ins w:id="1497" w:author="Eduardo Gonzalez" w:date="2018-08-07T17:42:00Z"/>
          <w:rFonts w:asciiTheme="minorHAnsi" w:eastAsia="Times New Roman" w:hAnsiTheme="minorHAnsi" w:cs="Courier New"/>
          <w:color w:val="222222"/>
          <w:lang w:eastAsia="es-ES"/>
        </w:rPr>
      </w:pPr>
      <w:ins w:id="1498" w:author="Eduardo Gonzalez" w:date="2018-08-07T17:42:00Z">
        <w:r>
          <w:rPr>
            <w:noProof/>
          </w:rPr>
          <w:drawing>
            <wp:anchor distT="0" distB="0" distL="114300" distR="114300" simplePos="0" relativeHeight="251693056" behindDoc="1" locked="0" layoutInCell="1" allowOverlap="1" wp14:anchorId="505237DD" wp14:editId="551231F2">
              <wp:simplePos x="0" y="0"/>
              <wp:positionH relativeFrom="column">
                <wp:posOffset>1140432</wp:posOffset>
              </wp:positionH>
              <wp:positionV relativeFrom="paragraph">
                <wp:posOffset>231661</wp:posOffset>
              </wp:positionV>
              <wp:extent cx="3308350" cy="3298190"/>
              <wp:effectExtent l="0" t="0" r="6350" b="0"/>
              <wp:wrapNone/>
              <wp:docPr id="32" name="Imagen 32" descr="Resultado de imagen para seguro banc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seguro bancari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08350" cy="329819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68583E8F" w14:textId="5C86A8B6" w:rsidR="0034087A" w:rsidRDefault="0034087A" w:rsidP="00C80F91">
      <w:pPr>
        <w:autoSpaceDE w:val="0"/>
        <w:autoSpaceDN w:val="0"/>
        <w:adjustRightInd w:val="0"/>
        <w:spacing w:after="0" w:line="360" w:lineRule="auto"/>
        <w:jc w:val="both"/>
        <w:rPr>
          <w:ins w:id="1499" w:author="Eduardo Gonzalez" w:date="2018-08-07T17:42:00Z"/>
          <w:rFonts w:asciiTheme="minorHAnsi" w:eastAsia="Times New Roman" w:hAnsiTheme="minorHAnsi" w:cs="Courier New"/>
          <w:color w:val="222222"/>
          <w:lang w:eastAsia="es-ES"/>
        </w:rPr>
      </w:pPr>
    </w:p>
    <w:p w14:paraId="1C64DBE1" w14:textId="0E4EE517" w:rsidR="0034087A" w:rsidRDefault="0034087A" w:rsidP="00C80F91">
      <w:pPr>
        <w:autoSpaceDE w:val="0"/>
        <w:autoSpaceDN w:val="0"/>
        <w:adjustRightInd w:val="0"/>
        <w:spacing w:after="0" w:line="360" w:lineRule="auto"/>
        <w:jc w:val="both"/>
        <w:rPr>
          <w:ins w:id="1500" w:author="Eduardo Gonzalez" w:date="2018-08-07T17:42:00Z"/>
          <w:rFonts w:asciiTheme="minorHAnsi" w:eastAsia="Times New Roman" w:hAnsiTheme="minorHAnsi" w:cs="Courier New"/>
          <w:color w:val="222222"/>
          <w:lang w:eastAsia="es-ES"/>
        </w:rPr>
      </w:pPr>
      <w:ins w:id="1501" w:author="Eduardo Gonzalez" w:date="2018-08-07T17:42:00Z">
        <w:r>
          <w:rPr>
            <w:rFonts w:asciiTheme="minorHAnsi" w:eastAsia="Times New Roman" w:hAnsiTheme="minorHAnsi" w:cs="Courier New"/>
            <w:color w:val="222222"/>
            <w:lang w:eastAsia="es-ES"/>
          </w:rPr>
          <w:t xml:space="preserve">   </w:t>
        </w:r>
      </w:ins>
    </w:p>
    <w:p w14:paraId="3612E7AF" w14:textId="77777777" w:rsidR="0034087A" w:rsidRDefault="0034087A" w:rsidP="00C80F91">
      <w:pPr>
        <w:autoSpaceDE w:val="0"/>
        <w:autoSpaceDN w:val="0"/>
        <w:adjustRightInd w:val="0"/>
        <w:spacing w:after="0" w:line="360" w:lineRule="auto"/>
        <w:jc w:val="both"/>
        <w:rPr>
          <w:ins w:id="1502" w:author="Eduardo Gonzalez" w:date="2018-08-07T17:42:00Z"/>
          <w:rFonts w:asciiTheme="minorHAnsi" w:eastAsia="Times New Roman" w:hAnsiTheme="minorHAnsi" w:cs="Courier New"/>
          <w:color w:val="222222"/>
          <w:lang w:eastAsia="es-ES"/>
        </w:rPr>
      </w:pPr>
    </w:p>
    <w:p w14:paraId="49124E84" w14:textId="77777777" w:rsidR="0034087A" w:rsidRDefault="0034087A" w:rsidP="00C80F91">
      <w:pPr>
        <w:autoSpaceDE w:val="0"/>
        <w:autoSpaceDN w:val="0"/>
        <w:adjustRightInd w:val="0"/>
        <w:spacing w:after="0" w:line="360" w:lineRule="auto"/>
        <w:jc w:val="both"/>
        <w:rPr>
          <w:ins w:id="1503" w:author="Eduardo Gonzalez" w:date="2018-08-07T17:42:00Z"/>
          <w:rFonts w:asciiTheme="minorHAnsi" w:eastAsia="Times New Roman" w:hAnsiTheme="minorHAnsi" w:cs="Courier New"/>
          <w:color w:val="222222"/>
          <w:lang w:eastAsia="es-ES"/>
        </w:rPr>
      </w:pPr>
    </w:p>
    <w:p w14:paraId="5E5AFEC2" w14:textId="77777777" w:rsidR="0034087A" w:rsidRDefault="0034087A" w:rsidP="00C80F91">
      <w:pPr>
        <w:autoSpaceDE w:val="0"/>
        <w:autoSpaceDN w:val="0"/>
        <w:adjustRightInd w:val="0"/>
        <w:spacing w:after="0" w:line="360" w:lineRule="auto"/>
        <w:jc w:val="both"/>
        <w:rPr>
          <w:ins w:id="1504" w:author="Eduardo Gonzalez" w:date="2018-08-07T17:42:00Z"/>
          <w:rFonts w:asciiTheme="minorHAnsi" w:eastAsia="Times New Roman" w:hAnsiTheme="minorHAnsi" w:cs="Courier New"/>
          <w:color w:val="222222"/>
          <w:lang w:eastAsia="es-ES"/>
        </w:rPr>
      </w:pPr>
    </w:p>
    <w:p w14:paraId="63EC4C64" w14:textId="77777777" w:rsidR="0034087A" w:rsidRDefault="0034087A" w:rsidP="00C80F91">
      <w:pPr>
        <w:autoSpaceDE w:val="0"/>
        <w:autoSpaceDN w:val="0"/>
        <w:adjustRightInd w:val="0"/>
        <w:spacing w:after="0" w:line="360" w:lineRule="auto"/>
        <w:jc w:val="both"/>
        <w:rPr>
          <w:ins w:id="1505" w:author="Eduardo Gonzalez" w:date="2018-08-07T17:42:00Z"/>
          <w:rFonts w:asciiTheme="minorHAnsi" w:eastAsia="Times New Roman" w:hAnsiTheme="minorHAnsi" w:cs="Courier New"/>
          <w:color w:val="222222"/>
          <w:lang w:eastAsia="es-ES"/>
        </w:rPr>
      </w:pPr>
    </w:p>
    <w:p w14:paraId="7B3B7217" w14:textId="77777777" w:rsidR="0034087A" w:rsidRDefault="0034087A" w:rsidP="00C80F91">
      <w:pPr>
        <w:autoSpaceDE w:val="0"/>
        <w:autoSpaceDN w:val="0"/>
        <w:adjustRightInd w:val="0"/>
        <w:spacing w:after="0" w:line="360" w:lineRule="auto"/>
        <w:jc w:val="both"/>
        <w:rPr>
          <w:ins w:id="1506" w:author="Eduardo Gonzalez" w:date="2018-08-07T17:42:00Z"/>
          <w:rFonts w:asciiTheme="minorHAnsi" w:eastAsia="Times New Roman" w:hAnsiTheme="minorHAnsi" w:cs="Courier New"/>
          <w:color w:val="222222"/>
          <w:lang w:eastAsia="es-ES"/>
        </w:rPr>
      </w:pPr>
    </w:p>
    <w:p w14:paraId="3294CD6C" w14:textId="77777777" w:rsidR="0034087A" w:rsidRDefault="0034087A" w:rsidP="00C80F91">
      <w:pPr>
        <w:autoSpaceDE w:val="0"/>
        <w:autoSpaceDN w:val="0"/>
        <w:adjustRightInd w:val="0"/>
        <w:spacing w:after="0" w:line="360" w:lineRule="auto"/>
        <w:jc w:val="both"/>
        <w:rPr>
          <w:ins w:id="1507" w:author="Eduardo Gonzalez" w:date="2018-08-07T17:42:00Z"/>
          <w:rFonts w:asciiTheme="minorHAnsi" w:eastAsia="Times New Roman" w:hAnsiTheme="minorHAnsi" w:cs="Courier New"/>
          <w:color w:val="222222"/>
          <w:lang w:eastAsia="es-ES"/>
        </w:rPr>
      </w:pPr>
    </w:p>
    <w:p w14:paraId="119985D3" w14:textId="77777777" w:rsidR="0034087A" w:rsidRDefault="0034087A" w:rsidP="00C80F91">
      <w:pPr>
        <w:autoSpaceDE w:val="0"/>
        <w:autoSpaceDN w:val="0"/>
        <w:adjustRightInd w:val="0"/>
        <w:spacing w:after="0" w:line="360" w:lineRule="auto"/>
        <w:jc w:val="both"/>
        <w:rPr>
          <w:ins w:id="1508" w:author="Eduardo Gonzalez" w:date="2018-08-07T17:42:00Z"/>
          <w:rFonts w:asciiTheme="minorHAnsi" w:eastAsia="Times New Roman" w:hAnsiTheme="minorHAnsi" w:cs="Courier New"/>
          <w:color w:val="222222"/>
          <w:lang w:eastAsia="es-ES"/>
        </w:rPr>
      </w:pPr>
    </w:p>
    <w:p w14:paraId="49AF9E1C" w14:textId="77777777" w:rsidR="0034087A" w:rsidRDefault="0034087A" w:rsidP="00C80F91">
      <w:pPr>
        <w:autoSpaceDE w:val="0"/>
        <w:autoSpaceDN w:val="0"/>
        <w:adjustRightInd w:val="0"/>
        <w:spacing w:after="0" w:line="360" w:lineRule="auto"/>
        <w:jc w:val="both"/>
        <w:rPr>
          <w:ins w:id="1509" w:author="Eduardo Gonzalez" w:date="2018-08-07T17:42:00Z"/>
          <w:rFonts w:asciiTheme="minorHAnsi" w:eastAsia="Times New Roman" w:hAnsiTheme="minorHAnsi" w:cs="Courier New"/>
          <w:color w:val="222222"/>
          <w:lang w:eastAsia="es-ES"/>
        </w:rPr>
      </w:pPr>
    </w:p>
    <w:p w14:paraId="71516353" w14:textId="77777777" w:rsidR="0034087A" w:rsidRDefault="0034087A" w:rsidP="00C80F91">
      <w:pPr>
        <w:autoSpaceDE w:val="0"/>
        <w:autoSpaceDN w:val="0"/>
        <w:adjustRightInd w:val="0"/>
        <w:spacing w:after="0" w:line="360" w:lineRule="auto"/>
        <w:jc w:val="both"/>
        <w:rPr>
          <w:ins w:id="1510" w:author="Eduardo Gonzalez" w:date="2018-08-07T17:42:00Z"/>
          <w:rFonts w:asciiTheme="minorHAnsi" w:eastAsia="Times New Roman" w:hAnsiTheme="minorHAnsi" w:cs="Courier New"/>
          <w:color w:val="222222"/>
          <w:lang w:eastAsia="es-ES"/>
        </w:rPr>
      </w:pPr>
    </w:p>
    <w:p w14:paraId="5A5C481C" w14:textId="77777777" w:rsidR="0034087A" w:rsidRDefault="0034087A" w:rsidP="00C80F91">
      <w:pPr>
        <w:autoSpaceDE w:val="0"/>
        <w:autoSpaceDN w:val="0"/>
        <w:adjustRightInd w:val="0"/>
        <w:spacing w:after="0" w:line="360" w:lineRule="auto"/>
        <w:jc w:val="both"/>
        <w:rPr>
          <w:ins w:id="1511" w:author="Eduardo Gonzalez" w:date="2018-08-07T17:42:00Z"/>
          <w:rFonts w:asciiTheme="minorHAnsi" w:eastAsia="Times New Roman" w:hAnsiTheme="minorHAnsi" w:cs="Courier New"/>
          <w:color w:val="222222"/>
          <w:lang w:eastAsia="es-ES"/>
        </w:rPr>
      </w:pPr>
    </w:p>
    <w:p w14:paraId="214735D0" w14:textId="77777777" w:rsidR="0034087A" w:rsidRDefault="0034087A" w:rsidP="00C80F91">
      <w:pPr>
        <w:autoSpaceDE w:val="0"/>
        <w:autoSpaceDN w:val="0"/>
        <w:adjustRightInd w:val="0"/>
        <w:spacing w:after="0" w:line="360" w:lineRule="auto"/>
        <w:jc w:val="both"/>
        <w:rPr>
          <w:ins w:id="1512" w:author="Eduardo Gonzalez" w:date="2018-08-07T17:42:00Z"/>
          <w:rFonts w:asciiTheme="minorHAnsi" w:eastAsia="Times New Roman" w:hAnsiTheme="minorHAnsi" w:cs="Courier New"/>
          <w:color w:val="222222"/>
          <w:lang w:eastAsia="es-ES"/>
        </w:rPr>
      </w:pPr>
    </w:p>
    <w:p w14:paraId="43E825A8" w14:textId="77777777" w:rsidR="0034087A" w:rsidRDefault="0034087A" w:rsidP="00C80F91">
      <w:pPr>
        <w:autoSpaceDE w:val="0"/>
        <w:autoSpaceDN w:val="0"/>
        <w:adjustRightInd w:val="0"/>
        <w:spacing w:after="0" w:line="360" w:lineRule="auto"/>
        <w:jc w:val="both"/>
        <w:rPr>
          <w:ins w:id="1513" w:author="Eduardo Gonzalez" w:date="2018-08-07T17:42:00Z"/>
          <w:rFonts w:asciiTheme="minorHAnsi" w:eastAsia="Times New Roman" w:hAnsiTheme="minorHAnsi" w:cs="Courier New"/>
          <w:color w:val="222222"/>
          <w:lang w:eastAsia="es-ES"/>
        </w:rPr>
      </w:pPr>
    </w:p>
    <w:p w14:paraId="6453F7BD" w14:textId="77777777" w:rsidR="0034087A" w:rsidRPr="005B666B" w:rsidRDefault="0034087A" w:rsidP="00C80F91">
      <w:pPr>
        <w:autoSpaceDE w:val="0"/>
        <w:autoSpaceDN w:val="0"/>
        <w:adjustRightInd w:val="0"/>
        <w:spacing w:after="0" w:line="360" w:lineRule="auto"/>
        <w:jc w:val="both"/>
        <w:rPr>
          <w:ins w:id="1514" w:author="Eduardo Gonzalez" w:date="2018-07-30T10:03:00Z"/>
          <w:rFonts w:asciiTheme="minorHAnsi" w:eastAsia="Times New Roman" w:hAnsiTheme="minorHAnsi" w:cs="Courier New"/>
          <w:color w:val="222222"/>
          <w:lang w:eastAsia="es-ES"/>
        </w:rPr>
      </w:pPr>
    </w:p>
    <w:p w14:paraId="4408713D" w14:textId="4704B694" w:rsidR="00C80F91" w:rsidRDefault="00C80F91" w:rsidP="00C80F91">
      <w:pPr>
        <w:autoSpaceDE w:val="0"/>
        <w:autoSpaceDN w:val="0"/>
        <w:adjustRightInd w:val="0"/>
        <w:spacing w:after="0" w:line="240" w:lineRule="auto"/>
        <w:jc w:val="both"/>
        <w:rPr>
          <w:ins w:id="1515" w:author="Eduardo Gonzalez" w:date="2018-07-30T10:03:00Z"/>
          <w:rFonts w:asciiTheme="minorHAnsi" w:eastAsia="Times New Roman" w:hAnsiTheme="minorHAnsi" w:cs="Courier New"/>
          <w:color w:val="222222"/>
          <w:lang w:eastAsia="es-ES"/>
        </w:rPr>
      </w:pPr>
      <w:ins w:id="1516" w:author="Eduardo Gonzalez" w:date="2018-07-30T10:03:00Z">
        <w:r w:rsidRPr="005B666B">
          <w:rPr>
            <w:rFonts w:asciiTheme="minorHAnsi" w:eastAsia="Times New Roman" w:hAnsiTheme="minorHAnsi" w:cs="Courier New"/>
            <w:color w:val="222222"/>
            <w:lang w:eastAsia="es-ES"/>
          </w:rPr>
          <w:t xml:space="preserve">Las condiciones de la operación y los detalles estarán resguardado en la Blockchain a través de un contrato inteligente, el accionar de este contrato estará sujeto a votación por parte de la comunidad tenedora de </w:t>
        </w:r>
        <w:del w:id="1517" w:author="Heleen Devos" w:date="2018-08-03T00:43:00Z">
          <w:r w:rsidRPr="005B666B" w:rsidDel="0009583E">
            <w:rPr>
              <w:rFonts w:asciiTheme="minorHAnsi" w:eastAsia="Times New Roman" w:hAnsiTheme="minorHAnsi" w:cs="Courier New"/>
              <w:color w:val="222222"/>
              <w:lang w:eastAsia="es-ES"/>
            </w:rPr>
            <w:delText>TOKEN</w:delText>
          </w:r>
        </w:del>
      </w:ins>
      <w:ins w:id="1518" w:author="Heleen Devos" w:date="2018-08-03T00:43:00Z">
        <w:r w:rsidR="0009583E">
          <w:rPr>
            <w:rFonts w:asciiTheme="minorHAnsi" w:eastAsia="Times New Roman" w:hAnsiTheme="minorHAnsi" w:cs="Courier New"/>
            <w:color w:val="222222"/>
            <w:lang w:eastAsia="es-ES"/>
          </w:rPr>
          <w:t>token</w:t>
        </w:r>
      </w:ins>
      <w:ins w:id="1519" w:author="Eduardo Gonzalez" w:date="2018-07-30T10:03:00Z">
        <w:r w:rsidRPr="005B666B">
          <w:rPr>
            <w:rFonts w:asciiTheme="minorHAnsi" w:eastAsia="Times New Roman" w:hAnsiTheme="minorHAnsi" w:cs="Courier New"/>
            <w:color w:val="222222"/>
            <w:lang w:eastAsia="es-ES"/>
          </w:rPr>
          <w:t xml:space="preserve"> </w:t>
        </w:r>
        <w:r>
          <w:rPr>
            <w:rFonts w:asciiTheme="minorHAnsi" w:eastAsia="Times New Roman" w:hAnsiTheme="minorHAnsi" w:cs="Courier New"/>
            <w:color w:val="222222"/>
            <w:lang w:eastAsia="es-ES"/>
          </w:rPr>
          <w:t>ErgonLatam</w:t>
        </w:r>
        <w:r w:rsidRPr="005B666B">
          <w:rPr>
            <w:rFonts w:asciiTheme="minorHAnsi" w:eastAsia="Times New Roman" w:hAnsiTheme="minorHAnsi" w:cs="Courier New"/>
            <w:color w:val="222222"/>
            <w:lang w:eastAsia="es-ES"/>
          </w:rPr>
          <w:t xml:space="preserve">. </w:t>
        </w:r>
      </w:ins>
    </w:p>
    <w:p w14:paraId="12ECFF17" w14:textId="77777777" w:rsidR="00C80F91" w:rsidRDefault="00C80F91" w:rsidP="00C80F91">
      <w:pPr>
        <w:autoSpaceDE w:val="0"/>
        <w:autoSpaceDN w:val="0"/>
        <w:adjustRightInd w:val="0"/>
        <w:spacing w:after="0" w:line="240" w:lineRule="auto"/>
        <w:jc w:val="both"/>
        <w:rPr>
          <w:ins w:id="1520" w:author="Eduardo Gonzalez" w:date="2018-07-30T10:03:00Z"/>
          <w:rFonts w:asciiTheme="minorHAnsi" w:eastAsia="Times New Roman" w:hAnsiTheme="minorHAnsi" w:cs="Courier New"/>
          <w:color w:val="222222"/>
          <w:lang w:eastAsia="es-ES"/>
        </w:rPr>
      </w:pPr>
    </w:p>
    <w:p w14:paraId="2902C53D" w14:textId="77777777" w:rsidR="00C80F91" w:rsidRPr="005B666B" w:rsidRDefault="00C80F91" w:rsidP="00C80F91">
      <w:pPr>
        <w:autoSpaceDE w:val="0"/>
        <w:autoSpaceDN w:val="0"/>
        <w:adjustRightInd w:val="0"/>
        <w:spacing w:after="0" w:line="240" w:lineRule="auto"/>
        <w:jc w:val="both"/>
        <w:rPr>
          <w:ins w:id="1521" w:author="Eduardo Gonzalez" w:date="2018-07-30T10:03:00Z"/>
          <w:rFonts w:asciiTheme="minorHAnsi" w:eastAsia="Times New Roman" w:hAnsiTheme="minorHAnsi" w:cs="Courier New"/>
          <w:color w:val="222222"/>
          <w:lang w:eastAsia="es-ES"/>
        </w:rPr>
      </w:pPr>
      <w:ins w:id="1522" w:author="Eduardo Gonzalez" w:date="2018-07-30T10:03:00Z">
        <w:r w:rsidRPr="005B666B">
          <w:rPr>
            <w:rFonts w:asciiTheme="minorHAnsi" w:eastAsia="Times New Roman" w:hAnsiTheme="minorHAnsi" w:cs="Courier New"/>
            <w:color w:val="222222"/>
            <w:lang w:eastAsia="es-ES"/>
          </w:rPr>
          <w:t xml:space="preserve">Igualmente esto comenzara a operar a partir del 2do año de puesta en operación la plataforma de intercambio a fin de asegurar el funcionamiento y estabilidad del servicio en el inicio. </w:t>
        </w:r>
      </w:ins>
    </w:p>
    <w:p w14:paraId="6A556B42" w14:textId="77777777" w:rsidR="00C80F91" w:rsidRPr="005B666B" w:rsidRDefault="00C80F91" w:rsidP="00C80F91">
      <w:pPr>
        <w:autoSpaceDE w:val="0"/>
        <w:autoSpaceDN w:val="0"/>
        <w:adjustRightInd w:val="0"/>
        <w:spacing w:after="0" w:line="360" w:lineRule="auto"/>
        <w:jc w:val="both"/>
        <w:rPr>
          <w:ins w:id="1523" w:author="Eduardo Gonzalez" w:date="2018-07-30T10:03:00Z"/>
          <w:rFonts w:asciiTheme="minorHAnsi" w:eastAsia="Times New Roman" w:hAnsiTheme="minorHAnsi" w:cs="Courier New"/>
          <w:color w:val="222222"/>
          <w:lang w:eastAsia="es-ES"/>
        </w:rPr>
      </w:pPr>
    </w:p>
    <w:p w14:paraId="6A00A25C" w14:textId="77777777" w:rsidR="00C80F91" w:rsidRPr="005B666B" w:rsidRDefault="00C80F91" w:rsidP="00C80F91">
      <w:pPr>
        <w:autoSpaceDE w:val="0"/>
        <w:autoSpaceDN w:val="0"/>
        <w:adjustRightInd w:val="0"/>
        <w:spacing w:after="0" w:line="360" w:lineRule="auto"/>
        <w:jc w:val="both"/>
        <w:rPr>
          <w:ins w:id="1524" w:author="Eduardo Gonzalez" w:date="2018-07-30T10:03:00Z"/>
          <w:rFonts w:asciiTheme="minorHAnsi" w:eastAsia="Times New Roman" w:hAnsiTheme="minorHAnsi" w:cs="Courier New"/>
          <w:color w:val="222222"/>
          <w:lang w:eastAsia="es-ES"/>
        </w:rPr>
      </w:pPr>
    </w:p>
    <w:p w14:paraId="35618607" w14:textId="77777777" w:rsidR="00C80F91" w:rsidRDefault="00C80F91" w:rsidP="00C80F91">
      <w:pPr>
        <w:spacing w:after="0" w:line="360" w:lineRule="auto"/>
        <w:jc w:val="both"/>
        <w:rPr>
          <w:ins w:id="1525" w:author="Eduardo Gonzalez" w:date="2018-08-07T17:42:00Z"/>
          <w:rFonts w:asciiTheme="minorHAnsi" w:hAnsiTheme="minorHAnsi"/>
        </w:rPr>
      </w:pPr>
    </w:p>
    <w:p w14:paraId="6ED41C86" w14:textId="77777777" w:rsidR="0034087A" w:rsidRDefault="0034087A" w:rsidP="00C80F91">
      <w:pPr>
        <w:spacing w:after="0" w:line="360" w:lineRule="auto"/>
        <w:jc w:val="both"/>
        <w:rPr>
          <w:ins w:id="1526" w:author="Eduardo Gonzalez" w:date="2018-08-07T17:42:00Z"/>
          <w:rFonts w:asciiTheme="minorHAnsi" w:hAnsiTheme="minorHAnsi"/>
        </w:rPr>
      </w:pPr>
    </w:p>
    <w:p w14:paraId="5A572B00" w14:textId="77777777" w:rsidR="0034087A" w:rsidRDefault="0034087A" w:rsidP="00C80F91">
      <w:pPr>
        <w:spacing w:after="0" w:line="360" w:lineRule="auto"/>
        <w:jc w:val="both"/>
        <w:rPr>
          <w:ins w:id="1527" w:author="Eduardo Gonzalez" w:date="2018-08-07T17:42:00Z"/>
          <w:rFonts w:asciiTheme="minorHAnsi" w:hAnsiTheme="minorHAnsi"/>
        </w:rPr>
      </w:pPr>
    </w:p>
    <w:p w14:paraId="5D19959C" w14:textId="77777777" w:rsidR="0034087A" w:rsidRDefault="0034087A" w:rsidP="00C80F91">
      <w:pPr>
        <w:spacing w:after="0" w:line="360" w:lineRule="auto"/>
        <w:jc w:val="both"/>
        <w:rPr>
          <w:ins w:id="1528" w:author="Eduardo Gonzalez" w:date="2018-08-07T17:42:00Z"/>
          <w:rFonts w:asciiTheme="minorHAnsi" w:hAnsiTheme="minorHAnsi"/>
        </w:rPr>
      </w:pPr>
    </w:p>
    <w:p w14:paraId="398D701E" w14:textId="77777777" w:rsidR="0034087A" w:rsidRPr="005B666B" w:rsidRDefault="0034087A" w:rsidP="00C80F91">
      <w:pPr>
        <w:spacing w:after="0" w:line="360" w:lineRule="auto"/>
        <w:jc w:val="both"/>
        <w:rPr>
          <w:ins w:id="1529" w:author="Eduardo Gonzalez" w:date="2018-07-30T10:03:00Z"/>
          <w:rFonts w:asciiTheme="minorHAnsi" w:hAnsiTheme="minorHAnsi"/>
        </w:rPr>
      </w:pPr>
    </w:p>
    <w:p w14:paraId="715E6BF3" w14:textId="77777777" w:rsidR="00C80F91" w:rsidRPr="005B666B" w:rsidRDefault="00C80F91" w:rsidP="00C80F91">
      <w:pPr>
        <w:pStyle w:val="Prrafodelista"/>
        <w:numPr>
          <w:ilvl w:val="0"/>
          <w:numId w:val="23"/>
        </w:numPr>
        <w:jc w:val="both"/>
        <w:rPr>
          <w:ins w:id="1530" w:author="Eduardo Gonzalez" w:date="2018-07-30T10:03:00Z"/>
          <w:rFonts w:asciiTheme="minorHAnsi" w:hAnsiTheme="minorHAnsi" w:cs="Courier New"/>
          <w:b/>
          <w:color w:val="000000"/>
          <w:u w:val="single"/>
        </w:rPr>
      </w:pPr>
      <w:ins w:id="1531" w:author="Eduardo Gonzalez" w:date="2018-07-30T10:03:00Z">
        <w:r>
          <w:rPr>
            <w:rFonts w:asciiTheme="minorHAnsi" w:hAnsiTheme="minorHAnsi" w:cs="Courier New"/>
            <w:b/>
            <w:color w:val="000000"/>
            <w:u w:val="single"/>
          </w:rPr>
          <w:lastRenderedPageBreak/>
          <w:t>FINANCIAMIENTO: ICO ERGONLATAM</w:t>
        </w:r>
      </w:ins>
    </w:p>
    <w:p w14:paraId="4E6034E0" w14:textId="77777777" w:rsidR="00C80F91" w:rsidRPr="005B666B" w:rsidRDefault="00C80F91" w:rsidP="00C80F91">
      <w:pPr>
        <w:autoSpaceDE w:val="0"/>
        <w:autoSpaceDN w:val="0"/>
        <w:adjustRightInd w:val="0"/>
        <w:spacing w:after="0" w:line="240" w:lineRule="auto"/>
        <w:jc w:val="both"/>
        <w:rPr>
          <w:ins w:id="1532" w:author="Eduardo Gonzalez" w:date="2018-07-30T10:03:00Z"/>
          <w:rFonts w:asciiTheme="minorHAnsi" w:eastAsia="Times New Roman" w:hAnsiTheme="minorHAnsi" w:cs="Courier New"/>
          <w:color w:val="222222"/>
          <w:lang w:eastAsia="es-ES"/>
        </w:rPr>
      </w:pPr>
    </w:p>
    <w:p w14:paraId="5BD948EB" w14:textId="2D58F457" w:rsidR="00C80F91" w:rsidRPr="005B666B" w:rsidRDefault="00C80F91" w:rsidP="00C80F91">
      <w:pPr>
        <w:autoSpaceDE w:val="0"/>
        <w:autoSpaceDN w:val="0"/>
        <w:adjustRightInd w:val="0"/>
        <w:spacing w:after="0" w:line="240" w:lineRule="auto"/>
        <w:jc w:val="both"/>
        <w:rPr>
          <w:ins w:id="1533" w:author="Eduardo Gonzalez" w:date="2018-07-30T10:03:00Z"/>
          <w:rFonts w:asciiTheme="minorHAnsi" w:eastAsia="Times New Roman" w:hAnsiTheme="minorHAnsi" w:cs="Courier New"/>
          <w:color w:val="222222"/>
          <w:lang w:eastAsia="es-ES"/>
        </w:rPr>
      </w:pPr>
      <w:ins w:id="1534" w:author="Eduardo Gonzalez" w:date="2018-07-30T10:03:00Z">
        <w:del w:id="1535" w:author="Heleen Devos" w:date="2018-08-03T00:35:00Z">
          <w:r w:rsidRPr="005B666B" w:rsidDel="0009583E">
            <w:rPr>
              <w:rFonts w:asciiTheme="minorHAnsi" w:eastAsia="Times New Roman" w:hAnsiTheme="minorHAnsi" w:cs="Courier New"/>
              <w:color w:val="222222"/>
              <w:lang w:eastAsia="es-ES"/>
            </w:rPr>
            <w:delText>ERgON</w:delText>
          </w:r>
        </w:del>
      </w:ins>
      <w:ins w:id="1536" w:author="Heleen Devos" w:date="2018-08-03T00:35:00Z">
        <w:r w:rsidR="0009583E">
          <w:rPr>
            <w:rFonts w:asciiTheme="minorHAnsi" w:eastAsia="Times New Roman" w:hAnsiTheme="minorHAnsi" w:cs="Courier New"/>
            <w:color w:val="222222"/>
            <w:lang w:eastAsia="es-ES"/>
          </w:rPr>
          <w:t>ErgonLatam</w:t>
        </w:r>
      </w:ins>
      <w:ins w:id="1537" w:author="Eduardo Gonzalez" w:date="2018-07-30T10:03:00Z">
        <w:r w:rsidRPr="005B666B">
          <w:rPr>
            <w:rFonts w:asciiTheme="minorHAnsi" w:eastAsia="Times New Roman" w:hAnsiTheme="minorHAnsi" w:cs="Courier New"/>
            <w:color w:val="222222"/>
            <w:lang w:eastAsia="es-ES"/>
          </w:rPr>
          <w:t xml:space="preserve"> generará un nuevo token de utilidad (ERC-20) de la red Ethereum, este será llamado ERG. Queremos que los tokens de ERG sean el principal mecanismo de intercambio para prácticamente todas las transacci</w:t>
        </w:r>
        <w:r>
          <w:rPr>
            <w:rFonts w:asciiTheme="minorHAnsi" w:eastAsia="Times New Roman" w:hAnsiTheme="minorHAnsi" w:cs="Courier New"/>
            <w:color w:val="222222"/>
            <w:lang w:eastAsia="es-ES"/>
          </w:rPr>
          <w:t>ones dentro del ecosistema ErgonLatam.</w:t>
        </w:r>
      </w:ins>
    </w:p>
    <w:p w14:paraId="39CF4D84" w14:textId="77777777" w:rsidR="00C80F91" w:rsidRPr="005B666B" w:rsidRDefault="00C80F91" w:rsidP="00C80F91">
      <w:pPr>
        <w:autoSpaceDE w:val="0"/>
        <w:autoSpaceDN w:val="0"/>
        <w:adjustRightInd w:val="0"/>
        <w:spacing w:after="0" w:line="240" w:lineRule="auto"/>
        <w:jc w:val="both"/>
        <w:rPr>
          <w:ins w:id="1538" w:author="Eduardo Gonzalez" w:date="2018-07-30T10:03:00Z"/>
          <w:rFonts w:asciiTheme="minorHAnsi" w:eastAsia="Times New Roman" w:hAnsiTheme="minorHAnsi" w:cs="Courier New"/>
          <w:color w:val="222222"/>
          <w:lang w:eastAsia="es-ES"/>
        </w:rPr>
      </w:pPr>
    </w:p>
    <w:p w14:paraId="60DD9B3D" w14:textId="77777777" w:rsidR="00C80F91" w:rsidRPr="005B666B" w:rsidRDefault="00C80F91" w:rsidP="00C80F91">
      <w:pPr>
        <w:autoSpaceDE w:val="0"/>
        <w:autoSpaceDN w:val="0"/>
        <w:adjustRightInd w:val="0"/>
        <w:spacing w:after="0" w:line="240" w:lineRule="auto"/>
        <w:jc w:val="both"/>
        <w:rPr>
          <w:ins w:id="1539" w:author="Eduardo Gonzalez" w:date="2018-07-30T10:03:00Z"/>
          <w:rFonts w:asciiTheme="minorHAnsi" w:eastAsia="Times New Roman" w:hAnsiTheme="minorHAnsi" w:cs="Courier New"/>
          <w:color w:val="222222"/>
          <w:lang w:eastAsia="es-ES"/>
        </w:rPr>
      </w:pPr>
    </w:p>
    <w:p w14:paraId="30996EA5" w14:textId="77777777" w:rsidR="00C80F91" w:rsidRPr="005B666B" w:rsidRDefault="00C80F91" w:rsidP="00C80F91">
      <w:pPr>
        <w:pStyle w:val="Prrafodelista"/>
        <w:numPr>
          <w:ilvl w:val="0"/>
          <w:numId w:val="26"/>
        </w:numPr>
        <w:autoSpaceDE w:val="0"/>
        <w:autoSpaceDN w:val="0"/>
        <w:adjustRightInd w:val="0"/>
        <w:spacing w:after="0" w:line="240" w:lineRule="auto"/>
        <w:ind w:left="709" w:hanging="283"/>
        <w:jc w:val="both"/>
        <w:rPr>
          <w:ins w:id="1540" w:author="Eduardo Gonzalez" w:date="2018-07-30T10:03:00Z"/>
          <w:rFonts w:asciiTheme="minorHAnsi" w:eastAsia="Times New Roman" w:hAnsiTheme="minorHAnsi" w:cs="Courier New"/>
          <w:b/>
          <w:color w:val="222222"/>
          <w:lang w:eastAsia="es-ES"/>
        </w:rPr>
      </w:pPr>
      <w:ins w:id="1541" w:author="Eduardo Gonzalez" w:date="2018-07-30T10:03:00Z">
        <w:r w:rsidRPr="005B666B">
          <w:rPr>
            <w:rFonts w:asciiTheme="minorHAnsi" w:eastAsia="Times New Roman" w:hAnsiTheme="minorHAnsi" w:cs="Courier New"/>
            <w:b/>
            <w:color w:val="222222"/>
            <w:lang w:eastAsia="es-ES"/>
          </w:rPr>
          <w:t>Pre-sale de ICO</w:t>
        </w:r>
      </w:ins>
    </w:p>
    <w:p w14:paraId="0936709C" w14:textId="77777777" w:rsidR="00C80F91" w:rsidRPr="005B666B" w:rsidRDefault="00C80F91" w:rsidP="00C80F91">
      <w:pPr>
        <w:autoSpaceDE w:val="0"/>
        <w:autoSpaceDN w:val="0"/>
        <w:adjustRightInd w:val="0"/>
        <w:spacing w:after="0" w:line="240" w:lineRule="auto"/>
        <w:jc w:val="both"/>
        <w:rPr>
          <w:ins w:id="1542" w:author="Eduardo Gonzalez" w:date="2018-07-30T10:03:00Z"/>
          <w:rFonts w:asciiTheme="minorHAnsi" w:eastAsia="Times New Roman" w:hAnsiTheme="minorHAnsi" w:cs="Courier New"/>
          <w:color w:val="222222"/>
          <w:lang w:eastAsia="es-ES"/>
        </w:rPr>
      </w:pPr>
    </w:p>
    <w:p w14:paraId="088ABAC9" w14:textId="77777777" w:rsidR="00C80F91" w:rsidRPr="005B666B" w:rsidRDefault="00C80F91" w:rsidP="00C80F91">
      <w:pPr>
        <w:autoSpaceDE w:val="0"/>
        <w:autoSpaceDN w:val="0"/>
        <w:adjustRightInd w:val="0"/>
        <w:spacing w:after="0" w:line="240" w:lineRule="auto"/>
        <w:jc w:val="both"/>
        <w:rPr>
          <w:ins w:id="1543" w:author="Eduardo Gonzalez" w:date="2018-07-30T10:03:00Z"/>
          <w:rFonts w:asciiTheme="minorHAnsi" w:eastAsia="Times New Roman" w:hAnsiTheme="minorHAnsi" w:cs="Courier New"/>
          <w:color w:val="222222"/>
          <w:lang w:eastAsia="es-ES"/>
        </w:rPr>
      </w:pPr>
      <w:ins w:id="1544" w:author="Eduardo Gonzalez" w:date="2018-07-30T10:03:00Z">
        <w:r w:rsidRPr="005B666B">
          <w:rPr>
            <w:rFonts w:asciiTheme="minorHAnsi" w:eastAsia="Times New Roman" w:hAnsiTheme="minorHAnsi" w:cs="Courier New"/>
            <w:color w:val="222222"/>
            <w:lang w:eastAsia="es-ES"/>
          </w:rPr>
          <w:t>Los ERG se distribuirán a cambio de contribuciones en ETH durante dos fases de venta, la preventa y la ICO principal. El suministro total tiene un tope de xxxxxx de tokens ERG. Nuestra preventa pública tendrá lugar en los meses de xxxxx y xxxxx. El precio durante la preventa será de aproximadamente xxxxx por ERG.</w:t>
        </w:r>
      </w:ins>
    </w:p>
    <w:p w14:paraId="4D2C67A4" w14:textId="77777777" w:rsidR="00C80F91" w:rsidRPr="005B666B" w:rsidRDefault="00C80F91" w:rsidP="00C80F91">
      <w:pPr>
        <w:autoSpaceDE w:val="0"/>
        <w:autoSpaceDN w:val="0"/>
        <w:adjustRightInd w:val="0"/>
        <w:spacing w:after="0" w:line="240" w:lineRule="auto"/>
        <w:jc w:val="both"/>
        <w:rPr>
          <w:ins w:id="1545" w:author="Eduardo Gonzalez" w:date="2018-07-30T10:03:00Z"/>
          <w:rFonts w:asciiTheme="minorHAnsi" w:eastAsia="Times New Roman" w:hAnsiTheme="minorHAnsi" w:cs="Courier New"/>
          <w:color w:val="222222"/>
          <w:lang w:eastAsia="es-ES"/>
        </w:rPr>
      </w:pPr>
    </w:p>
    <w:p w14:paraId="3B90E861" w14:textId="77777777" w:rsidR="00C80F91" w:rsidRPr="005B666B" w:rsidRDefault="00C80F91" w:rsidP="00C80F91">
      <w:pPr>
        <w:autoSpaceDE w:val="0"/>
        <w:autoSpaceDN w:val="0"/>
        <w:adjustRightInd w:val="0"/>
        <w:spacing w:after="0" w:line="240" w:lineRule="auto"/>
        <w:jc w:val="both"/>
        <w:rPr>
          <w:ins w:id="1546" w:author="Eduardo Gonzalez" w:date="2018-07-30T10:03:00Z"/>
          <w:rFonts w:asciiTheme="minorHAnsi" w:eastAsia="Times New Roman" w:hAnsiTheme="minorHAnsi" w:cs="Courier New"/>
          <w:color w:val="222222"/>
          <w:lang w:eastAsia="es-ES"/>
        </w:rPr>
      </w:pPr>
    </w:p>
    <w:p w14:paraId="412F96FF" w14:textId="77777777" w:rsidR="00C80F91" w:rsidRPr="005B666B" w:rsidRDefault="00C80F91" w:rsidP="00C80F91">
      <w:pPr>
        <w:pStyle w:val="Prrafodelista"/>
        <w:numPr>
          <w:ilvl w:val="0"/>
          <w:numId w:val="26"/>
        </w:numPr>
        <w:autoSpaceDE w:val="0"/>
        <w:autoSpaceDN w:val="0"/>
        <w:adjustRightInd w:val="0"/>
        <w:spacing w:after="0" w:line="240" w:lineRule="auto"/>
        <w:ind w:left="709" w:hanging="283"/>
        <w:jc w:val="both"/>
        <w:rPr>
          <w:ins w:id="1547" w:author="Eduardo Gonzalez" w:date="2018-07-30T10:03:00Z"/>
          <w:rFonts w:asciiTheme="minorHAnsi" w:eastAsia="Times New Roman" w:hAnsiTheme="minorHAnsi" w:cs="Courier New"/>
          <w:b/>
          <w:color w:val="222222"/>
          <w:lang w:eastAsia="es-ES"/>
        </w:rPr>
      </w:pPr>
      <w:ins w:id="1548" w:author="Eduardo Gonzalez" w:date="2018-07-30T10:03:00Z">
        <w:r w:rsidRPr="005B666B">
          <w:rPr>
            <w:rFonts w:asciiTheme="minorHAnsi" w:eastAsia="Times New Roman" w:hAnsiTheme="minorHAnsi" w:cs="Courier New"/>
            <w:b/>
            <w:color w:val="222222"/>
            <w:lang w:eastAsia="es-ES"/>
          </w:rPr>
          <w:t>Fase principal de ICO</w:t>
        </w:r>
      </w:ins>
    </w:p>
    <w:p w14:paraId="59C09298" w14:textId="77777777" w:rsidR="00C80F91" w:rsidRPr="005B666B" w:rsidRDefault="00C80F91" w:rsidP="00C80F91">
      <w:pPr>
        <w:autoSpaceDE w:val="0"/>
        <w:autoSpaceDN w:val="0"/>
        <w:adjustRightInd w:val="0"/>
        <w:spacing w:after="0" w:line="240" w:lineRule="auto"/>
        <w:jc w:val="both"/>
        <w:rPr>
          <w:ins w:id="1549" w:author="Eduardo Gonzalez" w:date="2018-07-30T10:03:00Z"/>
          <w:rFonts w:asciiTheme="minorHAnsi" w:eastAsia="Times New Roman" w:hAnsiTheme="minorHAnsi" w:cs="Courier New"/>
          <w:color w:val="222222"/>
          <w:lang w:eastAsia="es-ES"/>
        </w:rPr>
      </w:pPr>
    </w:p>
    <w:p w14:paraId="4BC4C8E1" w14:textId="77777777" w:rsidR="00C80F91" w:rsidRPr="005B666B" w:rsidRDefault="00C80F91" w:rsidP="00C80F91">
      <w:pPr>
        <w:autoSpaceDE w:val="0"/>
        <w:autoSpaceDN w:val="0"/>
        <w:adjustRightInd w:val="0"/>
        <w:spacing w:after="0" w:line="240" w:lineRule="auto"/>
        <w:jc w:val="both"/>
        <w:rPr>
          <w:ins w:id="1550" w:author="Eduardo Gonzalez" w:date="2018-07-30T10:03:00Z"/>
          <w:rFonts w:asciiTheme="minorHAnsi" w:eastAsia="Times New Roman" w:hAnsiTheme="minorHAnsi" w:cs="Courier New"/>
          <w:color w:val="222222"/>
          <w:lang w:eastAsia="es-ES"/>
        </w:rPr>
      </w:pPr>
      <w:ins w:id="1551" w:author="Eduardo Gonzalez" w:date="2018-07-30T10:03:00Z">
        <w:r w:rsidRPr="005B666B">
          <w:rPr>
            <w:rFonts w:asciiTheme="minorHAnsi" w:eastAsia="Times New Roman" w:hAnsiTheme="minorHAnsi" w:cs="Courier New"/>
            <w:color w:val="222222"/>
            <w:lang w:eastAsia="es-ES"/>
          </w:rPr>
          <w:t>La fase principal de ICO está programada para el xxxxx hasta el xxxxx. El token tendrá un precio aproximadamente xxxxxx. Sujeto a fluctuaciones de la tasa de cambio ETH a USD.</w:t>
        </w:r>
      </w:ins>
    </w:p>
    <w:p w14:paraId="575B3CA6" w14:textId="77777777" w:rsidR="00C80F91" w:rsidRPr="005B666B" w:rsidRDefault="00C80F91" w:rsidP="00C80F91">
      <w:pPr>
        <w:autoSpaceDE w:val="0"/>
        <w:autoSpaceDN w:val="0"/>
        <w:adjustRightInd w:val="0"/>
        <w:spacing w:after="0" w:line="240" w:lineRule="auto"/>
        <w:jc w:val="both"/>
        <w:rPr>
          <w:ins w:id="1552" w:author="Eduardo Gonzalez" w:date="2018-07-30T10:03:00Z"/>
          <w:rFonts w:asciiTheme="minorHAnsi" w:eastAsia="Times New Roman" w:hAnsiTheme="minorHAnsi" w:cs="Courier New"/>
          <w:color w:val="222222"/>
          <w:lang w:eastAsia="es-ES"/>
        </w:rPr>
      </w:pPr>
    </w:p>
    <w:p w14:paraId="62328F22" w14:textId="77777777" w:rsidR="00C80F91" w:rsidRPr="005B666B" w:rsidRDefault="00C80F91" w:rsidP="00C80F91">
      <w:pPr>
        <w:autoSpaceDE w:val="0"/>
        <w:autoSpaceDN w:val="0"/>
        <w:adjustRightInd w:val="0"/>
        <w:spacing w:after="0" w:line="240" w:lineRule="auto"/>
        <w:jc w:val="both"/>
        <w:rPr>
          <w:ins w:id="1553" w:author="Eduardo Gonzalez" w:date="2018-07-30T10:03:00Z"/>
          <w:rFonts w:asciiTheme="minorHAnsi" w:hAnsiTheme="minorHAnsi"/>
          <w:color w:val="222222"/>
        </w:rPr>
      </w:pPr>
      <w:ins w:id="1554" w:author="Eduardo Gonzalez" w:date="2018-07-30T10:03:00Z">
        <w:r w:rsidRPr="005B666B">
          <w:rPr>
            <w:rFonts w:asciiTheme="minorHAnsi" w:eastAsia="Times New Roman" w:hAnsiTheme="minorHAnsi" w:cs="Courier New"/>
            <w:color w:val="222222"/>
            <w:lang w:eastAsia="es-ES"/>
          </w:rPr>
          <w:t xml:space="preserve">Como las contribuciones estarán en ETH, arreglaremos el tipo de cambio ETH vs ERG antes del comienzo del período principal de ICO. </w:t>
        </w:r>
      </w:ins>
    </w:p>
    <w:p w14:paraId="48A9FB98" w14:textId="77777777" w:rsidR="00C80F91" w:rsidRPr="005B666B" w:rsidRDefault="00C80F91" w:rsidP="00C80F91">
      <w:pPr>
        <w:autoSpaceDE w:val="0"/>
        <w:autoSpaceDN w:val="0"/>
        <w:adjustRightInd w:val="0"/>
        <w:spacing w:after="0" w:line="240" w:lineRule="auto"/>
        <w:jc w:val="both"/>
        <w:rPr>
          <w:ins w:id="1555" w:author="Eduardo Gonzalez" w:date="2018-07-30T10:03:00Z"/>
          <w:rFonts w:asciiTheme="minorHAnsi" w:hAnsiTheme="minorHAnsi"/>
          <w:color w:val="222222"/>
        </w:rPr>
      </w:pPr>
    </w:p>
    <w:p w14:paraId="3C25D3CE" w14:textId="77777777" w:rsidR="00C80F91" w:rsidRPr="005B666B" w:rsidRDefault="00C80F91" w:rsidP="00C80F91">
      <w:pPr>
        <w:autoSpaceDE w:val="0"/>
        <w:autoSpaceDN w:val="0"/>
        <w:adjustRightInd w:val="0"/>
        <w:spacing w:after="0" w:line="240" w:lineRule="auto"/>
        <w:jc w:val="both"/>
        <w:rPr>
          <w:ins w:id="1556" w:author="Eduardo Gonzalez" w:date="2018-07-30T10:03:00Z"/>
          <w:rFonts w:asciiTheme="minorHAnsi" w:hAnsiTheme="minorHAnsi"/>
          <w:color w:val="222222"/>
        </w:rPr>
      </w:pPr>
      <w:ins w:id="1557" w:author="Eduardo Gonzalez" w:date="2018-07-30T10:03:00Z">
        <w:r w:rsidRPr="005B666B">
          <w:rPr>
            <w:rFonts w:asciiTheme="minorHAnsi" w:eastAsia="Times New Roman" w:hAnsiTheme="minorHAnsi" w:cs="Courier New"/>
            <w:color w:val="222222"/>
            <w:lang w:eastAsia="es-ES"/>
          </w:rPr>
          <w:t>Habrá xxxxxxx tokens disponibles para distribución, con un objetivo de financiación de aproximadamente USD xxxxxxx.</w:t>
        </w:r>
      </w:ins>
    </w:p>
    <w:p w14:paraId="123B5AA8" w14:textId="77777777" w:rsidR="00C80F91" w:rsidRPr="005B666B" w:rsidRDefault="00C80F91" w:rsidP="00C80F91">
      <w:pPr>
        <w:autoSpaceDE w:val="0"/>
        <w:autoSpaceDN w:val="0"/>
        <w:adjustRightInd w:val="0"/>
        <w:spacing w:after="0" w:line="240" w:lineRule="auto"/>
        <w:jc w:val="both"/>
        <w:rPr>
          <w:ins w:id="1558" w:author="Eduardo Gonzalez" w:date="2018-07-30T10:03:00Z"/>
          <w:rFonts w:asciiTheme="minorHAnsi" w:hAnsiTheme="minorHAnsi"/>
          <w:color w:val="222222"/>
        </w:rPr>
      </w:pPr>
    </w:p>
    <w:p w14:paraId="0A11AA30" w14:textId="1ABD99EC" w:rsidR="00C80F91" w:rsidRPr="005B666B" w:rsidRDefault="00C80F91" w:rsidP="00C80F91">
      <w:pPr>
        <w:autoSpaceDE w:val="0"/>
        <w:autoSpaceDN w:val="0"/>
        <w:adjustRightInd w:val="0"/>
        <w:spacing w:after="0" w:line="240" w:lineRule="auto"/>
        <w:jc w:val="both"/>
        <w:rPr>
          <w:ins w:id="1559" w:author="Eduardo Gonzalez" w:date="2018-07-30T10:03:00Z"/>
          <w:rFonts w:asciiTheme="minorHAnsi" w:hAnsiTheme="minorHAnsi"/>
          <w:color w:val="222222"/>
        </w:rPr>
      </w:pPr>
      <w:ins w:id="1560" w:author="Eduardo Gonzalez" w:date="2018-07-30T10:03:00Z">
        <w:del w:id="1561" w:author="Heleen Devos" w:date="2018-08-03T00:35:00Z">
          <w:r w:rsidRPr="005B666B" w:rsidDel="0009583E">
            <w:rPr>
              <w:rFonts w:asciiTheme="minorHAnsi" w:eastAsia="Times New Roman" w:hAnsiTheme="minorHAnsi" w:cs="Courier New"/>
              <w:color w:val="222222"/>
              <w:lang w:eastAsia="es-ES"/>
            </w:rPr>
            <w:delText>ERgON</w:delText>
          </w:r>
        </w:del>
      </w:ins>
      <w:ins w:id="1562" w:author="Heleen Devos" w:date="2018-08-03T00:35:00Z">
        <w:r w:rsidR="0009583E">
          <w:rPr>
            <w:rFonts w:asciiTheme="minorHAnsi" w:eastAsia="Times New Roman" w:hAnsiTheme="minorHAnsi" w:cs="Courier New"/>
            <w:color w:val="222222"/>
            <w:lang w:eastAsia="es-ES"/>
          </w:rPr>
          <w:t>ErgonLatam</w:t>
        </w:r>
      </w:ins>
      <w:ins w:id="1563" w:author="Eduardo Gonzalez" w:date="2018-07-30T10:03:00Z">
        <w:r w:rsidRPr="005B666B">
          <w:rPr>
            <w:rFonts w:asciiTheme="minorHAnsi" w:eastAsia="Times New Roman" w:hAnsiTheme="minorHAnsi" w:cs="Courier New"/>
            <w:color w:val="222222"/>
            <w:lang w:eastAsia="es-ES"/>
          </w:rPr>
          <w:t xml:space="preserve"> está obligado por ley a recoger la informacion Know-Your-Customer (KYC) y Anti-Money-Laundering (AML) sobre los participantes de ICO. </w:t>
        </w:r>
      </w:ins>
    </w:p>
    <w:p w14:paraId="62BAAE08" w14:textId="77777777" w:rsidR="00C80F91" w:rsidRPr="005B666B" w:rsidRDefault="00C80F91" w:rsidP="00C80F91">
      <w:pPr>
        <w:autoSpaceDE w:val="0"/>
        <w:autoSpaceDN w:val="0"/>
        <w:adjustRightInd w:val="0"/>
        <w:spacing w:after="0" w:line="240" w:lineRule="auto"/>
        <w:jc w:val="both"/>
        <w:rPr>
          <w:ins w:id="1564" w:author="Eduardo Gonzalez" w:date="2018-07-30T10:03:00Z"/>
          <w:rFonts w:asciiTheme="minorHAnsi" w:hAnsiTheme="minorHAnsi"/>
          <w:color w:val="222222"/>
        </w:rPr>
      </w:pPr>
    </w:p>
    <w:p w14:paraId="2EB34465" w14:textId="77777777" w:rsidR="00C80F91" w:rsidRPr="005B666B" w:rsidRDefault="00C80F91" w:rsidP="00C80F91">
      <w:pPr>
        <w:autoSpaceDE w:val="0"/>
        <w:autoSpaceDN w:val="0"/>
        <w:adjustRightInd w:val="0"/>
        <w:spacing w:after="0" w:line="240" w:lineRule="auto"/>
        <w:jc w:val="both"/>
        <w:rPr>
          <w:ins w:id="1565" w:author="Eduardo Gonzalez" w:date="2018-07-30T10:03:00Z"/>
          <w:rFonts w:asciiTheme="minorHAnsi" w:hAnsiTheme="minorHAnsi"/>
          <w:color w:val="222222"/>
        </w:rPr>
      </w:pPr>
      <w:ins w:id="1566" w:author="Eduardo Gonzalez" w:date="2018-07-30T10:03:00Z">
        <w:r w:rsidRPr="005B666B">
          <w:rPr>
            <w:rFonts w:asciiTheme="minorHAnsi" w:eastAsia="Times New Roman" w:hAnsiTheme="minorHAnsi" w:cs="Courier New"/>
            <w:color w:val="222222"/>
            <w:lang w:eastAsia="es-ES"/>
          </w:rPr>
          <w:t>Como parte de la aplicación del cumplimiento, todos los tokens ERG distribuidos durante la venta principal de la ICO, estarán inicialmente en un estado de bloqueo. Al completar el ICO, todos los participantes cuya información KYC y AML se encuentre aprobada tendrán sus tokens desbloqueados durante un período de aproximadamente dos semanas.</w:t>
        </w:r>
      </w:ins>
    </w:p>
    <w:p w14:paraId="2E53A837" w14:textId="77777777" w:rsidR="00C80F91" w:rsidRDefault="00C80F91" w:rsidP="00C80F91">
      <w:pPr>
        <w:tabs>
          <w:tab w:val="left" w:pos="709"/>
        </w:tabs>
        <w:autoSpaceDE w:val="0"/>
        <w:autoSpaceDN w:val="0"/>
        <w:adjustRightInd w:val="0"/>
        <w:spacing w:after="0" w:line="240" w:lineRule="auto"/>
        <w:jc w:val="both"/>
        <w:rPr>
          <w:ins w:id="1567" w:author="Eduardo Gonzalez" w:date="2018-07-30T10:03:00Z"/>
          <w:rFonts w:asciiTheme="minorHAnsi" w:eastAsia="Times New Roman" w:hAnsiTheme="minorHAnsi" w:cs="Courier New"/>
          <w:color w:val="222222"/>
          <w:lang w:eastAsia="es-ES"/>
        </w:rPr>
      </w:pPr>
    </w:p>
    <w:p w14:paraId="5A69116F" w14:textId="77777777" w:rsidR="00C80F91" w:rsidRPr="005B666B" w:rsidRDefault="00C80F91" w:rsidP="00C80F91">
      <w:pPr>
        <w:pStyle w:val="Prrafodelista"/>
        <w:numPr>
          <w:ilvl w:val="0"/>
          <w:numId w:val="26"/>
        </w:numPr>
        <w:tabs>
          <w:tab w:val="left" w:pos="709"/>
        </w:tabs>
        <w:autoSpaceDE w:val="0"/>
        <w:autoSpaceDN w:val="0"/>
        <w:adjustRightInd w:val="0"/>
        <w:spacing w:after="0" w:line="240" w:lineRule="auto"/>
        <w:jc w:val="both"/>
        <w:rPr>
          <w:ins w:id="1568" w:author="Eduardo Gonzalez" w:date="2018-07-30T10:03:00Z"/>
          <w:rFonts w:asciiTheme="minorHAnsi" w:eastAsia="Times New Roman" w:hAnsiTheme="minorHAnsi" w:cs="Courier New"/>
          <w:b/>
          <w:color w:val="222222"/>
          <w:lang w:eastAsia="es-ES"/>
        </w:rPr>
      </w:pPr>
      <w:ins w:id="1569" w:author="Eduardo Gonzalez" w:date="2018-07-30T10:03:00Z">
        <w:r w:rsidRPr="005B666B">
          <w:rPr>
            <w:rFonts w:asciiTheme="minorHAnsi" w:eastAsia="Times New Roman" w:hAnsiTheme="minorHAnsi" w:cs="Courier New"/>
            <w:b/>
            <w:color w:val="222222"/>
            <w:lang w:eastAsia="es-ES"/>
          </w:rPr>
          <w:t>Fase post ICO</w:t>
        </w:r>
      </w:ins>
    </w:p>
    <w:p w14:paraId="0BCEA5CC" w14:textId="77777777" w:rsidR="00C80F91" w:rsidRPr="005B666B" w:rsidRDefault="00C80F91" w:rsidP="00C80F91">
      <w:pPr>
        <w:autoSpaceDE w:val="0"/>
        <w:autoSpaceDN w:val="0"/>
        <w:adjustRightInd w:val="0"/>
        <w:spacing w:after="0" w:line="240" w:lineRule="auto"/>
        <w:jc w:val="both"/>
        <w:rPr>
          <w:ins w:id="1570" w:author="Eduardo Gonzalez" w:date="2018-07-30T10:03:00Z"/>
          <w:rFonts w:asciiTheme="minorHAnsi" w:eastAsia="Times New Roman" w:hAnsiTheme="minorHAnsi" w:cs="Courier New"/>
          <w:color w:val="222222"/>
          <w:lang w:eastAsia="es-ES"/>
        </w:rPr>
      </w:pPr>
    </w:p>
    <w:p w14:paraId="11BB27C1" w14:textId="77777777" w:rsidR="00C80F91" w:rsidRPr="005B666B" w:rsidRDefault="00C80F91" w:rsidP="00C80F91">
      <w:pPr>
        <w:autoSpaceDE w:val="0"/>
        <w:autoSpaceDN w:val="0"/>
        <w:adjustRightInd w:val="0"/>
        <w:spacing w:after="0" w:line="240" w:lineRule="auto"/>
        <w:jc w:val="both"/>
        <w:rPr>
          <w:ins w:id="1571" w:author="Eduardo Gonzalez" w:date="2018-07-30T10:03:00Z"/>
          <w:rFonts w:asciiTheme="minorHAnsi" w:eastAsia="Times New Roman" w:hAnsiTheme="minorHAnsi" w:cs="Courier New"/>
          <w:color w:val="222222"/>
          <w:lang w:eastAsia="es-ES"/>
        </w:rPr>
      </w:pPr>
      <w:ins w:id="1572" w:author="Eduardo Gonzalez" w:date="2018-07-30T10:03:00Z">
        <w:r w:rsidRPr="005B666B">
          <w:rPr>
            <w:rFonts w:asciiTheme="minorHAnsi" w:eastAsia="Times New Roman" w:hAnsiTheme="minorHAnsi" w:cs="Courier New"/>
            <w:color w:val="222222"/>
            <w:lang w:eastAsia="es-ES"/>
          </w:rPr>
          <w:t>Los tokens se desbloquearán durante un período de aproximadamente dos semanas, el token ERG se incluirá en la lista de nuestra plataforma.</w:t>
        </w:r>
      </w:ins>
    </w:p>
    <w:p w14:paraId="53F0C3C5" w14:textId="77777777" w:rsidR="00C80F91" w:rsidRPr="005B666B" w:rsidRDefault="00C80F91" w:rsidP="00C80F91">
      <w:pPr>
        <w:autoSpaceDE w:val="0"/>
        <w:autoSpaceDN w:val="0"/>
        <w:adjustRightInd w:val="0"/>
        <w:spacing w:after="0" w:line="240" w:lineRule="auto"/>
        <w:jc w:val="both"/>
        <w:rPr>
          <w:ins w:id="1573" w:author="Eduardo Gonzalez" w:date="2018-07-30T10:03:00Z"/>
          <w:rFonts w:asciiTheme="minorHAnsi" w:eastAsia="Times New Roman" w:hAnsiTheme="minorHAnsi" w:cs="Courier New"/>
          <w:color w:val="222222"/>
          <w:lang w:eastAsia="es-ES"/>
        </w:rPr>
      </w:pPr>
    </w:p>
    <w:p w14:paraId="5693404B" w14:textId="77777777" w:rsidR="00C80F91" w:rsidRPr="005B666B" w:rsidRDefault="00C80F91" w:rsidP="00C80F91">
      <w:pPr>
        <w:autoSpaceDE w:val="0"/>
        <w:autoSpaceDN w:val="0"/>
        <w:adjustRightInd w:val="0"/>
        <w:spacing w:after="0" w:line="240" w:lineRule="auto"/>
        <w:jc w:val="both"/>
        <w:rPr>
          <w:ins w:id="1574" w:author="Eduardo Gonzalez" w:date="2018-07-30T10:03:00Z"/>
          <w:rFonts w:asciiTheme="minorHAnsi" w:eastAsia="Times New Roman" w:hAnsiTheme="minorHAnsi" w:cs="Courier New"/>
          <w:color w:val="222222"/>
          <w:lang w:eastAsia="es-ES"/>
        </w:rPr>
      </w:pPr>
      <w:ins w:id="1575" w:author="Eduardo Gonzalez" w:date="2018-07-30T10:03:00Z">
        <w:r w:rsidRPr="005B666B">
          <w:rPr>
            <w:rFonts w:asciiTheme="minorHAnsi" w:eastAsia="Times New Roman" w:hAnsiTheme="minorHAnsi" w:cs="Courier New"/>
            <w:color w:val="222222"/>
            <w:lang w:eastAsia="es-ES"/>
          </w:rPr>
          <w:t>Reserva de token</w:t>
        </w:r>
      </w:ins>
    </w:p>
    <w:p w14:paraId="6A167461" w14:textId="77777777" w:rsidR="00C80F91" w:rsidRPr="005B666B" w:rsidRDefault="00C80F91" w:rsidP="00C80F91">
      <w:pPr>
        <w:autoSpaceDE w:val="0"/>
        <w:autoSpaceDN w:val="0"/>
        <w:adjustRightInd w:val="0"/>
        <w:spacing w:after="0" w:line="240" w:lineRule="auto"/>
        <w:jc w:val="both"/>
        <w:rPr>
          <w:ins w:id="1576" w:author="Eduardo Gonzalez" w:date="2018-07-30T10:03:00Z"/>
          <w:rFonts w:asciiTheme="minorHAnsi" w:eastAsia="Times New Roman" w:hAnsiTheme="minorHAnsi" w:cs="Courier New"/>
          <w:color w:val="222222"/>
          <w:lang w:eastAsia="es-ES"/>
        </w:rPr>
      </w:pPr>
      <w:ins w:id="1577" w:author="Eduardo Gonzalez" w:date="2018-07-30T10:03:00Z">
        <w:r w:rsidRPr="005B666B">
          <w:rPr>
            <w:rFonts w:asciiTheme="minorHAnsi" w:eastAsia="Times New Roman" w:hAnsiTheme="minorHAnsi" w:cs="Courier New"/>
            <w:color w:val="222222"/>
            <w:lang w:eastAsia="es-ES"/>
          </w:rPr>
          <w:t>El 20% del suministro total, o xxxxx de ERG será retenido por la compañía como reserva.</w:t>
        </w:r>
      </w:ins>
    </w:p>
    <w:p w14:paraId="7A7BA618" w14:textId="77777777" w:rsidR="00C80F91" w:rsidRPr="005B666B" w:rsidRDefault="00C80F91" w:rsidP="00C80F91">
      <w:pPr>
        <w:autoSpaceDE w:val="0"/>
        <w:autoSpaceDN w:val="0"/>
        <w:adjustRightInd w:val="0"/>
        <w:spacing w:after="0" w:line="240" w:lineRule="auto"/>
        <w:jc w:val="both"/>
        <w:rPr>
          <w:ins w:id="1578" w:author="Eduardo Gonzalez" w:date="2018-07-30T10:03:00Z"/>
          <w:rFonts w:asciiTheme="minorHAnsi" w:eastAsia="Times New Roman" w:hAnsiTheme="minorHAnsi" w:cs="Courier New"/>
          <w:color w:val="222222"/>
          <w:lang w:eastAsia="es-ES"/>
        </w:rPr>
      </w:pPr>
    </w:p>
    <w:p w14:paraId="749FE665" w14:textId="77777777" w:rsidR="00C80F91" w:rsidRPr="005B666B" w:rsidRDefault="00C80F91" w:rsidP="00C80F91">
      <w:pPr>
        <w:autoSpaceDE w:val="0"/>
        <w:autoSpaceDN w:val="0"/>
        <w:adjustRightInd w:val="0"/>
        <w:spacing w:after="0" w:line="240" w:lineRule="auto"/>
        <w:jc w:val="both"/>
        <w:rPr>
          <w:ins w:id="1579" w:author="Eduardo Gonzalez" w:date="2018-07-30T10:03:00Z"/>
          <w:rFonts w:asciiTheme="minorHAnsi" w:eastAsia="Times New Roman" w:hAnsiTheme="minorHAnsi" w:cs="Courier New"/>
          <w:color w:val="222222"/>
          <w:lang w:eastAsia="es-ES"/>
        </w:rPr>
      </w:pPr>
      <w:ins w:id="1580" w:author="Eduardo Gonzalez" w:date="2018-07-30T10:03:00Z">
        <w:r w:rsidRPr="005B666B">
          <w:rPr>
            <w:rFonts w:asciiTheme="minorHAnsi" w:eastAsia="Times New Roman" w:hAnsiTheme="minorHAnsi" w:cs="Courier New"/>
            <w:color w:val="222222"/>
            <w:lang w:eastAsia="es-ES"/>
          </w:rPr>
          <w:t>• De estos el 15% será destinado al equipo fundador.</w:t>
        </w:r>
      </w:ins>
    </w:p>
    <w:p w14:paraId="35569E50" w14:textId="77777777" w:rsidR="00C80F91" w:rsidRPr="005B666B" w:rsidRDefault="00C80F91" w:rsidP="00C80F91">
      <w:pPr>
        <w:autoSpaceDE w:val="0"/>
        <w:autoSpaceDN w:val="0"/>
        <w:adjustRightInd w:val="0"/>
        <w:spacing w:after="0" w:line="240" w:lineRule="auto"/>
        <w:jc w:val="both"/>
        <w:rPr>
          <w:ins w:id="1581" w:author="Eduardo Gonzalez" w:date="2018-07-30T10:03:00Z"/>
          <w:rFonts w:asciiTheme="minorHAnsi" w:eastAsia="Times New Roman" w:hAnsiTheme="minorHAnsi" w:cs="Courier New"/>
          <w:color w:val="222222"/>
          <w:lang w:eastAsia="es-ES"/>
        </w:rPr>
      </w:pPr>
      <w:ins w:id="1582" w:author="Eduardo Gonzalez" w:date="2018-07-30T10:03:00Z">
        <w:r w:rsidRPr="005B666B">
          <w:rPr>
            <w:rFonts w:asciiTheme="minorHAnsi" w:eastAsia="Times New Roman" w:hAnsiTheme="minorHAnsi" w:cs="Courier New"/>
            <w:color w:val="222222"/>
            <w:lang w:eastAsia="es-ES"/>
          </w:rPr>
          <w:t>• El 5% restante estará destinado al equipo de Apoyo y difusión, airdrops, comunidad, tareas y actividades entre otros.</w:t>
        </w:r>
      </w:ins>
    </w:p>
    <w:p w14:paraId="57043303" w14:textId="77777777" w:rsidR="00C80F91" w:rsidRDefault="00C80F91" w:rsidP="00C80F91">
      <w:pPr>
        <w:autoSpaceDE w:val="0"/>
        <w:autoSpaceDN w:val="0"/>
        <w:adjustRightInd w:val="0"/>
        <w:spacing w:after="0" w:line="240" w:lineRule="auto"/>
        <w:jc w:val="both"/>
        <w:rPr>
          <w:ins w:id="1583" w:author="Eduardo Gonzalez" w:date="2018-07-30T10:03:00Z"/>
          <w:rFonts w:asciiTheme="minorHAnsi" w:eastAsia="Times New Roman" w:hAnsiTheme="minorHAnsi" w:cs="Courier New"/>
          <w:color w:val="222222"/>
          <w:lang w:eastAsia="es-ES"/>
        </w:rPr>
      </w:pPr>
      <w:ins w:id="1584" w:author="Eduardo Gonzalez" w:date="2018-07-30T10:03:00Z">
        <w:r w:rsidRPr="005B666B">
          <w:rPr>
            <w:rFonts w:asciiTheme="minorHAnsi" w:eastAsia="Times New Roman" w:hAnsiTheme="minorHAnsi" w:cs="Courier New"/>
            <w:color w:val="222222"/>
            <w:lang w:eastAsia="es-ES"/>
          </w:rPr>
          <w:t xml:space="preserve">• Recompensas a los fundadores de proyectos, los cuales podrán vender al terminar el 1er año un máximo del 30% del total, esto es igual a partir del 2do y a partir del 3er año el 100% restante. </w:t>
        </w:r>
      </w:ins>
    </w:p>
    <w:p w14:paraId="5725CCA9" w14:textId="77777777" w:rsidR="00C80F91" w:rsidRPr="005B666B" w:rsidRDefault="00C80F91" w:rsidP="00C80F91">
      <w:pPr>
        <w:autoSpaceDE w:val="0"/>
        <w:autoSpaceDN w:val="0"/>
        <w:adjustRightInd w:val="0"/>
        <w:spacing w:after="0" w:line="240" w:lineRule="auto"/>
        <w:jc w:val="both"/>
        <w:rPr>
          <w:ins w:id="1585" w:author="Eduardo Gonzalez" w:date="2018-07-30T10:03:00Z"/>
          <w:rFonts w:asciiTheme="minorHAnsi" w:eastAsia="Times New Roman" w:hAnsiTheme="minorHAnsi" w:cs="Courier New"/>
          <w:color w:val="222222"/>
          <w:lang w:eastAsia="es-ES"/>
        </w:rPr>
      </w:pPr>
    </w:p>
    <w:p w14:paraId="60294FAD" w14:textId="77777777" w:rsidR="00C80F91" w:rsidRPr="005B666B" w:rsidRDefault="00C80F91" w:rsidP="00C80F91">
      <w:pPr>
        <w:autoSpaceDE w:val="0"/>
        <w:autoSpaceDN w:val="0"/>
        <w:adjustRightInd w:val="0"/>
        <w:spacing w:after="0" w:line="240" w:lineRule="auto"/>
        <w:jc w:val="both"/>
        <w:rPr>
          <w:ins w:id="1586" w:author="Eduardo Gonzalez" w:date="2018-07-30T10:03:00Z"/>
          <w:rFonts w:asciiTheme="minorHAnsi" w:eastAsia="Times New Roman" w:hAnsiTheme="minorHAnsi" w:cs="Courier New"/>
          <w:color w:val="222222"/>
          <w:lang w:eastAsia="es-ES"/>
        </w:rPr>
      </w:pPr>
    </w:p>
    <w:p w14:paraId="2BE28959" w14:textId="77777777" w:rsidR="00C80F91" w:rsidRPr="005B666B" w:rsidRDefault="00C80F91" w:rsidP="00C80F91">
      <w:pPr>
        <w:pStyle w:val="Prrafodelista"/>
        <w:numPr>
          <w:ilvl w:val="0"/>
          <w:numId w:val="26"/>
        </w:numPr>
        <w:autoSpaceDE w:val="0"/>
        <w:autoSpaceDN w:val="0"/>
        <w:adjustRightInd w:val="0"/>
        <w:spacing w:after="0" w:line="240" w:lineRule="auto"/>
        <w:ind w:left="709" w:hanging="283"/>
        <w:jc w:val="both"/>
        <w:rPr>
          <w:ins w:id="1587" w:author="Eduardo Gonzalez" w:date="2018-07-30T10:03:00Z"/>
          <w:rFonts w:asciiTheme="minorHAnsi" w:eastAsia="Times New Roman" w:hAnsiTheme="minorHAnsi" w:cs="Courier New"/>
          <w:b/>
          <w:color w:val="222222"/>
          <w:lang w:eastAsia="es-ES"/>
        </w:rPr>
      </w:pPr>
      <w:ins w:id="1588" w:author="Eduardo Gonzalez" w:date="2018-07-30T10:03:00Z">
        <w:r>
          <w:rPr>
            <w:rFonts w:asciiTheme="minorHAnsi" w:eastAsia="Times New Roman" w:hAnsiTheme="minorHAnsi" w:cs="Courier New"/>
            <w:b/>
            <w:color w:val="222222"/>
            <w:lang w:eastAsia="es-ES"/>
          </w:rPr>
          <w:lastRenderedPageBreak/>
          <w:t xml:space="preserve"> </w:t>
        </w:r>
        <w:r w:rsidRPr="005B666B">
          <w:rPr>
            <w:rFonts w:asciiTheme="minorHAnsi" w:eastAsia="Times New Roman" w:hAnsiTheme="minorHAnsi" w:cs="Courier New"/>
            <w:b/>
            <w:color w:val="222222"/>
            <w:lang w:eastAsia="es-ES"/>
          </w:rPr>
          <w:t>Fondos de la fase de preventa</w:t>
        </w:r>
      </w:ins>
    </w:p>
    <w:p w14:paraId="2CBBEB95" w14:textId="77777777" w:rsidR="00C80F91" w:rsidRPr="005B666B" w:rsidRDefault="00C80F91" w:rsidP="00C80F91">
      <w:pPr>
        <w:autoSpaceDE w:val="0"/>
        <w:autoSpaceDN w:val="0"/>
        <w:adjustRightInd w:val="0"/>
        <w:spacing w:after="0" w:line="240" w:lineRule="auto"/>
        <w:jc w:val="both"/>
        <w:rPr>
          <w:ins w:id="1589" w:author="Eduardo Gonzalez" w:date="2018-07-30T10:03:00Z"/>
          <w:rFonts w:asciiTheme="minorHAnsi" w:eastAsia="Times New Roman" w:hAnsiTheme="minorHAnsi" w:cs="Courier New"/>
          <w:color w:val="222222"/>
          <w:lang w:eastAsia="es-ES"/>
        </w:rPr>
      </w:pPr>
    </w:p>
    <w:p w14:paraId="40497B36" w14:textId="77777777" w:rsidR="00C80F91" w:rsidRPr="005B666B" w:rsidRDefault="00C80F91" w:rsidP="00C80F91">
      <w:pPr>
        <w:autoSpaceDE w:val="0"/>
        <w:autoSpaceDN w:val="0"/>
        <w:adjustRightInd w:val="0"/>
        <w:spacing w:after="0" w:line="240" w:lineRule="auto"/>
        <w:jc w:val="both"/>
        <w:rPr>
          <w:ins w:id="1590" w:author="Eduardo Gonzalez" w:date="2018-07-30T10:03:00Z"/>
          <w:rFonts w:asciiTheme="minorHAnsi" w:eastAsia="Times New Roman" w:hAnsiTheme="minorHAnsi" w:cs="Courier New"/>
          <w:color w:val="222222"/>
          <w:lang w:eastAsia="es-ES"/>
        </w:rPr>
      </w:pPr>
      <w:ins w:id="1591" w:author="Eduardo Gonzalez" w:date="2018-07-30T10:03:00Z">
        <w:r w:rsidRPr="005B666B">
          <w:rPr>
            <w:rFonts w:asciiTheme="minorHAnsi" w:eastAsia="Times New Roman" w:hAnsiTheme="minorHAnsi" w:cs="Courier New"/>
            <w:color w:val="222222"/>
            <w:lang w:eastAsia="es-ES"/>
          </w:rPr>
          <w:t>Los fondos recaudados en nuestra fase de preventa, se utilizarán para lograr nuestro objetivo de recaudación USD xxxxxx durante nuestra ICO Principal. Estos específicamente, se usarán para:</w:t>
        </w:r>
      </w:ins>
    </w:p>
    <w:p w14:paraId="5E08966A" w14:textId="77777777" w:rsidR="00C80F91" w:rsidRPr="005B666B" w:rsidRDefault="00C80F91" w:rsidP="00C80F91">
      <w:pPr>
        <w:autoSpaceDE w:val="0"/>
        <w:autoSpaceDN w:val="0"/>
        <w:adjustRightInd w:val="0"/>
        <w:spacing w:after="0" w:line="240" w:lineRule="auto"/>
        <w:jc w:val="both"/>
        <w:rPr>
          <w:ins w:id="1592" w:author="Eduardo Gonzalez" w:date="2018-07-30T10:03:00Z"/>
          <w:rFonts w:asciiTheme="minorHAnsi" w:eastAsia="Times New Roman" w:hAnsiTheme="minorHAnsi" w:cs="Courier New"/>
          <w:color w:val="222222"/>
          <w:lang w:eastAsia="es-ES"/>
        </w:rPr>
      </w:pPr>
    </w:p>
    <w:p w14:paraId="0A7F4B82" w14:textId="77777777" w:rsidR="00C80F91" w:rsidRPr="005B666B" w:rsidRDefault="00C80F91" w:rsidP="00C80F91">
      <w:pPr>
        <w:autoSpaceDE w:val="0"/>
        <w:autoSpaceDN w:val="0"/>
        <w:adjustRightInd w:val="0"/>
        <w:spacing w:after="0" w:line="240" w:lineRule="auto"/>
        <w:jc w:val="both"/>
        <w:rPr>
          <w:ins w:id="1593" w:author="Eduardo Gonzalez" w:date="2018-07-30T10:03:00Z"/>
          <w:rFonts w:asciiTheme="minorHAnsi" w:eastAsia="Times New Roman" w:hAnsiTheme="minorHAnsi" w:cs="Courier New"/>
          <w:color w:val="222222"/>
          <w:lang w:eastAsia="es-ES"/>
        </w:rPr>
      </w:pPr>
      <w:ins w:id="1594" w:author="Eduardo Gonzalez" w:date="2018-07-30T10:03:00Z">
        <w:r w:rsidRPr="005B666B">
          <w:rPr>
            <w:rFonts w:asciiTheme="minorHAnsi" w:eastAsia="Times New Roman" w:hAnsiTheme="minorHAnsi" w:cs="Courier New"/>
            <w:color w:val="222222"/>
            <w:lang w:eastAsia="es-ES"/>
          </w:rPr>
          <w:t>• Desarrollo del ecosistema de ERG.</w:t>
        </w:r>
      </w:ins>
    </w:p>
    <w:p w14:paraId="50807C63" w14:textId="77777777" w:rsidR="00C80F91" w:rsidRPr="005B666B" w:rsidRDefault="00C80F91" w:rsidP="00C80F91">
      <w:pPr>
        <w:autoSpaceDE w:val="0"/>
        <w:autoSpaceDN w:val="0"/>
        <w:adjustRightInd w:val="0"/>
        <w:spacing w:after="0" w:line="240" w:lineRule="auto"/>
        <w:jc w:val="both"/>
        <w:rPr>
          <w:ins w:id="1595" w:author="Eduardo Gonzalez" w:date="2018-07-30T10:03:00Z"/>
          <w:rFonts w:asciiTheme="minorHAnsi" w:eastAsia="Times New Roman" w:hAnsiTheme="minorHAnsi" w:cs="Courier New"/>
          <w:color w:val="222222"/>
          <w:lang w:eastAsia="es-ES"/>
        </w:rPr>
      </w:pPr>
      <w:ins w:id="1596" w:author="Eduardo Gonzalez" w:date="2018-07-30T10:03:00Z">
        <w:r w:rsidRPr="005B666B">
          <w:rPr>
            <w:rFonts w:asciiTheme="minorHAnsi" w:eastAsia="Times New Roman" w:hAnsiTheme="minorHAnsi" w:cs="Courier New"/>
            <w:color w:val="222222"/>
            <w:lang w:eastAsia="es-ES"/>
          </w:rPr>
          <w:t>• Comercialización de la plataforma de ERG y su próxima ICO.</w:t>
        </w:r>
      </w:ins>
    </w:p>
    <w:p w14:paraId="6C30CAB6" w14:textId="77777777" w:rsidR="00C80F91" w:rsidRPr="005B666B" w:rsidRDefault="00C80F91" w:rsidP="00C80F91">
      <w:pPr>
        <w:autoSpaceDE w:val="0"/>
        <w:autoSpaceDN w:val="0"/>
        <w:adjustRightInd w:val="0"/>
        <w:spacing w:after="0" w:line="240" w:lineRule="auto"/>
        <w:jc w:val="both"/>
        <w:rPr>
          <w:ins w:id="1597" w:author="Eduardo Gonzalez" w:date="2018-07-30T10:03:00Z"/>
          <w:rFonts w:asciiTheme="minorHAnsi" w:eastAsia="Times New Roman" w:hAnsiTheme="minorHAnsi" w:cs="Courier New"/>
          <w:color w:val="222222"/>
          <w:lang w:eastAsia="es-ES"/>
        </w:rPr>
      </w:pPr>
      <w:ins w:id="1598" w:author="Eduardo Gonzalez" w:date="2018-07-30T10:03:00Z">
        <w:r w:rsidRPr="005B666B">
          <w:rPr>
            <w:rFonts w:asciiTheme="minorHAnsi" w:eastAsia="Times New Roman" w:hAnsiTheme="minorHAnsi" w:cs="Courier New"/>
            <w:color w:val="222222"/>
            <w:lang w:eastAsia="es-ES"/>
          </w:rPr>
          <w:t xml:space="preserve">• Construir alianzas estratégicas y mutuamente beneficiosas con otras organizaciones </w:t>
        </w:r>
      </w:ins>
    </w:p>
    <w:p w14:paraId="26DDA5C6" w14:textId="77777777" w:rsidR="00C80F91" w:rsidRPr="005B666B" w:rsidRDefault="00C80F91" w:rsidP="00C80F91">
      <w:pPr>
        <w:autoSpaceDE w:val="0"/>
        <w:autoSpaceDN w:val="0"/>
        <w:adjustRightInd w:val="0"/>
        <w:spacing w:after="0" w:line="240" w:lineRule="auto"/>
        <w:jc w:val="both"/>
        <w:rPr>
          <w:ins w:id="1599" w:author="Eduardo Gonzalez" w:date="2018-07-30T10:03:00Z"/>
          <w:rFonts w:asciiTheme="minorHAnsi" w:eastAsia="Times New Roman" w:hAnsiTheme="minorHAnsi" w:cs="Courier New"/>
          <w:color w:val="222222"/>
          <w:lang w:eastAsia="es-ES"/>
        </w:rPr>
      </w:pPr>
    </w:p>
    <w:p w14:paraId="202D67EF" w14:textId="77777777" w:rsidR="00C80F91" w:rsidRPr="005B666B" w:rsidRDefault="00C80F91" w:rsidP="00C80F91">
      <w:pPr>
        <w:pStyle w:val="Prrafodelista"/>
        <w:numPr>
          <w:ilvl w:val="0"/>
          <w:numId w:val="26"/>
        </w:numPr>
        <w:autoSpaceDE w:val="0"/>
        <w:autoSpaceDN w:val="0"/>
        <w:adjustRightInd w:val="0"/>
        <w:spacing w:after="0" w:line="240" w:lineRule="auto"/>
        <w:ind w:left="709" w:hanging="283"/>
        <w:jc w:val="both"/>
        <w:rPr>
          <w:ins w:id="1600" w:author="Eduardo Gonzalez" w:date="2018-07-30T10:03:00Z"/>
          <w:rFonts w:asciiTheme="minorHAnsi" w:eastAsia="Times New Roman" w:hAnsiTheme="minorHAnsi" w:cs="Courier New"/>
          <w:b/>
          <w:color w:val="222222"/>
          <w:lang w:eastAsia="es-ES"/>
        </w:rPr>
      </w:pPr>
      <w:ins w:id="1601" w:author="Eduardo Gonzalez" w:date="2018-07-30T10:03:00Z">
        <w:r w:rsidRPr="005B666B">
          <w:rPr>
            <w:rFonts w:asciiTheme="minorHAnsi" w:eastAsia="Times New Roman" w:hAnsiTheme="minorHAnsi" w:cs="Courier New"/>
            <w:b/>
            <w:color w:val="222222"/>
            <w:lang w:eastAsia="es-ES"/>
          </w:rPr>
          <w:t>Fondos de la ICO Principal</w:t>
        </w:r>
      </w:ins>
    </w:p>
    <w:p w14:paraId="08F90ED9" w14:textId="77777777" w:rsidR="00C80F91" w:rsidRPr="005B666B" w:rsidRDefault="00C80F91" w:rsidP="00C80F91">
      <w:pPr>
        <w:autoSpaceDE w:val="0"/>
        <w:autoSpaceDN w:val="0"/>
        <w:adjustRightInd w:val="0"/>
        <w:spacing w:after="0" w:line="240" w:lineRule="auto"/>
        <w:jc w:val="both"/>
        <w:rPr>
          <w:ins w:id="1602" w:author="Eduardo Gonzalez" w:date="2018-07-30T10:03:00Z"/>
          <w:rFonts w:asciiTheme="minorHAnsi" w:eastAsia="Times New Roman" w:hAnsiTheme="minorHAnsi" w:cs="Courier New"/>
          <w:color w:val="222222"/>
          <w:lang w:eastAsia="es-ES"/>
        </w:rPr>
      </w:pPr>
    </w:p>
    <w:p w14:paraId="55BB5833" w14:textId="23356B72" w:rsidR="00C80F91" w:rsidRPr="005B666B" w:rsidRDefault="00C80F91" w:rsidP="00C80F91">
      <w:pPr>
        <w:autoSpaceDE w:val="0"/>
        <w:autoSpaceDN w:val="0"/>
        <w:adjustRightInd w:val="0"/>
        <w:spacing w:after="0" w:line="240" w:lineRule="auto"/>
        <w:jc w:val="both"/>
        <w:rPr>
          <w:ins w:id="1603" w:author="Eduardo Gonzalez" w:date="2018-07-30T10:03:00Z"/>
          <w:rFonts w:asciiTheme="minorHAnsi" w:eastAsia="Times New Roman" w:hAnsiTheme="minorHAnsi" w:cs="Courier New"/>
          <w:color w:val="222222"/>
          <w:lang w:eastAsia="es-ES"/>
        </w:rPr>
      </w:pPr>
      <w:ins w:id="1604" w:author="Eduardo Gonzalez" w:date="2018-07-30T10:03:00Z">
        <w:r w:rsidRPr="005B666B">
          <w:rPr>
            <w:rFonts w:asciiTheme="minorHAnsi" w:eastAsia="Times New Roman" w:hAnsiTheme="minorHAnsi" w:cs="Courier New"/>
            <w:color w:val="222222"/>
            <w:lang w:eastAsia="es-ES"/>
          </w:rPr>
          <w:t xml:space="preserve">Los fondos recaudados en la Fase Principal se utilizarán para lograr el negocio principal de </w:t>
        </w:r>
        <w:del w:id="1605" w:author="Heleen Devos" w:date="2018-08-03T00:39:00Z">
          <w:r w:rsidRPr="005B666B" w:rsidDel="0009583E">
            <w:rPr>
              <w:rFonts w:asciiTheme="minorHAnsi" w:eastAsia="Times New Roman" w:hAnsiTheme="minorHAnsi" w:cs="Courier New"/>
              <w:color w:val="222222"/>
              <w:lang w:eastAsia="es-ES"/>
            </w:rPr>
            <w:delText>ERgON</w:delText>
          </w:r>
        </w:del>
      </w:ins>
      <w:ins w:id="1606" w:author="Heleen Devos" w:date="2018-08-03T00:39:00Z">
        <w:r w:rsidR="0009583E">
          <w:rPr>
            <w:rFonts w:asciiTheme="minorHAnsi" w:eastAsia="Times New Roman" w:hAnsiTheme="minorHAnsi" w:cs="Courier New"/>
            <w:color w:val="222222"/>
            <w:lang w:eastAsia="es-ES"/>
          </w:rPr>
          <w:t>ErgonLatam</w:t>
        </w:r>
      </w:ins>
      <w:ins w:id="1607" w:author="Eduardo Gonzalez" w:date="2018-07-30T10:03:00Z">
        <w:r w:rsidRPr="005B666B">
          <w:rPr>
            <w:rFonts w:asciiTheme="minorHAnsi" w:eastAsia="Times New Roman" w:hAnsiTheme="minorHAnsi" w:cs="Courier New"/>
            <w:color w:val="222222"/>
            <w:lang w:eastAsia="es-ES"/>
          </w:rPr>
          <w:t xml:space="preserve"> y los objetivos acá expuestos que se describe en este Whitepaper.</w:t>
        </w:r>
      </w:ins>
    </w:p>
    <w:p w14:paraId="0F336D4E" w14:textId="77777777" w:rsidR="00C80F91" w:rsidRPr="005B666B" w:rsidRDefault="00C80F91" w:rsidP="00C80F91">
      <w:pPr>
        <w:autoSpaceDE w:val="0"/>
        <w:autoSpaceDN w:val="0"/>
        <w:adjustRightInd w:val="0"/>
        <w:spacing w:after="0" w:line="240" w:lineRule="auto"/>
        <w:jc w:val="both"/>
        <w:rPr>
          <w:ins w:id="1608" w:author="Eduardo Gonzalez" w:date="2018-07-30T10:03:00Z"/>
          <w:rFonts w:asciiTheme="minorHAnsi" w:eastAsia="Times New Roman" w:hAnsiTheme="minorHAnsi" w:cs="Courier New"/>
          <w:color w:val="222222"/>
          <w:lang w:eastAsia="es-ES"/>
        </w:rPr>
      </w:pPr>
      <w:ins w:id="1609" w:author="Eduardo Gonzalez" w:date="2018-07-30T10:03:00Z">
        <w:r w:rsidRPr="005B666B">
          <w:rPr>
            <w:rFonts w:asciiTheme="minorHAnsi" w:eastAsia="Times New Roman" w:hAnsiTheme="minorHAnsi" w:cs="Courier New"/>
            <w:color w:val="222222"/>
            <w:lang w:eastAsia="es-ES"/>
          </w:rPr>
          <w:t>Como tal, tenemos la intención de utilizar estos fondos para:</w:t>
        </w:r>
      </w:ins>
    </w:p>
    <w:p w14:paraId="42F4F578" w14:textId="77777777" w:rsidR="00C80F91" w:rsidRPr="005B666B" w:rsidRDefault="00C80F91" w:rsidP="00C80F91">
      <w:pPr>
        <w:autoSpaceDE w:val="0"/>
        <w:autoSpaceDN w:val="0"/>
        <w:adjustRightInd w:val="0"/>
        <w:spacing w:after="0" w:line="240" w:lineRule="auto"/>
        <w:jc w:val="both"/>
        <w:rPr>
          <w:ins w:id="1610" w:author="Eduardo Gonzalez" w:date="2018-07-30T10:03:00Z"/>
          <w:rFonts w:asciiTheme="minorHAnsi" w:eastAsia="Times New Roman" w:hAnsiTheme="minorHAnsi" w:cs="Courier New"/>
          <w:color w:val="222222"/>
          <w:lang w:eastAsia="es-ES"/>
        </w:rPr>
      </w:pPr>
    </w:p>
    <w:p w14:paraId="4A79D5E8" w14:textId="77777777" w:rsidR="00C80F91" w:rsidRPr="005B666B" w:rsidRDefault="00C80F91" w:rsidP="00C80F91">
      <w:pPr>
        <w:autoSpaceDE w:val="0"/>
        <w:autoSpaceDN w:val="0"/>
        <w:adjustRightInd w:val="0"/>
        <w:spacing w:after="0" w:line="240" w:lineRule="auto"/>
        <w:jc w:val="both"/>
        <w:rPr>
          <w:ins w:id="1611" w:author="Eduardo Gonzalez" w:date="2018-07-30T10:03:00Z"/>
          <w:rFonts w:asciiTheme="minorHAnsi" w:eastAsia="Times New Roman" w:hAnsiTheme="minorHAnsi" w:cs="Courier New"/>
          <w:color w:val="222222"/>
          <w:lang w:eastAsia="es-ES"/>
        </w:rPr>
      </w:pPr>
      <w:ins w:id="1612" w:author="Eduardo Gonzalez" w:date="2018-07-30T10:03:00Z">
        <w:r w:rsidRPr="005B666B">
          <w:rPr>
            <w:rFonts w:asciiTheme="minorHAnsi" w:eastAsia="Times New Roman" w:hAnsiTheme="minorHAnsi" w:cs="Courier New"/>
            <w:color w:val="222222"/>
            <w:lang w:eastAsia="es-ES"/>
          </w:rPr>
          <w:t>• Desarrollo de nuestro ecosistema.</w:t>
        </w:r>
      </w:ins>
    </w:p>
    <w:p w14:paraId="3F1012E7" w14:textId="77777777" w:rsidR="00C80F91" w:rsidRPr="005B666B" w:rsidRDefault="00C80F91" w:rsidP="00C80F91">
      <w:pPr>
        <w:autoSpaceDE w:val="0"/>
        <w:autoSpaceDN w:val="0"/>
        <w:adjustRightInd w:val="0"/>
        <w:spacing w:after="0" w:line="240" w:lineRule="auto"/>
        <w:jc w:val="both"/>
        <w:rPr>
          <w:ins w:id="1613" w:author="Eduardo Gonzalez" w:date="2018-07-30T10:03:00Z"/>
          <w:rFonts w:asciiTheme="minorHAnsi" w:eastAsia="Times New Roman" w:hAnsiTheme="minorHAnsi" w:cs="Courier New"/>
          <w:color w:val="222222"/>
          <w:lang w:eastAsia="es-ES"/>
        </w:rPr>
      </w:pPr>
      <w:ins w:id="1614" w:author="Eduardo Gonzalez" w:date="2018-07-30T10:03:00Z">
        <w:r w:rsidRPr="005B666B">
          <w:rPr>
            <w:rFonts w:asciiTheme="minorHAnsi" w:eastAsia="Times New Roman" w:hAnsiTheme="minorHAnsi" w:cs="Courier New"/>
            <w:color w:val="222222"/>
            <w:lang w:eastAsia="es-ES"/>
          </w:rPr>
          <w:t>• Marketing y publicidad.</w:t>
        </w:r>
      </w:ins>
    </w:p>
    <w:p w14:paraId="66B1F7CA" w14:textId="77777777" w:rsidR="00C80F91" w:rsidRPr="005B666B" w:rsidRDefault="00C80F91" w:rsidP="00C80F91">
      <w:pPr>
        <w:autoSpaceDE w:val="0"/>
        <w:autoSpaceDN w:val="0"/>
        <w:adjustRightInd w:val="0"/>
        <w:spacing w:after="0" w:line="240" w:lineRule="auto"/>
        <w:jc w:val="both"/>
        <w:rPr>
          <w:ins w:id="1615" w:author="Eduardo Gonzalez" w:date="2018-07-30T10:03:00Z"/>
          <w:rFonts w:asciiTheme="minorHAnsi" w:eastAsia="Times New Roman" w:hAnsiTheme="minorHAnsi" w:cs="Courier New"/>
          <w:color w:val="222222"/>
          <w:lang w:eastAsia="es-ES"/>
        </w:rPr>
      </w:pPr>
      <w:ins w:id="1616" w:author="Eduardo Gonzalez" w:date="2018-07-30T10:03:00Z">
        <w:r w:rsidRPr="005B666B">
          <w:rPr>
            <w:rFonts w:asciiTheme="minorHAnsi" w:eastAsia="Times New Roman" w:hAnsiTheme="minorHAnsi" w:cs="Courier New"/>
            <w:color w:val="222222"/>
            <w:lang w:eastAsia="es-ES"/>
          </w:rPr>
          <w:t>• Operaciones y participaciones en charlas o eventos relacionados con Blockchain</w:t>
        </w:r>
      </w:ins>
    </w:p>
    <w:p w14:paraId="547BF259" w14:textId="77777777" w:rsidR="00C80F91" w:rsidRPr="005B666B" w:rsidRDefault="00C80F91" w:rsidP="00C80F91">
      <w:pPr>
        <w:autoSpaceDE w:val="0"/>
        <w:autoSpaceDN w:val="0"/>
        <w:adjustRightInd w:val="0"/>
        <w:spacing w:after="0" w:line="240" w:lineRule="auto"/>
        <w:jc w:val="both"/>
        <w:rPr>
          <w:ins w:id="1617" w:author="Eduardo Gonzalez" w:date="2018-07-30T10:03:00Z"/>
          <w:rFonts w:asciiTheme="minorHAnsi" w:eastAsia="Times New Roman" w:hAnsiTheme="minorHAnsi" w:cs="Courier New"/>
          <w:color w:val="222222"/>
          <w:lang w:eastAsia="es-ES"/>
        </w:rPr>
      </w:pPr>
      <w:ins w:id="1618" w:author="Eduardo Gonzalez" w:date="2018-07-30T10:03:00Z">
        <w:r w:rsidRPr="005B666B">
          <w:rPr>
            <w:rFonts w:asciiTheme="minorHAnsi" w:eastAsia="Times New Roman" w:hAnsiTheme="minorHAnsi" w:cs="Courier New"/>
            <w:color w:val="222222"/>
            <w:lang w:eastAsia="es-ES"/>
          </w:rPr>
          <w:t>• Recursos Humanos y asesorías externas necesarias para evaluaciones de campañas</w:t>
        </w:r>
      </w:ins>
    </w:p>
    <w:p w14:paraId="320D24BD" w14:textId="2DC1DDAA" w:rsidR="00C80F91" w:rsidRPr="005B666B" w:rsidRDefault="00C80F91" w:rsidP="00C80F91">
      <w:pPr>
        <w:autoSpaceDE w:val="0"/>
        <w:autoSpaceDN w:val="0"/>
        <w:adjustRightInd w:val="0"/>
        <w:spacing w:after="0" w:line="240" w:lineRule="auto"/>
        <w:jc w:val="both"/>
        <w:rPr>
          <w:ins w:id="1619" w:author="Eduardo Gonzalez" w:date="2018-07-30T10:03:00Z"/>
          <w:rFonts w:asciiTheme="minorHAnsi" w:eastAsia="Times New Roman" w:hAnsiTheme="minorHAnsi" w:cs="Courier New"/>
          <w:color w:val="222222"/>
          <w:lang w:eastAsia="es-ES"/>
        </w:rPr>
      </w:pPr>
      <w:ins w:id="1620" w:author="Eduardo Gonzalez" w:date="2018-07-30T10:03:00Z">
        <w:r w:rsidRPr="005B666B">
          <w:rPr>
            <w:rFonts w:asciiTheme="minorHAnsi" w:eastAsia="Times New Roman" w:hAnsiTheme="minorHAnsi" w:cs="Courier New"/>
            <w:color w:val="222222"/>
            <w:lang w:eastAsia="es-ES"/>
          </w:rPr>
          <w:t>• Difusión y todo lo que signifique aumentar la cantidad de colaboradores estratégic</w:t>
        </w:r>
        <w:r w:rsidR="0034087A">
          <w:rPr>
            <w:rFonts w:asciiTheme="minorHAnsi" w:eastAsia="Times New Roman" w:hAnsiTheme="minorHAnsi" w:cs="Courier New"/>
            <w:color w:val="222222"/>
            <w:lang w:eastAsia="es-ES"/>
          </w:rPr>
          <w:t>os.</w:t>
        </w:r>
      </w:ins>
    </w:p>
    <w:p w14:paraId="3D47296C" w14:textId="77777777" w:rsidR="00C80F91" w:rsidRPr="005B666B" w:rsidRDefault="00C80F91" w:rsidP="00C80F91">
      <w:pPr>
        <w:autoSpaceDE w:val="0"/>
        <w:autoSpaceDN w:val="0"/>
        <w:adjustRightInd w:val="0"/>
        <w:spacing w:after="0" w:line="240" w:lineRule="auto"/>
        <w:jc w:val="both"/>
        <w:rPr>
          <w:ins w:id="1621" w:author="Eduardo Gonzalez" w:date="2018-07-30T10:03:00Z"/>
          <w:rFonts w:asciiTheme="minorHAnsi" w:eastAsia="Times New Roman" w:hAnsiTheme="minorHAnsi" w:cs="Courier New"/>
          <w:color w:val="222222"/>
          <w:lang w:eastAsia="es-ES"/>
        </w:rPr>
      </w:pPr>
    </w:p>
    <w:p w14:paraId="6E0CE800" w14:textId="77777777" w:rsidR="00C80F91" w:rsidRPr="005B666B" w:rsidRDefault="00C80F91" w:rsidP="00C80F91">
      <w:pPr>
        <w:autoSpaceDE w:val="0"/>
        <w:autoSpaceDN w:val="0"/>
        <w:adjustRightInd w:val="0"/>
        <w:spacing w:after="0" w:line="240" w:lineRule="auto"/>
        <w:jc w:val="both"/>
        <w:rPr>
          <w:ins w:id="1622" w:author="Eduardo Gonzalez" w:date="2018-07-30T10:03:00Z"/>
          <w:rFonts w:asciiTheme="minorHAnsi" w:eastAsia="Times New Roman" w:hAnsiTheme="minorHAnsi" w:cs="Courier New"/>
          <w:color w:val="222222"/>
          <w:lang w:eastAsia="es-ES"/>
        </w:rPr>
      </w:pPr>
      <w:ins w:id="1623" w:author="Eduardo Gonzalez" w:date="2018-07-30T10:03:00Z">
        <w:r w:rsidRPr="005B666B">
          <w:rPr>
            <w:rFonts w:asciiTheme="minorHAnsi" w:eastAsia="Times New Roman" w:hAnsiTheme="minorHAnsi" w:cs="Courier New"/>
            <w:noProof/>
            <w:color w:val="222222"/>
            <w:rPrChange w:id="1624" w:author="Unknown">
              <w:rPr>
                <w:noProof/>
              </w:rPr>
            </w:rPrChange>
          </w:rPr>
          <w:drawing>
            <wp:anchor distT="0" distB="0" distL="114300" distR="114300" simplePos="0" relativeHeight="251684864" behindDoc="1" locked="0" layoutInCell="1" allowOverlap="1" wp14:anchorId="730AEEEA" wp14:editId="057C8AA9">
              <wp:simplePos x="0" y="0"/>
              <wp:positionH relativeFrom="column">
                <wp:posOffset>533856</wp:posOffset>
              </wp:positionH>
              <wp:positionV relativeFrom="paragraph">
                <wp:posOffset>142725</wp:posOffset>
              </wp:positionV>
              <wp:extent cx="5057140" cy="2723515"/>
              <wp:effectExtent l="0" t="0" r="0" b="635"/>
              <wp:wrapThrough wrapText="bothSides">
                <wp:wrapPolygon edited="0">
                  <wp:start x="0" y="0"/>
                  <wp:lineTo x="0" y="21454"/>
                  <wp:lineTo x="21481" y="21454"/>
                  <wp:lineTo x="21481"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7140" cy="2723515"/>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002D4B0E" w14:textId="77777777" w:rsidR="00C80F91" w:rsidRPr="005B666B" w:rsidRDefault="00C80F91" w:rsidP="00C80F91">
      <w:pPr>
        <w:autoSpaceDE w:val="0"/>
        <w:autoSpaceDN w:val="0"/>
        <w:adjustRightInd w:val="0"/>
        <w:spacing w:after="0" w:line="240" w:lineRule="auto"/>
        <w:jc w:val="both"/>
        <w:rPr>
          <w:ins w:id="1625" w:author="Eduardo Gonzalez" w:date="2018-07-30T10:03:00Z"/>
          <w:rFonts w:asciiTheme="minorHAnsi" w:eastAsia="Times New Roman" w:hAnsiTheme="minorHAnsi" w:cs="Courier New"/>
          <w:color w:val="222222"/>
          <w:lang w:eastAsia="es-ES"/>
        </w:rPr>
      </w:pPr>
    </w:p>
    <w:p w14:paraId="64A4FFB9" w14:textId="77777777" w:rsidR="00C80F91" w:rsidRPr="005B666B" w:rsidRDefault="00C80F91" w:rsidP="00C80F91">
      <w:pPr>
        <w:autoSpaceDE w:val="0"/>
        <w:autoSpaceDN w:val="0"/>
        <w:adjustRightInd w:val="0"/>
        <w:spacing w:after="0" w:line="240" w:lineRule="auto"/>
        <w:jc w:val="both"/>
        <w:rPr>
          <w:ins w:id="1626" w:author="Eduardo Gonzalez" w:date="2018-07-30T10:03:00Z"/>
          <w:rFonts w:asciiTheme="minorHAnsi" w:eastAsia="Times New Roman" w:hAnsiTheme="minorHAnsi" w:cs="Courier New"/>
          <w:color w:val="222222"/>
          <w:lang w:eastAsia="es-ES"/>
        </w:rPr>
      </w:pPr>
    </w:p>
    <w:p w14:paraId="28F3396C" w14:textId="77777777" w:rsidR="00C80F91" w:rsidRPr="005B666B" w:rsidRDefault="00C80F91" w:rsidP="00C80F91">
      <w:pPr>
        <w:autoSpaceDE w:val="0"/>
        <w:autoSpaceDN w:val="0"/>
        <w:adjustRightInd w:val="0"/>
        <w:spacing w:after="0" w:line="240" w:lineRule="auto"/>
        <w:jc w:val="both"/>
        <w:rPr>
          <w:ins w:id="1627" w:author="Eduardo Gonzalez" w:date="2018-07-30T10:03:00Z"/>
          <w:rFonts w:asciiTheme="minorHAnsi" w:eastAsia="Times New Roman" w:hAnsiTheme="minorHAnsi" w:cs="Courier New"/>
          <w:color w:val="222222"/>
          <w:lang w:eastAsia="es-ES"/>
        </w:rPr>
      </w:pPr>
    </w:p>
    <w:p w14:paraId="15EEA49A" w14:textId="77777777" w:rsidR="00C80F91" w:rsidRDefault="00C80F91" w:rsidP="00C80F91">
      <w:pPr>
        <w:autoSpaceDE w:val="0"/>
        <w:autoSpaceDN w:val="0"/>
        <w:adjustRightInd w:val="0"/>
        <w:spacing w:after="0" w:line="240" w:lineRule="auto"/>
        <w:jc w:val="both"/>
        <w:rPr>
          <w:ins w:id="1628" w:author="Eduardo Gonzalez" w:date="2018-07-30T10:03:00Z"/>
          <w:rFonts w:asciiTheme="minorHAnsi" w:eastAsia="Times New Roman" w:hAnsiTheme="minorHAnsi" w:cs="Courier New"/>
          <w:color w:val="222222"/>
          <w:lang w:eastAsia="es-ES"/>
        </w:rPr>
      </w:pPr>
    </w:p>
    <w:p w14:paraId="7F2D5C8B" w14:textId="77777777" w:rsidR="00C80F91" w:rsidRDefault="00C80F91" w:rsidP="00C80F91">
      <w:pPr>
        <w:autoSpaceDE w:val="0"/>
        <w:autoSpaceDN w:val="0"/>
        <w:adjustRightInd w:val="0"/>
        <w:spacing w:after="0" w:line="240" w:lineRule="auto"/>
        <w:jc w:val="both"/>
        <w:rPr>
          <w:ins w:id="1629" w:author="Eduardo Gonzalez" w:date="2018-07-30T10:03:00Z"/>
          <w:rFonts w:asciiTheme="minorHAnsi" w:eastAsia="Times New Roman" w:hAnsiTheme="minorHAnsi" w:cs="Courier New"/>
          <w:color w:val="222222"/>
          <w:lang w:eastAsia="es-ES"/>
        </w:rPr>
      </w:pPr>
    </w:p>
    <w:p w14:paraId="0A442DF8" w14:textId="77777777" w:rsidR="00C80F91" w:rsidRDefault="00C80F91" w:rsidP="00C80F91">
      <w:pPr>
        <w:autoSpaceDE w:val="0"/>
        <w:autoSpaceDN w:val="0"/>
        <w:adjustRightInd w:val="0"/>
        <w:spacing w:after="0" w:line="240" w:lineRule="auto"/>
        <w:jc w:val="both"/>
        <w:rPr>
          <w:ins w:id="1630" w:author="Eduardo Gonzalez" w:date="2018-07-30T10:03:00Z"/>
          <w:rFonts w:asciiTheme="minorHAnsi" w:eastAsia="Times New Roman" w:hAnsiTheme="minorHAnsi" w:cs="Courier New"/>
          <w:color w:val="222222"/>
          <w:lang w:eastAsia="es-ES"/>
        </w:rPr>
      </w:pPr>
    </w:p>
    <w:p w14:paraId="74A4451A" w14:textId="77777777" w:rsidR="00C80F91" w:rsidRDefault="00C80F91" w:rsidP="00C80F91">
      <w:pPr>
        <w:autoSpaceDE w:val="0"/>
        <w:autoSpaceDN w:val="0"/>
        <w:adjustRightInd w:val="0"/>
        <w:spacing w:after="0" w:line="240" w:lineRule="auto"/>
        <w:jc w:val="both"/>
        <w:rPr>
          <w:ins w:id="1631" w:author="Eduardo Gonzalez" w:date="2018-07-30T10:03:00Z"/>
          <w:rFonts w:asciiTheme="minorHAnsi" w:eastAsia="Times New Roman" w:hAnsiTheme="minorHAnsi" w:cs="Courier New"/>
          <w:color w:val="222222"/>
          <w:lang w:eastAsia="es-ES"/>
        </w:rPr>
      </w:pPr>
    </w:p>
    <w:p w14:paraId="5CFBF79F" w14:textId="77777777" w:rsidR="00C80F91" w:rsidRPr="005B666B" w:rsidRDefault="00C80F91" w:rsidP="00C80F91">
      <w:pPr>
        <w:autoSpaceDE w:val="0"/>
        <w:autoSpaceDN w:val="0"/>
        <w:adjustRightInd w:val="0"/>
        <w:spacing w:after="0" w:line="240" w:lineRule="auto"/>
        <w:jc w:val="both"/>
        <w:rPr>
          <w:ins w:id="1632" w:author="Eduardo Gonzalez" w:date="2018-07-30T10:03:00Z"/>
          <w:rFonts w:asciiTheme="minorHAnsi" w:eastAsia="Times New Roman" w:hAnsiTheme="minorHAnsi" w:cs="Courier New"/>
          <w:color w:val="222222"/>
          <w:lang w:eastAsia="es-ES"/>
        </w:rPr>
      </w:pPr>
    </w:p>
    <w:p w14:paraId="49576E4C" w14:textId="77777777" w:rsidR="00C80F91" w:rsidRPr="005B666B" w:rsidRDefault="00C80F91" w:rsidP="00C80F91">
      <w:pPr>
        <w:autoSpaceDE w:val="0"/>
        <w:autoSpaceDN w:val="0"/>
        <w:adjustRightInd w:val="0"/>
        <w:spacing w:after="0" w:line="240" w:lineRule="auto"/>
        <w:jc w:val="both"/>
        <w:rPr>
          <w:ins w:id="1633" w:author="Eduardo Gonzalez" w:date="2018-07-30T10:03:00Z"/>
          <w:rFonts w:asciiTheme="minorHAnsi" w:eastAsia="Times New Roman" w:hAnsiTheme="minorHAnsi" w:cs="Courier New"/>
          <w:color w:val="222222"/>
          <w:lang w:eastAsia="es-ES"/>
        </w:rPr>
      </w:pPr>
    </w:p>
    <w:p w14:paraId="3A2F23CA" w14:textId="77777777" w:rsidR="00C80F91" w:rsidRPr="005B666B" w:rsidRDefault="00C80F91" w:rsidP="00C80F91">
      <w:pPr>
        <w:autoSpaceDE w:val="0"/>
        <w:autoSpaceDN w:val="0"/>
        <w:adjustRightInd w:val="0"/>
        <w:spacing w:after="0" w:line="240" w:lineRule="auto"/>
        <w:jc w:val="both"/>
        <w:rPr>
          <w:ins w:id="1634" w:author="Eduardo Gonzalez" w:date="2018-07-30T10:03:00Z"/>
          <w:rFonts w:asciiTheme="minorHAnsi" w:eastAsia="Times New Roman" w:hAnsiTheme="minorHAnsi" w:cs="Courier New"/>
          <w:color w:val="222222"/>
          <w:lang w:eastAsia="es-ES"/>
        </w:rPr>
      </w:pPr>
    </w:p>
    <w:p w14:paraId="3D7CCF7B" w14:textId="77777777" w:rsidR="00C80F91" w:rsidRPr="005B666B" w:rsidRDefault="00C80F91" w:rsidP="00C80F91">
      <w:pPr>
        <w:autoSpaceDE w:val="0"/>
        <w:autoSpaceDN w:val="0"/>
        <w:adjustRightInd w:val="0"/>
        <w:spacing w:after="0" w:line="240" w:lineRule="auto"/>
        <w:jc w:val="both"/>
        <w:rPr>
          <w:ins w:id="1635" w:author="Eduardo Gonzalez" w:date="2018-07-30T10:03:00Z"/>
          <w:rFonts w:asciiTheme="minorHAnsi" w:eastAsia="Times New Roman" w:hAnsiTheme="minorHAnsi" w:cs="Courier New"/>
          <w:color w:val="222222"/>
          <w:lang w:eastAsia="es-ES"/>
        </w:rPr>
      </w:pPr>
    </w:p>
    <w:p w14:paraId="78306604" w14:textId="77777777" w:rsidR="00C80F91" w:rsidRPr="005B666B" w:rsidRDefault="00C80F91" w:rsidP="00C80F91">
      <w:pPr>
        <w:autoSpaceDE w:val="0"/>
        <w:autoSpaceDN w:val="0"/>
        <w:adjustRightInd w:val="0"/>
        <w:spacing w:after="0" w:line="240" w:lineRule="auto"/>
        <w:jc w:val="both"/>
        <w:rPr>
          <w:ins w:id="1636" w:author="Eduardo Gonzalez" w:date="2018-07-30T10:03:00Z"/>
          <w:rFonts w:asciiTheme="minorHAnsi" w:eastAsia="Times New Roman" w:hAnsiTheme="minorHAnsi" w:cs="Courier New"/>
          <w:color w:val="222222"/>
          <w:lang w:eastAsia="es-ES"/>
        </w:rPr>
      </w:pPr>
    </w:p>
    <w:p w14:paraId="73C69A77" w14:textId="77777777" w:rsidR="00C80F91" w:rsidRPr="005B666B" w:rsidRDefault="00C80F91" w:rsidP="00C80F91">
      <w:pPr>
        <w:autoSpaceDE w:val="0"/>
        <w:autoSpaceDN w:val="0"/>
        <w:adjustRightInd w:val="0"/>
        <w:spacing w:after="0" w:line="240" w:lineRule="auto"/>
        <w:jc w:val="both"/>
        <w:rPr>
          <w:ins w:id="1637" w:author="Eduardo Gonzalez" w:date="2018-07-30T10:03:00Z"/>
          <w:rFonts w:asciiTheme="minorHAnsi" w:eastAsia="Times New Roman" w:hAnsiTheme="minorHAnsi" w:cs="Courier New"/>
          <w:color w:val="222222"/>
          <w:lang w:eastAsia="es-ES"/>
        </w:rPr>
      </w:pPr>
    </w:p>
    <w:p w14:paraId="2520C08B" w14:textId="77777777" w:rsidR="00C80F91" w:rsidRPr="005B666B" w:rsidRDefault="00C80F91" w:rsidP="00C80F91">
      <w:pPr>
        <w:autoSpaceDE w:val="0"/>
        <w:autoSpaceDN w:val="0"/>
        <w:adjustRightInd w:val="0"/>
        <w:spacing w:after="0" w:line="240" w:lineRule="auto"/>
        <w:jc w:val="both"/>
        <w:rPr>
          <w:ins w:id="1638" w:author="Eduardo Gonzalez" w:date="2018-07-30T10:03:00Z"/>
          <w:rFonts w:asciiTheme="minorHAnsi" w:eastAsia="Times New Roman" w:hAnsiTheme="minorHAnsi" w:cs="Courier New"/>
          <w:color w:val="222222"/>
          <w:lang w:eastAsia="es-ES"/>
        </w:rPr>
      </w:pPr>
    </w:p>
    <w:p w14:paraId="74874AF7" w14:textId="77777777" w:rsidR="00C80F91" w:rsidRPr="005B666B" w:rsidRDefault="00C80F91" w:rsidP="00C80F91">
      <w:pPr>
        <w:autoSpaceDE w:val="0"/>
        <w:autoSpaceDN w:val="0"/>
        <w:adjustRightInd w:val="0"/>
        <w:spacing w:after="0" w:line="240" w:lineRule="auto"/>
        <w:jc w:val="both"/>
        <w:rPr>
          <w:ins w:id="1639" w:author="Eduardo Gonzalez" w:date="2018-07-30T10:03:00Z"/>
          <w:rFonts w:asciiTheme="minorHAnsi" w:eastAsia="Times New Roman" w:hAnsiTheme="minorHAnsi" w:cs="Courier New"/>
          <w:color w:val="222222"/>
          <w:lang w:eastAsia="es-ES"/>
        </w:rPr>
      </w:pPr>
    </w:p>
    <w:p w14:paraId="0553E7F6" w14:textId="77777777" w:rsidR="00C80F91" w:rsidRPr="005B666B" w:rsidRDefault="00C80F91" w:rsidP="00C80F91">
      <w:pPr>
        <w:autoSpaceDE w:val="0"/>
        <w:autoSpaceDN w:val="0"/>
        <w:adjustRightInd w:val="0"/>
        <w:spacing w:after="0" w:line="240" w:lineRule="auto"/>
        <w:jc w:val="both"/>
        <w:rPr>
          <w:ins w:id="1640" w:author="Eduardo Gonzalez" w:date="2018-07-30T10:03:00Z"/>
          <w:rFonts w:asciiTheme="minorHAnsi" w:eastAsia="Times New Roman" w:hAnsiTheme="minorHAnsi" w:cs="Courier New"/>
          <w:color w:val="222222"/>
          <w:lang w:eastAsia="es-ES"/>
        </w:rPr>
      </w:pPr>
    </w:p>
    <w:p w14:paraId="7EF67027" w14:textId="77777777" w:rsidR="00C80F91" w:rsidRPr="005B666B" w:rsidRDefault="00C80F91" w:rsidP="00C80F91">
      <w:pPr>
        <w:autoSpaceDE w:val="0"/>
        <w:autoSpaceDN w:val="0"/>
        <w:adjustRightInd w:val="0"/>
        <w:spacing w:after="0" w:line="240" w:lineRule="auto"/>
        <w:jc w:val="both"/>
        <w:rPr>
          <w:ins w:id="1641" w:author="Eduardo Gonzalez" w:date="2018-07-30T10:03:00Z"/>
          <w:rFonts w:asciiTheme="minorHAnsi" w:eastAsia="Times New Roman" w:hAnsiTheme="minorHAnsi" w:cs="Courier New"/>
          <w:color w:val="222222"/>
          <w:lang w:eastAsia="es-ES"/>
        </w:rPr>
      </w:pPr>
    </w:p>
    <w:p w14:paraId="4F397351" w14:textId="77777777" w:rsidR="00C80F91" w:rsidRPr="005B666B" w:rsidRDefault="00C80F91" w:rsidP="00C80F91">
      <w:pPr>
        <w:autoSpaceDE w:val="0"/>
        <w:autoSpaceDN w:val="0"/>
        <w:adjustRightInd w:val="0"/>
        <w:spacing w:after="0" w:line="240" w:lineRule="auto"/>
        <w:jc w:val="both"/>
        <w:rPr>
          <w:ins w:id="1642" w:author="Eduardo Gonzalez" w:date="2018-07-30T10:03:00Z"/>
          <w:rFonts w:asciiTheme="minorHAnsi" w:eastAsia="Times New Roman" w:hAnsiTheme="minorHAnsi" w:cs="Courier New"/>
          <w:color w:val="222222"/>
          <w:lang w:eastAsia="es-ES"/>
        </w:rPr>
      </w:pPr>
      <w:ins w:id="1643" w:author="Eduardo Gonzalez" w:date="2018-07-30T10:03:00Z">
        <w:r w:rsidRPr="005B666B">
          <w:rPr>
            <w:rFonts w:asciiTheme="minorHAnsi" w:eastAsia="Times New Roman" w:hAnsiTheme="minorHAnsi" w:cs="Courier New"/>
            <w:color w:val="222222"/>
            <w:lang w:eastAsia="es-ES"/>
          </w:rPr>
          <w:t>En este escenario, apuntaríamos a una cantidad de mercados específicos basados ​​en el potencial de adopción de las criptomonedas, la presencia de otras plataformas, familiarizadas con el crowdfunding y la accesibilidad a fondos de inversión.</w:t>
        </w:r>
      </w:ins>
    </w:p>
    <w:p w14:paraId="6A09BAAC" w14:textId="77777777" w:rsidR="00C80F91" w:rsidRPr="005B666B" w:rsidRDefault="00C80F91" w:rsidP="00C80F91">
      <w:pPr>
        <w:autoSpaceDE w:val="0"/>
        <w:autoSpaceDN w:val="0"/>
        <w:adjustRightInd w:val="0"/>
        <w:spacing w:after="0" w:line="240" w:lineRule="auto"/>
        <w:jc w:val="both"/>
        <w:rPr>
          <w:ins w:id="1644" w:author="Eduardo Gonzalez" w:date="2018-07-30T10:03:00Z"/>
          <w:rFonts w:asciiTheme="minorHAnsi" w:eastAsia="Times New Roman" w:hAnsiTheme="minorHAnsi" w:cs="Courier New"/>
          <w:color w:val="222222"/>
          <w:lang w:eastAsia="es-ES"/>
        </w:rPr>
      </w:pPr>
      <w:ins w:id="1645" w:author="Eduardo Gonzalez" w:date="2018-07-30T10:03:00Z">
        <w:r w:rsidRPr="005B666B">
          <w:rPr>
            <w:rFonts w:asciiTheme="minorHAnsi" w:eastAsia="Times New Roman" w:hAnsiTheme="minorHAnsi" w:cs="Courier New"/>
            <w:color w:val="222222"/>
            <w:lang w:eastAsia="es-ES"/>
          </w:rPr>
          <w:t>Esencialmente, una recaudación de fondos de USD xxxxxx nos da los recursos para validar nuestro modelo de negocio y generar la tracción necesaria para el éxito.</w:t>
        </w:r>
      </w:ins>
    </w:p>
    <w:p w14:paraId="124B46EF" w14:textId="77777777" w:rsidR="00C80F91" w:rsidRPr="005B666B" w:rsidRDefault="00C80F91" w:rsidP="00C80F91">
      <w:pPr>
        <w:autoSpaceDE w:val="0"/>
        <w:autoSpaceDN w:val="0"/>
        <w:adjustRightInd w:val="0"/>
        <w:spacing w:after="0" w:line="240" w:lineRule="auto"/>
        <w:jc w:val="both"/>
        <w:rPr>
          <w:ins w:id="1646" w:author="Eduardo Gonzalez" w:date="2018-07-30T10:03:00Z"/>
          <w:rFonts w:asciiTheme="minorHAnsi" w:eastAsia="Times New Roman" w:hAnsiTheme="minorHAnsi" w:cs="Courier New"/>
          <w:color w:val="222222"/>
          <w:lang w:eastAsia="es-ES"/>
        </w:rPr>
      </w:pPr>
      <w:ins w:id="1647" w:author="Eduardo Gonzalez" w:date="2018-07-30T10:03:00Z">
        <w:r w:rsidRPr="005B666B">
          <w:rPr>
            <w:rFonts w:asciiTheme="minorHAnsi" w:eastAsia="Times New Roman" w:hAnsiTheme="minorHAnsi" w:cs="Courier New"/>
            <w:color w:val="222222"/>
            <w:lang w:eastAsia="es-ES"/>
          </w:rPr>
          <w:t>Produciríamos una compilación temprana con tecnología escalable y un enfoque de mercado que es mensurable e iterativo.</w:t>
        </w:r>
      </w:ins>
    </w:p>
    <w:p w14:paraId="6CECE842" w14:textId="77777777" w:rsidR="00C80F91" w:rsidRPr="005B666B" w:rsidRDefault="00C80F91" w:rsidP="00C80F91">
      <w:pPr>
        <w:autoSpaceDE w:val="0"/>
        <w:autoSpaceDN w:val="0"/>
        <w:adjustRightInd w:val="0"/>
        <w:spacing w:after="0" w:line="240" w:lineRule="auto"/>
        <w:jc w:val="both"/>
        <w:rPr>
          <w:ins w:id="1648" w:author="Eduardo Gonzalez" w:date="2018-07-30T10:03:00Z"/>
          <w:rFonts w:asciiTheme="minorHAnsi" w:hAnsiTheme="minorHAnsi"/>
          <w:color w:val="222222"/>
        </w:rPr>
      </w:pPr>
      <w:ins w:id="1649" w:author="Eduardo Gonzalez" w:date="2018-07-30T10:03:00Z">
        <w:r w:rsidRPr="005B666B">
          <w:rPr>
            <w:rFonts w:asciiTheme="minorHAnsi" w:eastAsia="Times New Roman" w:hAnsiTheme="minorHAnsi" w:cs="Courier New"/>
            <w:color w:val="222222"/>
            <w:lang w:eastAsia="es-ES"/>
          </w:rPr>
          <w:t>Desde esta posición robusta, usaríamos los tokens de reserva de la compañía para aumentar más capital para alcanzar nuestra meta de una plataforma global.</w:t>
        </w:r>
      </w:ins>
    </w:p>
    <w:p w14:paraId="579716F9" w14:textId="77777777" w:rsidR="00C80F91" w:rsidRPr="005B666B" w:rsidRDefault="00C80F91" w:rsidP="00C80F91">
      <w:pPr>
        <w:autoSpaceDE w:val="0"/>
        <w:autoSpaceDN w:val="0"/>
        <w:adjustRightInd w:val="0"/>
        <w:spacing w:after="0" w:line="240" w:lineRule="auto"/>
        <w:jc w:val="both"/>
        <w:rPr>
          <w:ins w:id="1650" w:author="Eduardo Gonzalez" w:date="2018-07-30T10:03:00Z"/>
          <w:rFonts w:asciiTheme="minorHAnsi" w:eastAsia="Times New Roman" w:hAnsiTheme="minorHAnsi" w:cs="Courier New"/>
          <w:color w:val="222222"/>
          <w:lang w:eastAsia="es-ES"/>
        </w:rPr>
      </w:pPr>
    </w:p>
    <w:p w14:paraId="0E77CCD5" w14:textId="77777777" w:rsidR="00C80F91" w:rsidRPr="005B666B" w:rsidRDefault="00C80F91" w:rsidP="00C80F91">
      <w:pPr>
        <w:autoSpaceDE w:val="0"/>
        <w:autoSpaceDN w:val="0"/>
        <w:adjustRightInd w:val="0"/>
        <w:spacing w:after="0" w:line="240" w:lineRule="auto"/>
        <w:jc w:val="both"/>
        <w:rPr>
          <w:ins w:id="1651" w:author="Eduardo Gonzalez" w:date="2018-07-30T10:03:00Z"/>
          <w:rFonts w:asciiTheme="minorHAnsi" w:eastAsia="Times New Roman" w:hAnsiTheme="minorHAnsi" w:cs="Courier New"/>
          <w:color w:val="222222"/>
          <w:lang w:eastAsia="es-ES"/>
        </w:rPr>
      </w:pPr>
      <w:ins w:id="1652" w:author="Eduardo Gonzalez" w:date="2018-07-30T10:03:00Z">
        <w:r w:rsidRPr="005B666B">
          <w:rPr>
            <w:rFonts w:asciiTheme="minorHAnsi" w:eastAsia="Times New Roman" w:hAnsiTheme="minorHAnsi" w:cs="Courier New"/>
            <w:noProof/>
            <w:color w:val="222222"/>
            <w:rPrChange w:id="1653" w:author="Unknown">
              <w:rPr>
                <w:noProof/>
              </w:rPr>
            </w:rPrChange>
          </w:rPr>
          <w:lastRenderedPageBreak/>
          <w:drawing>
            <wp:anchor distT="0" distB="0" distL="114300" distR="114300" simplePos="0" relativeHeight="251685888" behindDoc="1" locked="0" layoutInCell="1" allowOverlap="1" wp14:anchorId="15E02E6B" wp14:editId="54617B1D">
              <wp:simplePos x="0" y="0"/>
              <wp:positionH relativeFrom="column">
                <wp:posOffset>594731</wp:posOffset>
              </wp:positionH>
              <wp:positionV relativeFrom="paragraph">
                <wp:posOffset>83670</wp:posOffset>
              </wp:positionV>
              <wp:extent cx="4751705" cy="2721610"/>
              <wp:effectExtent l="0" t="0" r="0" b="2540"/>
              <wp:wrapThrough wrapText="bothSides">
                <wp:wrapPolygon edited="0">
                  <wp:start x="0" y="0"/>
                  <wp:lineTo x="0" y="21469"/>
                  <wp:lineTo x="21476" y="21469"/>
                  <wp:lineTo x="21476"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1705" cy="272161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24F9AD12" w14:textId="77777777" w:rsidR="00C80F91" w:rsidRPr="005B666B" w:rsidRDefault="00C80F91" w:rsidP="00C80F91">
      <w:pPr>
        <w:autoSpaceDE w:val="0"/>
        <w:autoSpaceDN w:val="0"/>
        <w:adjustRightInd w:val="0"/>
        <w:spacing w:after="0" w:line="240" w:lineRule="auto"/>
        <w:jc w:val="both"/>
        <w:rPr>
          <w:ins w:id="1654" w:author="Eduardo Gonzalez" w:date="2018-07-30T10:03:00Z"/>
          <w:rFonts w:asciiTheme="minorHAnsi" w:eastAsia="Times New Roman" w:hAnsiTheme="minorHAnsi" w:cs="Courier New"/>
          <w:color w:val="222222"/>
          <w:lang w:eastAsia="es-ES"/>
        </w:rPr>
      </w:pPr>
    </w:p>
    <w:p w14:paraId="19714D07" w14:textId="77777777" w:rsidR="00C80F91" w:rsidRPr="005B666B" w:rsidRDefault="00C80F91" w:rsidP="00C80F91">
      <w:pPr>
        <w:autoSpaceDE w:val="0"/>
        <w:autoSpaceDN w:val="0"/>
        <w:adjustRightInd w:val="0"/>
        <w:spacing w:after="0" w:line="240" w:lineRule="auto"/>
        <w:jc w:val="both"/>
        <w:rPr>
          <w:ins w:id="1655" w:author="Eduardo Gonzalez" w:date="2018-07-30T10:03:00Z"/>
          <w:rFonts w:asciiTheme="minorHAnsi" w:eastAsia="Times New Roman" w:hAnsiTheme="minorHAnsi" w:cs="Courier New"/>
          <w:color w:val="222222"/>
          <w:lang w:eastAsia="es-ES"/>
        </w:rPr>
      </w:pPr>
    </w:p>
    <w:p w14:paraId="2AA4D5F1" w14:textId="77777777" w:rsidR="00C80F91" w:rsidRPr="005B666B" w:rsidRDefault="00C80F91" w:rsidP="00C80F91">
      <w:pPr>
        <w:autoSpaceDE w:val="0"/>
        <w:autoSpaceDN w:val="0"/>
        <w:adjustRightInd w:val="0"/>
        <w:spacing w:after="0" w:line="240" w:lineRule="auto"/>
        <w:jc w:val="both"/>
        <w:rPr>
          <w:ins w:id="1656" w:author="Eduardo Gonzalez" w:date="2018-07-30T10:03:00Z"/>
          <w:rFonts w:asciiTheme="minorHAnsi" w:eastAsia="Times New Roman" w:hAnsiTheme="minorHAnsi" w:cs="Courier New"/>
          <w:color w:val="222222"/>
          <w:lang w:eastAsia="es-ES"/>
        </w:rPr>
      </w:pPr>
    </w:p>
    <w:p w14:paraId="10B05492" w14:textId="77777777" w:rsidR="00C80F91" w:rsidRPr="005B666B" w:rsidRDefault="00C80F91" w:rsidP="00C80F91">
      <w:pPr>
        <w:autoSpaceDE w:val="0"/>
        <w:autoSpaceDN w:val="0"/>
        <w:adjustRightInd w:val="0"/>
        <w:spacing w:after="0" w:line="240" w:lineRule="auto"/>
        <w:jc w:val="both"/>
        <w:rPr>
          <w:ins w:id="1657" w:author="Eduardo Gonzalez" w:date="2018-07-30T10:03:00Z"/>
          <w:rFonts w:asciiTheme="minorHAnsi" w:eastAsia="Times New Roman" w:hAnsiTheme="minorHAnsi" w:cs="Courier New"/>
          <w:color w:val="222222"/>
          <w:lang w:eastAsia="es-ES"/>
        </w:rPr>
      </w:pPr>
    </w:p>
    <w:p w14:paraId="57A92C98" w14:textId="77777777" w:rsidR="00C80F91" w:rsidRPr="005B666B" w:rsidRDefault="00C80F91" w:rsidP="00C80F91">
      <w:pPr>
        <w:autoSpaceDE w:val="0"/>
        <w:autoSpaceDN w:val="0"/>
        <w:adjustRightInd w:val="0"/>
        <w:spacing w:after="0" w:line="240" w:lineRule="auto"/>
        <w:jc w:val="both"/>
        <w:rPr>
          <w:ins w:id="1658" w:author="Eduardo Gonzalez" w:date="2018-07-30T10:03:00Z"/>
          <w:rFonts w:asciiTheme="minorHAnsi" w:eastAsia="Times New Roman" w:hAnsiTheme="minorHAnsi" w:cs="Courier New"/>
          <w:color w:val="222222"/>
          <w:lang w:eastAsia="es-ES"/>
        </w:rPr>
      </w:pPr>
    </w:p>
    <w:p w14:paraId="1020AEF8" w14:textId="77777777" w:rsidR="00C80F91" w:rsidRPr="005B666B" w:rsidRDefault="00C80F91" w:rsidP="00C80F91">
      <w:pPr>
        <w:autoSpaceDE w:val="0"/>
        <w:autoSpaceDN w:val="0"/>
        <w:adjustRightInd w:val="0"/>
        <w:spacing w:after="0" w:line="240" w:lineRule="auto"/>
        <w:jc w:val="both"/>
        <w:rPr>
          <w:ins w:id="1659" w:author="Eduardo Gonzalez" w:date="2018-07-30T10:03:00Z"/>
          <w:rFonts w:asciiTheme="minorHAnsi" w:eastAsia="Times New Roman" w:hAnsiTheme="minorHAnsi" w:cs="Courier New"/>
          <w:color w:val="222222"/>
          <w:lang w:eastAsia="es-ES"/>
        </w:rPr>
      </w:pPr>
    </w:p>
    <w:p w14:paraId="50E51B36" w14:textId="77777777" w:rsidR="00C80F91" w:rsidRPr="005B666B" w:rsidRDefault="00C80F91" w:rsidP="00C80F91">
      <w:pPr>
        <w:autoSpaceDE w:val="0"/>
        <w:autoSpaceDN w:val="0"/>
        <w:adjustRightInd w:val="0"/>
        <w:spacing w:after="0" w:line="240" w:lineRule="auto"/>
        <w:jc w:val="both"/>
        <w:rPr>
          <w:ins w:id="1660" w:author="Eduardo Gonzalez" w:date="2018-07-30T10:03:00Z"/>
          <w:rFonts w:asciiTheme="minorHAnsi" w:eastAsia="Times New Roman" w:hAnsiTheme="minorHAnsi" w:cs="Courier New"/>
          <w:color w:val="222222"/>
          <w:lang w:eastAsia="es-ES"/>
        </w:rPr>
      </w:pPr>
    </w:p>
    <w:p w14:paraId="0051CC86" w14:textId="77777777" w:rsidR="00C80F91" w:rsidRPr="005B666B" w:rsidRDefault="00C80F91" w:rsidP="00C80F91">
      <w:pPr>
        <w:autoSpaceDE w:val="0"/>
        <w:autoSpaceDN w:val="0"/>
        <w:adjustRightInd w:val="0"/>
        <w:spacing w:after="0" w:line="240" w:lineRule="auto"/>
        <w:jc w:val="both"/>
        <w:rPr>
          <w:ins w:id="1661" w:author="Eduardo Gonzalez" w:date="2018-07-30T10:03:00Z"/>
          <w:rFonts w:asciiTheme="minorHAnsi" w:eastAsia="Times New Roman" w:hAnsiTheme="minorHAnsi" w:cs="Courier New"/>
          <w:color w:val="222222"/>
          <w:lang w:eastAsia="es-ES"/>
        </w:rPr>
      </w:pPr>
    </w:p>
    <w:p w14:paraId="5D1FE55A" w14:textId="77777777" w:rsidR="00C80F91" w:rsidRPr="005B666B" w:rsidRDefault="00C80F91" w:rsidP="00C80F91">
      <w:pPr>
        <w:autoSpaceDE w:val="0"/>
        <w:autoSpaceDN w:val="0"/>
        <w:adjustRightInd w:val="0"/>
        <w:spacing w:after="0" w:line="240" w:lineRule="auto"/>
        <w:jc w:val="both"/>
        <w:rPr>
          <w:ins w:id="1662" w:author="Eduardo Gonzalez" w:date="2018-07-30T10:03:00Z"/>
          <w:rFonts w:asciiTheme="minorHAnsi" w:eastAsia="Times New Roman" w:hAnsiTheme="minorHAnsi" w:cs="Courier New"/>
          <w:color w:val="222222"/>
          <w:lang w:eastAsia="es-ES"/>
        </w:rPr>
      </w:pPr>
    </w:p>
    <w:p w14:paraId="2BAEA223" w14:textId="77777777" w:rsidR="00C80F91" w:rsidRPr="005B666B" w:rsidRDefault="00C80F91" w:rsidP="00C80F91">
      <w:pPr>
        <w:autoSpaceDE w:val="0"/>
        <w:autoSpaceDN w:val="0"/>
        <w:adjustRightInd w:val="0"/>
        <w:spacing w:after="0" w:line="240" w:lineRule="auto"/>
        <w:jc w:val="both"/>
        <w:rPr>
          <w:ins w:id="1663" w:author="Eduardo Gonzalez" w:date="2018-07-30T10:03:00Z"/>
          <w:rFonts w:asciiTheme="minorHAnsi" w:eastAsia="Times New Roman" w:hAnsiTheme="minorHAnsi" w:cs="Courier New"/>
          <w:color w:val="222222"/>
          <w:lang w:eastAsia="es-ES"/>
        </w:rPr>
      </w:pPr>
    </w:p>
    <w:p w14:paraId="658EE4EA" w14:textId="77777777" w:rsidR="00C80F91" w:rsidRPr="005B666B" w:rsidRDefault="00C80F91" w:rsidP="00C80F91">
      <w:pPr>
        <w:autoSpaceDE w:val="0"/>
        <w:autoSpaceDN w:val="0"/>
        <w:adjustRightInd w:val="0"/>
        <w:spacing w:after="0" w:line="240" w:lineRule="auto"/>
        <w:jc w:val="both"/>
        <w:rPr>
          <w:ins w:id="1664" w:author="Eduardo Gonzalez" w:date="2018-07-30T10:03:00Z"/>
          <w:rFonts w:asciiTheme="minorHAnsi" w:eastAsia="Times New Roman" w:hAnsiTheme="minorHAnsi" w:cs="Courier New"/>
          <w:color w:val="222222"/>
          <w:lang w:eastAsia="es-ES"/>
        </w:rPr>
      </w:pPr>
    </w:p>
    <w:p w14:paraId="35F0DACC" w14:textId="77777777" w:rsidR="00C80F91" w:rsidRPr="005B666B" w:rsidRDefault="00C80F91" w:rsidP="00C80F91">
      <w:pPr>
        <w:autoSpaceDE w:val="0"/>
        <w:autoSpaceDN w:val="0"/>
        <w:adjustRightInd w:val="0"/>
        <w:spacing w:after="0" w:line="240" w:lineRule="auto"/>
        <w:jc w:val="both"/>
        <w:rPr>
          <w:ins w:id="1665" w:author="Eduardo Gonzalez" w:date="2018-07-30T10:03:00Z"/>
          <w:rFonts w:asciiTheme="minorHAnsi" w:hAnsiTheme="minorHAnsi"/>
          <w:color w:val="222222"/>
        </w:rPr>
      </w:pPr>
      <w:ins w:id="1666" w:author="Eduardo Gonzalez" w:date="2018-07-30T10:03:00Z">
        <w:r w:rsidRPr="005B666B">
          <w:rPr>
            <w:rFonts w:asciiTheme="minorHAnsi" w:eastAsia="Times New Roman" w:hAnsiTheme="minorHAnsi" w:cs="Courier New"/>
            <w:color w:val="222222"/>
            <w:lang w:eastAsia="es-ES"/>
          </w:rPr>
          <w:t xml:space="preserve">Alcanzar nuestro objetivo nos permite apuntar a una plataforma global con los recursos para efectuar un cambio genuino. Nuestro enfoque de desarrollo de productos y lanzamiento al mercado seguirá los principios básicos de la validación temprana, retroalimentación temprana e iteraciones frecuentes. </w:t>
        </w:r>
      </w:ins>
    </w:p>
    <w:p w14:paraId="74068C43" w14:textId="77777777" w:rsidR="00C80F91" w:rsidRPr="005B666B" w:rsidRDefault="00C80F91" w:rsidP="00C80F91">
      <w:pPr>
        <w:autoSpaceDE w:val="0"/>
        <w:autoSpaceDN w:val="0"/>
        <w:adjustRightInd w:val="0"/>
        <w:spacing w:after="0" w:line="240" w:lineRule="auto"/>
        <w:jc w:val="both"/>
        <w:rPr>
          <w:ins w:id="1667" w:author="Eduardo Gonzalez" w:date="2018-07-30T10:03:00Z"/>
          <w:rFonts w:asciiTheme="minorHAnsi" w:hAnsiTheme="minorHAnsi"/>
          <w:color w:val="222222"/>
        </w:rPr>
      </w:pPr>
    </w:p>
    <w:p w14:paraId="3A3FE379" w14:textId="77777777" w:rsidR="00C80F91" w:rsidRPr="005B666B" w:rsidRDefault="00C80F91" w:rsidP="00C80F91">
      <w:pPr>
        <w:autoSpaceDE w:val="0"/>
        <w:autoSpaceDN w:val="0"/>
        <w:adjustRightInd w:val="0"/>
        <w:spacing w:after="0" w:line="240" w:lineRule="auto"/>
        <w:jc w:val="both"/>
        <w:rPr>
          <w:ins w:id="1668" w:author="Eduardo Gonzalez" w:date="2018-07-30T10:03:00Z"/>
          <w:rFonts w:asciiTheme="minorHAnsi" w:hAnsiTheme="minorHAnsi"/>
          <w:color w:val="222222"/>
        </w:rPr>
      </w:pPr>
      <w:ins w:id="1669" w:author="Eduardo Gonzalez" w:date="2018-07-30T10:03:00Z">
        <w:r w:rsidRPr="005B666B">
          <w:rPr>
            <w:rFonts w:asciiTheme="minorHAnsi" w:eastAsia="Times New Roman" w:hAnsiTheme="minorHAnsi" w:cs="Courier New"/>
            <w:color w:val="222222"/>
            <w:lang w:eastAsia="es-ES"/>
          </w:rPr>
          <w:t>La diferencia en este escenario de financiación es que también tendremos los recursos para buscar asociaciones regionales en América latina y luego escalar rápidamente para cumplir nuestra promesa de una plataforma de Crowdfunding global. Lo más importante, es que este escenario le da a nuestro Fondo de Incentivo del Proyecto el potencial de ser completamente ejecutado, proporcionando incentivos para la rápida adopción del ecosistema y de nuestros tokens.</w:t>
        </w:r>
      </w:ins>
    </w:p>
    <w:p w14:paraId="4006599F" w14:textId="77777777" w:rsidR="00C80F91" w:rsidRPr="005B666B" w:rsidRDefault="00C80F91" w:rsidP="00C80F91">
      <w:pPr>
        <w:autoSpaceDE w:val="0"/>
        <w:autoSpaceDN w:val="0"/>
        <w:adjustRightInd w:val="0"/>
        <w:spacing w:after="0" w:line="240" w:lineRule="auto"/>
        <w:jc w:val="both"/>
        <w:rPr>
          <w:ins w:id="1670" w:author="Eduardo Gonzalez" w:date="2018-07-30T10:03:00Z"/>
          <w:rFonts w:asciiTheme="minorHAnsi" w:eastAsia="Times New Roman" w:hAnsiTheme="minorHAnsi" w:cs="Courier New"/>
          <w:color w:val="222222"/>
          <w:lang w:eastAsia="es-ES"/>
        </w:rPr>
      </w:pPr>
    </w:p>
    <w:p w14:paraId="4EA8F93C" w14:textId="77777777" w:rsidR="00C80F91" w:rsidRPr="005B666B" w:rsidRDefault="00C80F91" w:rsidP="00C80F91">
      <w:pPr>
        <w:autoSpaceDE w:val="0"/>
        <w:autoSpaceDN w:val="0"/>
        <w:adjustRightInd w:val="0"/>
        <w:spacing w:after="0" w:line="240" w:lineRule="auto"/>
        <w:jc w:val="both"/>
        <w:rPr>
          <w:ins w:id="1671" w:author="Eduardo Gonzalez" w:date="2018-07-30T10:03:00Z"/>
          <w:rFonts w:asciiTheme="minorHAnsi" w:eastAsia="Times New Roman" w:hAnsiTheme="minorHAnsi" w:cs="Courier New"/>
          <w:color w:val="222222"/>
          <w:lang w:eastAsia="es-ES"/>
        </w:rPr>
      </w:pPr>
    </w:p>
    <w:p w14:paraId="436E4FC8" w14:textId="77777777" w:rsidR="00C80F91" w:rsidRPr="005B666B" w:rsidRDefault="00C80F91" w:rsidP="00C80F91">
      <w:pPr>
        <w:autoSpaceDE w:val="0"/>
        <w:autoSpaceDN w:val="0"/>
        <w:adjustRightInd w:val="0"/>
        <w:spacing w:after="0" w:line="240" w:lineRule="auto"/>
        <w:jc w:val="both"/>
        <w:rPr>
          <w:ins w:id="1672" w:author="Eduardo Gonzalez" w:date="2018-07-30T10:03:00Z"/>
          <w:rFonts w:asciiTheme="minorHAnsi" w:eastAsia="Times New Roman" w:hAnsiTheme="minorHAnsi" w:cs="Courier New"/>
          <w:color w:val="222222"/>
          <w:lang w:eastAsia="es-ES"/>
        </w:rPr>
      </w:pPr>
    </w:p>
    <w:p w14:paraId="79F79574" w14:textId="77777777" w:rsidR="00C80F91" w:rsidRPr="005B666B" w:rsidRDefault="00C80F91" w:rsidP="00C80F91">
      <w:pPr>
        <w:autoSpaceDE w:val="0"/>
        <w:autoSpaceDN w:val="0"/>
        <w:adjustRightInd w:val="0"/>
        <w:spacing w:after="0" w:line="240" w:lineRule="auto"/>
        <w:jc w:val="both"/>
        <w:rPr>
          <w:ins w:id="1673" w:author="Eduardo Gonzalez" w:date="2018-07-30T10:03:00Z"/>
          <w:rFonts w:asciiTheme="minorHAnsi" w:eastAsia="Times New Roman" w:hAnsiTheme="minorHAnsi" w:cs="Courier New"/>
          <w:color w:val="222222"/>
          <w:lang w:eastAsia="es-ES"/>
        </w:rPr>
      </w:pPr>
    </w:p>
    <w:p w14:paraId="2A2D6F44" w14:textId="77777777" w:rsidR="00C80F91" w:rsidRPr="005B666B" w:rsidRDefault="00C80F91" w:rsidP="00C80F91">
      <w:pPr>
        <w:autoSpaceDE w:val="0"/>
        <w:autoSpaceDN w:val="0"/>
        <w:adjustRightInd w:val="0"/>
        <w:spacing w:after="0" w:line="240" w:lineRule="auto"/>
        <w:jc w:val="both"/>
        <w:rPr>
          <w:ins w:id="1674" w:author="Eduardo Gonzalez" w:date="2018-07-30T10:03:00Z"/>
          <w:rFonts w:asciiTheme="minorHAnsi" w:eastAsia="Times New Roman" w:hAnsiTheme="minorHAnsi" w:cs="Courier New"/>
          <w:color w:val="222222"/>
          <w:lang w:eastAsia="es-ES"/>
        </w:rPr>
      </w:pPr>
    </w:p>
    <w:p w14:paraId="2C123B60" w14:textId="77777777" w:rsidR="00C80F91" w:rsidRPr="005B666B" w:rsidRDefault="00C80F91" w:rsidP="00C80F91">
      <w:pPr>
        <w:autoSpaceDE w:val="0"/>
        <w:autoSpaceDN w:val="0"/>
        <w:adjustRightInd w:val="0"/>
        <w:spacing w:after="0" w:line="240" w:lineRule="auto"/>
        <w:jc w:val="both"/>
        <w:rPr>
          <w:ins w:id="1675" w:author="Eduardo Gonzalez" w:date="2018-07-30T10:03:00Z"/>
          <w:rFonts w:asciiTheme="minorHAnsi" w:eastAsia="Times New Roman" w:hAnsiTheme="minorHAnsi" w:cs="Courier New"/>
          <w:color w:val="222222"/>
          <w:lang w:eastAsia="es-ES"/>
        </w:rPr>
      </w:pPr>
    </w:p>
    <w:p w14:paraId="527CAA24" w14:textId="77777777" w:rsidR="00C80F91" w:rsidRPr="005B666B" w:rsidRDefault="00C80F91" w:rsidP="00C80F91">
      <w:pPr>
        <w:autoSpaceDE w:val="0"/>
        <w:autoSpaceDN w:val="0"/>
        <w:adjustRightInd w:val="0"/>
        <w:spacing w:after="0" w:line="240" w:lineRule="auto"/>
        <w:jc w:val="both"/>
        <w:rPr>
          <w:ins w:id="1676" w:author="Eduardo Gonzalez" w:date="2018-07-30T10:03:00Z"/>
          <w:rFonts w:asciiTheme="minorHAnsi" w:eastAsia="Times New Roman" w:hAnsiTheme="minorHAnsi" w:cs="Courier New"/>
          <w:color w:val="222222"/>
          <w:lang w:eastAsia="es-ES"/>
        </w:rPr>
      </w:pPr>
    </w:p>
    <w:p w14:paraId="1397FFDF" w14:textId="77777777" w:rsidR="00C80F91" w:rsidRPr="005B666B" w:rsidRDefault="00C80F91" w:rsidP="00C80F91">
      <w:pPr>
        <w:autoSpaceDE w:val="0"/>
        <w:autoSpaceDN w:val="0"/>
        <w:adjustRightInd w:val="0"/>
        <w:spacing w:after="0" w:line="240" w:lineRule="auto"/>
        <w:jc w:val="both"/>
        <w:rPr>
          <w:ins w:id="1677" w:author="Eduardo Gonzalez" w:date="2018-07-30T10:03:00Z"/>
          <w:rFonts w:asciiTheme="minorHAnsi" w:eastAsia="Times New Roman" w:hAnsiTheme="minorHAnsi" w:cs="Courier New"/>
          <w:color w:val="222222"/>
          <w:lang w:eastAsia="es-ES"/>
        </w:rPr>
      </w:pPr>
    </w:p>
    <w:p w14:paraId="493FCADA" w14:textId="77777777" w:rsidR="00C80F91" w:rsidRPr="005B666B" w:rsidRDefault="00C80F91" w:rsidP="00C80F91">
      <w:pPr>
        <w:autoSpaceDE w:val="0"/>
        <w:autoSpaceDN w:val="0"/>
        <w:adjustRightInd w:val="0"/>
        <w:spacing w:after="0" w:line="240" w:lineRule="auto"/>
        <w:jc w:val="both"/>
        <w:rPr>
          <w:ins w:id="1678" w:author="Eduardo Gonzalez" w:date="2018-07-30T10:03:00Z"/>
          <w:rFonts w:asciiTheme="minorHAnsi" w:eastAsia="Times New Roman" w:hAnsiTheme="minorHAnsi" w:cs="Courier New"/>
          <w:color w:val="222222"/>
          <w:lang w:eastAsia="es-ES"/>
        </w:rPr>
      </w:pPr>
    </w:p>
    <w:p w14:paraId="2F55F9EB" w14:textId="77777777" w:rsidR="00C80F91" w:rsidRPr="005B666B" w:rsidRDefault="00C80F91" w:rsidP="00C80F91">
      <w:pPr>
        <w:autoSpaceDE w:val="0"/>
        <w:autoSpaceDN w:val="0"/>
        <w:adjustRightInd w:val="0"/>
        <w:spacing w:after="0" w:line="240" w:lineRule="auto"/>
        <w:jc w:val="both"/>
        <w:rPr>
          <w:ins w:id="1679" w:author="Eduardo Gonzalez" w:date="2018-07-30T10:03:00Z"/>
          <w:rFonts w:asciiTheme="minorHAnsi" w:eastAsia="Times New Roman" w:hAnsiTheme="minorHAnsi" w:cs="Courier New"/>
          <w:color w:val="222222"/>
          <w:lang w:eastAsia="es-ES"/>
        </w:rPr>
      </w:pPr>
    </w:p>
    <w:p w14:paraId="1061755B" w14:textId="77777777" w:rsidR="00C80F91" w:rsidRPr="005B666B" w:rsidRDefault="00C80F91" w:rsidP="00C80F91">
      <w:pPr>
        <w:autoSpaceDE w:val="0"/>
        <w:autoSpaceDN w:val="0"/>
        <w:adjustRightInd w:val="0"/>
        <w:spacing w:after="0" w:line="240" w:lineRule="auto"/>
        <w:jc w:val="both"/>
        <w:rPr>
          <w:ins w:id="1680" w:author="Eduardo Gonzalez" w:date="2018-07-30T10:03:00Z"/>
          <w:rFonts w:asciiTheme="minorHAnsi" w:eastAsia="Times New Roman" w:hAnsiTheme="minorHAnsi" w:cs="Courier New"/>
          <w:color w:val="222222"/>
          <w:lang w:eastAsia="es-ES"/>
        </w:rPr>
      </w:pPr>
    </w:p>
    <w:p w14:paraId="05DFD464" w14:textId="77777777" w:rsidR="00C80F91" w:rsidRPr="005B666B" w:rsidRDefault="00C80F91" w:rsidP="00C80F91">
      <w:pPr>
        <w:autoSpaceDE w:val="0"/>
        <w:autoSpaceDN w:val="0"/>
        <w:adjustRightInd w:val="0"/>
        <w:spacing w:after="0" w:line="240" w:lineRule="auto"/>
        <w:jc w:val="both"/>
        <w:rPr>
          <w:ins w:id="1681" w:author="Eduardo Gonzalez" w:date="2018-07-30T10:03:00Z"/>
          <w:rFonts w:asciiTheme="minorHAnsi" w:eastAsia="Times New Roman" w:hAnsiTheme="minorHAnsi" w:cs="Courier New"/>
          <w:color w:val="222222"/>
          <w:lang w:eastAsia="es-ES"/>
        </w:rPr>
      </w:pPr>
    </w:p>
    <w:p w14:paraId="76E3B9DF" w14:textId="77777777" w:rsidR="00C80F91" w:rsidRPr="005B666B" w:rsidRDefault="00C80F91" w:rsidP="00C80F91">
      <w:pPr>
        <w:autoSpaceDE w:val="0"/>
        <w:autoSpaceDN w:val="0"/>
        <w:adjustRightInd w:val="0"/>
        <w:spacing w:after="0" w:line="240" w:lineRule="auto"/>
        <w:jc w:val="both"/>
        <w:rPr>
          <w:ins w:id="1682" w:author="Eduardo Gonzalez" w:date="2018-07-30T10:03:00Z"/>
          <w:rFonts w:asciiTheme="minorHAnsi" w:eastAsia="Times New Roman" w:hAnsiTheme="minorHAnsi" w:cs="Courier New"/>
          <w:color w:val="222222"/>
          <w:lang w:eastAsia="es-ES"/>
        </w:rPr>
      </w:pPr>
    </w:p>
    <w:p w14:paraId="5989B7A8" w14:textId="77777777" w:rsidR="00436261" w:rsidDel="0070131F" w:rsidRDefault="00436261"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683" w:author="Bruno Presenti" w:date="2018-07-30T09:31:00Z"/>
          <w:rFonts w:asciiTheme="minorHAnsi" w:eastAsia="Times New Roman" w:hAnsiTheme="minorHAnsi" w:cs="Courier New"/>
          <w:color w:val="222222"/>
          <w:lang w:eastAsia="es-ES"/>
        </w:rPr>
      </w:pPr>
    </w:p>
    <w:p w14:paraId="0ED2FC33" w14:textId="77777777" w:rsidR="0070131F" w:rsidRDefault="00701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684" w:author="Eduardo Gonzalez" w:date="2018-07-30T15:48:00Z"/>
          <w:rFonts w:asciiTheme="minorHAnsi" w:eastAsia="Times New Roman" w:hAnsiTheme="minorHAnsi" w:cs="Courier New"/>
          <w:color w:val="222222"/>
          <w:lang w:eastAsia="es-ES"/>
        </w:rPr>
      </w:pPr>
    </w:p>
    <w:p w14:paraId="4F21FC94" w14:textId="77777777" w:rsidR="0070131F" w:rsidRDefault="00701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685" w:author="Eduardo Gonzalez" w:date="2018-07-30T15:48:00Z"/>
          <w:rFonts w:asciiTheme="minorHAnsi" w:eastAsia="Times New Roman" w:hAnsiTheme="minorHAnsi" w:cs="Courier New"/>
          <w:color w:val="222222"/>
          <w:lang w:eastAsia="es-ES"/>
        </w:rPr>
      </w:pPr>
    </w:p>
    <w:p w14:paraId="65E3A19D" w14:textId="77777777" w:rsidR="0070131F" w:rsidRDefault="00701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686" w:author="Eduardo Gonzalez" w:date="2018-07-30T15:48:00Z"/>
          <w:rFonts w:asciiTheme="minorHAnsi" w:eastAsia="Times New Roman" w:hAnsiTheme="minorHAnsi" w:cs="Courier New"/>
          <w:color w:val="222222"/>
          <w:lang w:eastAsia="es-ES"/>
        </w:rPr>
      </w:pPr>
    </w:p>
    <w:p w14:paraId="68BBFACB" w14:textId="77777777" w:rsidR="0070131F" w:rsidRDefault="00701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687" w:author="Eduardo Gonzalez" w:date="2018-07-30T15:49:00Z"/>
          <w:rFonts w:asciiTheme="minorHAnsi" w:eastAsia="Times New Roman" w:hAnsiTheme="minorHAnsi" w:cs="Courier New"/>
          <w:color w:val="222222"/>
          <w:lang w:eastAsia="es-ES"/>
        </w:rPr>
      </w:pPr>
    </w:p>
    <w:p w14:paraId="5939C3F0" w14:textId="77777777" w:rsidR="0070131F" w:rsidRDefault="00701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688" w:author="Eduardo Gonzalez" w:date="2018-07-30T15:49:00Z"/>
          <w:rFonts w:asciiTheme="minorHAnsi" w:eastAsia="Times New Roman" w:hAnsiTheme="minorHAnsi" w:cs="Courier New"/>
          <w:color w:val="222222"/>
          <w:lang w:eastAsia="es-ES"/>
        </w:rPr>
      </w:pPr>
    </w:p>
    <w:p w14:paraId="181EB1EB" w14:textId="77777777" w:rsidR="0070131F" w:rsidRDefault="00701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689" w:author="Eduardo Gonzalez" w:date="2018-07-30T15:49:00Z"/>
          <w:rFonts w:asciiTheme="minorHAnsi" w:eastAsia="Times New Roman" w:hAnsiTheme="minorHAnsi" w:cs="Courier New"/>
          <w:color w:val="222222"/>
          <w:lang w:eastAsia="es-ES"/>
        </w:rPr>
      </w:pPr>
    </w:p>
    <w:p w14:paraId="6C9C5524" w14:textId="77777777" w:rsidR="0070131F" w:rsidRDefault="00701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690" w:author="Eduardo Gonzalez" w:date="2018-07-30T15:48:00Z"/>
          <w:rFonts w:asciiTheme="minorHAnsi" w:eastAsia="Times New Roman" w:hAnsiTheme="minorHAnsi" w:cs="Courier New"/>
          <w:color w:val="222222"/>
          <w:lang w:eastAsia="es-ES"/>
        </w:rPr>
      </w:pPr>
    </w:p>
    <w:p w14:paraId="0E913A21" w14:textId="77777777" w:rsidR="0070131F" w:rsidRDefault="00701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691" w:author="Eduardo Gonzalez" w:date="2018-07-30T15:48:00Z"/>
          <w:rFonts w:asciiTheme="minorHAnsi" w:eastAsia="Times New Roman" w:hAnsiTheme="minorHAnsi" w:cs="Courier New"/>
          <w:color w:val="222222"/>
          <w:lang w:eastAsia="es-ES"/>
        </w:rPr>
      </w:pPr>
    </w:p>
    <w:p w14:paraId="746FCB8B" w14:textId="77777777" w:rsidR="0070131F" w:rsidRDefault="00701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1692" w:author="Eduardo Gonzalez" w:date="2018-07-30T15:48:00Z"/>
          <w:rFonts w:asciiTheme="minorHAnsi" w:eastAsia="Times New Roman" w:hAnsiTheme="minorHAnsi" w:cs="Courier New"/>
          <w:color w:val="222222"/>
          <w:lang w:eastAsia="es-ES"/>
        </w:rPr>
      </w:pPr>
    </w:p>
    <w:p w14:paraId="3C516B12" w14:textId="49ECE1F8" w:rsidR="0070131F" w:rsidDel="002E1196" w:rsidRDefault="0070131F">
      <w:pPr>
        <w:pStyle w:val="Prrafodelista"/>
        <w:numPr>
          <w:ilvl w:val="0"/>
          <w:numId w:val="23"/>
        </w:numPr>
        <w:jc w:val="both"/>
        <w:rPr>
          <w:ins w:id="1693" w:author="Eduardo Gonzalez" w:date="2018-07-30T15:50:00Z"/>
          <w:del w:id="1694" w:author="Heleen Devos" w:date="2018-08-03T01:53:00Z"/>
          <w:rFonts w:asciiTheme="minorHAnsi" w:hAnsiTheme="minorHAnsi" w:cs="Courier New"/>
          <w:b/>
          <w:color w:val="000000"/>
          <w:u w:val="single"/>
        </w:rPr>
        <w:pPrChange w:id="1695" w:author="Eduardo Gonzalez" w:date="2018-07-30T15:50:00Z">
          <w:pPr>
            <w:pStyle w:val="Prrafodelista"/>
            <w:numPr>
              <w:numId w:val="31"/>
            </w:numPr>
            <w:ind w:hanging="360"/>
            <w:jc w:val="both"/>
          </w:pPr>
        </w:pPrChange>
      </w:pPr>
      <w:ins w:id="1696" w:author="Eduardo Gonzalez" w:date="2018-07-30T15:48:00Z">
        <w:r w:rsidRPr="0070131F">
          <w:rPr>
            <w:rFonts w:asciiTheme="minorHAnsi" w:eastAsia="Times New Roman" w:hAnsiTheme="minorHAnsi" w:cs="Courier New"/>
            <w:color w:val="222222"/>
            <w:lang w:eastAsia="es-ES"/>
            <w:rPrChange w:id="1697" w:author="Eduardo Gonzalez" w:date="2018-07-30T15:49:00Z">
              <w:rPr>
                <w:rFonts w:eastAsia="Times New Roman"/>
                <w:color w:val="222222"/>
                <w:lang w:eastAsia="es-ES"/>
              </w:rPr>
            </w:rPrChange>
          </w:rPr>
          <w:lastRenderedPageBreak/>
          <w:t xml:space="preserve"> </w:t>
        </w:r>
      </w:ins>
      <w:ins w:id="1698" w:author="Eduardo Gonzalez" w:date="2018-07-30T15:49:00Z">
        <w:r>
          <w:rPr>
            <w:rFonts w:asciiTheme="minorHAnsi" w:hAnsiTheme="minorHAnsi" w:cs="Courier New"/>
            <w:b/>
            <w:color w:val="000000"/>
            <w:u w:val="single"/>
          </w:rPr>
          <w:t xml:space="preserve">EQUIPO ERGONLATAM </w:t>
        </w:r>
      </w:ins>
    </w:p>
    <w:p w14:paraId="1FA5C907" w14:textId="77777777" w:rsidR="0070131F" w:rsidRPr="002E1196" w:rsidRDefault="0070131F">
      <w:pPr>
        <w:pStyle w:val="Prrafodelista"/>
        <w:numPr>
          <w:ilvl w:val="0"/>
          <w:numId w:val="23"/>
        </w:numPr>
        <w:jc w:val="both"/>
        <w:rPr>
          <w:ins w:id="1699" w:author="Eduardo Gonzalez" w:date="2018-07-30T15:50:00Z"/>
          <w:rFonts w:asciiTheme="minorHAnsi" w:hAnsiTheme="minorHAnsi" w:cs="Courier New"/>
          <w:b/>
          <w:color w:val="000000"/>
          <w:u w:val="single"/>
          <w:rPrChange w:id="1700" w:author="Heleen Devos" w:date="2018-08-03T01:53:00Z">
            <w:rPr>
              <w:ins w:id="1701" w:author="Eduardo Gonzalez" w:date="2018-07-30T15:50:00Z"/>
            </w:rPr>
          </w:rPrChange>
        </w:rPr>
        <w:pPrChange w:id="1702" w:author="Eduardo Gonzalez" w:date="2018-07-30T15:50:00Z">
          <w:pPr>
            <w:pStyle w:val="Prrafodelista"/>
            <w:numPr>
              <w:numId w:val="31"/>
            </w:numPr>
            <w:ind w:hanging="360"/>
            <w:jc w:val="both"/>
          </w:pPr>
        </w:pPrChange>
      </w:pPr>
    </w:p>
    <w:p w14:paraId="02357574" w14:textId="06D30006" w:rsidR="0070131F" w:rsidRDefault="0070131F">
      <w:pPr>
        <w:jc w:val="both"/>
        <w:rPr>
          <w:ins w:id="1703" w:author="Heleen Devos" w:date="2018-08-03T00:45:00Z"/>
          <w:rFonts w:asciiTheme="minorHAnsi" w:hAnsiTheme="minorHAnsi" w:cs="Courier New"/>
          <w:color w:val="000000"/>
        </w:rPr>
        <w:pPrChange w:id="1704" w:author="Eduardo Gonzalez" w:date="2018-07-30T15:50:00Z">
          <w:pPr>
            <w:pStyle w:val="Prrafodelista"/>
            <w:numPr>
              <w:numId w:val="31"/>
            </w:numPr>
            <w:ind w:hanging="360"/>
            <w:jc w:val="both"/>
          </w:pPr>
        </w:pPrChange>
      </w:pPr>
      <w:ins w:id="1705" w:author="Eduardo Gonzalez" w:date="2018-07-30T15:50:00Z">
        <w:del w:id="1706" w:author="Heleen Devos" w:date="2018-08-03T00:53:00Z">
          <w:r w:rsidDel="00626065">
            <w:rPr>
              <w:rFonts w:asciiTheme="minorHAnsi" w:hAnsiTheme="minorHAnsi" w:cs="Courier New"/>
              <w:color w:val="000000"/>
            </w:rPr>
            <w:delText xml:space="preserve">Nuestro equipo central </w:delText>
          </w:r>
        </w:del>
      </w:ins>
      <w:ins w:id="1707" w:author="Eduardo Gonzalez" w:date="2018-07-30T15:57:00Z">
        <w:del w:id="1708" w:author="Heleen Devos" w:date="2018-08-03T00:53:00Z">
          <w:r w:rsidR="003F7FBA" w:rsidDel="00626065">
            <w:rPr>
              <w:rFonts w:asciiTheme="minorHAnsi" w:hAnsiTheme="minorHAnsi" w:cs="Courier New"/>
              <w:color w:val="000000"/>
            </w:rPr>
            <w:delText>está</w:delText>
          </w:r>
        </w:del>
      </w:ins>
      <w:ins w:id="1709" w:author="Eduardo Gonzalez" w:date="2018-07-30T15:50:00Z">
        <w:del w:id="1710" w:author="Heleen Devos" w:date="2018-08-03T00:53:00Z">
          <w:r w:rsidDel="00626065">
            <w:rPr>
              <w:rFonts w:asciiTheme="minorHAnsi" w:hAnsiTheme="minorHAnsi" w:cs="Courier New"/>
              <w:color w:val="000000"/>
            </w:rPr>
            <w:delText xml:space="preserve"> constituido por:</w:delText>
          </w:r>
        </w:del>
      </w:ins>
      <w:ins w:id="1711" w:author="Heleen Devos" w:date="2018-08-03T00:53:00Z">
        <w:r w:rsidR="00626065">
          <w:rPr>
            <w:rFonts w:asciiTheme="minorHAnsi" w:hAnsiTheme="minorHAnsi" w:cs="Courier New"/>
            <w:color w:val="000000"/>
          </w:rPr>
          <w:t>El equipo de co-fundadores est</w:t>
        </w:r>
      </w:ins>
      <w:ins w:id="1712" w:author="Heleen Devos" w:date="2018-08-03T00:54:00Z">
        <w:r w:rsidR="00626065">
          <w:rPr>
            <w:rFonts w:asciiTheme="minorHAnsi" w:hAnsiTheme="minorHAnsi" w:cs="Courier New"/>
            <w:color w:val="000000"/>
          </w:rPr>
          <w:t>á</w:t>
        </w:r>
      </w:ins>
      <w:ins w:id="1713" w:author="Heleen Devos" w:date="2018-08-03T00:53:00Z">
        <w:r w:rsidR="00626065">
          <w:rPr>
            <w:rFonts w:asciiTheme="minorHAnsi" w:hAnsiTheme="minorHAnsi" w:cs="Courier New"/>
            <w:color w:val="000000"/>
          </w:rPr>
          <w:t xml:space="preserve"> compuesto de expertos en diversos areas de negocios.</w:t>
        </w:r>
      </w:ins>
    </w:p>
    <w:p w14:paraId="2D817830" w14:textId="77777777" w:rsidR="00E50919" w:rsidRDefault="00E50919">
      <w:pPr>
        <w:jc w:val="both"/>
        <w:rPr>
          <w:ins w:id="1714" w:author="Heleen Devos" w:date="2018-08-03T00:49:00Z"/>
          <w:rFonts w:asciiTheme="minorHAnsi" w:hAnsiTheme="minorHAnsi" w:cs="Courier New"/>
          <w:color w:val="000000"/>
        </w:rPr>
        <w:pPrChange w:id="1715" w:author="Eduardo Gonzalez" w:date="2018-07-30T15:50:00Z">
          <w:pPr>
            <w:pStyle w:val="Prrafodelista"/>
            <w:numPr>
              <w:numId w:val="31"/>
            </w:numPr>
            <w:ind w:hanging="360"/>
            <w:jc w:val="both"/>
          </w:pPr>
        </w:pPrChange>
      </w:pPr>
    </w:p>
    <w:p w14:paraId="0A065FA2" w14:textId="7D1150F0" w:rsidR="00845477" w:rsidRPr="009200FD" w:rsidRDefault="00845477" w:rsidP="00845477">
      <w:pPr>
        <w:rPr>
          <w:ins w:id="1716" w:author="Heleen Devos" w:date="2018-08-03T00:49:00Z"/>
          <w:rFonts w:asciiTheme="minorHAnsi" w:hAnsiTheme="minorHAnsi" w:cs="Courier New"/>
          <w:color w:val="000000"/>
          <w:lang w:val="en-US"/>
          <w:rPrChange w:id="1717" w:author="Marianela Bacigalupo" w:date="2018-08-05T10:15:00Z">
            <w:rPr>
              <w:ins w:id="1718" w:author="Heleen Devos" w:date="2018-08-03T00:49:00Z"/>
            </w:rPr>
          </w:rPrChange>
        </w:rPr>
      </w:pPr>
      <w:ins w:id="1719" w:author="Heleen Devos" w:date="2018-08-03T00:49:00Z">
        <w:r w:rsidRPr="009200FD">
          <w:rPr>
            <w:rFonts w:asciiTheme="minorHAnsi" w:hAnsiTheme="minorHAnsi" w:cs="Courier New"/>
            <w:color w:val="000000"/>
            <w:lang w:val="en-US"/>
            <w:rPrChange w:id="1720" w:author="Marianela Bacigalupo" w:date="2018-08-05T10:15:00Z">
              <w:rPr/>
            </w:rPrChange>
          </w:rPr>
          <w:t>Eduardo Andrés González Trives, C</w:t>
        </w:r>
      </w:ins>
      <w:ins w:id="1721" w:author="Heleen Devos" w:date="2018-08-03T00:53:00Z">
        <w:r w:rsidR="00626065" w:rsidRPr="009200FD">
          <w:rPr>
            <w:rFonts w:asciiTheme="minorHAnsi" w:hAnsiTheme="minorHAnsi" w:cs="Courier New"/>
            <w:color w:val="000000"/>
            <w:lang w:val="en-US"/>
            <w:rPrChange w:id="1722" w:author="Marianela Bacigalupo" w:date="2018-08-05T10:15:00Z">
              <w:rPr>
                <w:rFonts w:asciiTheme="minorHAnsi" w:hAnsiTheme="minorHAnsi" w:cs="Courier New"/>
                <w:color w:val="000000"/>
              </w:rPr>
            </w:rPrChange>
          </w:rPr>
          <w:t xml:space="preserve">hief </w:t>
        </w:r>
      </w:ins>
      <w:ins w:id="1723" w:author="Heleen Devos" w:date="2018-08-03T00:49:00Z">
        <w:r w:rsidRPr="009200FD">
          <w:rPr>
            <w:rFonts w:asciiTheme="minorHAnsi" w:hAnsiTheme="minorHAnsi" w:cs="Courier New"/>
            <w:color w:val="000000"/>
            <w:lang w:val="en-US"/>
            <w:rPrChange w:id="1724" w:author="Marianela Bacigalupo" w:date="2018-08-05T10:15:00Z">
              <w:rPr/>
            </w:rPrChange>
          </w:rPr>
          <w:t>E</w:t>
        </w:r>
      </w:ins>
      <w:ins w:id="1725" w:author="Heleen Devos" w:date="2018-08-03T00:53:00Z">
        <w:r w:rsidR="00626065" w:rsidRPr="009200FD">
          <w:rPr>
            <w:rFonts w:asciiTheme="minorHAnsi" w:hAnsiTheme="minorHAnsi" w:cs="Courier New"/>
            <w:color w:val="000000"/>
            <w:lang w:val="en-US"/>
            <w:rPrChange w:id="1726" w:author="Marianela Bacigalupo" w:date="2018-08-05T10:15:00Z">
              <w:rPr>
                <w:rFonts w:asciiTheme="minorHAnsi" w:hAnsiTheme="minorHAnsi" w:cs="Courier New"/>
                <w:color w:val="000000"/>
              </w:rPr>
            </w:rPrChange>
          </w:rPr>
          <w:t xml:space="preserve">xecutive </w:t>
        </w:r>
      </w:ins>
      <w:ins w:id="1727" w:author="Heleen Devos" w:date="2018-08-03T00:49:00Z">
        <w:r w:rsidRPr="009200FD">
          <w:rPr>
            <w:rFonts w:asciiTheme="minorHAnsi" w:hAnsiTheme="minorHAnsi" w:cs="Courier New"/>
            <w:color w:val="000000"/>
            <w:lang w:val="en-US"/>
            <w:rPrChange w:id="1728" w:author="Marianela Bacigalupo" w:date="2018-08-05T10:15:00Z">
              <w:rPr/>
            </w:rPrChange>
          </w:rPr>
          <w:t>O</w:t>
        </w:r>
      </w:ins>
      <w:ins w:id="1729" w:author="Heleen Devos" w:date="2018-08-03T00:53:00Z">
        <w:r w:rsidR="00626065" w:rsidRPr="009200FD">
          <w:rPr>
            <w:rFonts w:asciiTheme="minorHAnsi" w:hAnsiTheme="minorHAnsi" w:cs="Courier New"/>
            <w:color w:val="000000"/>
            <w:lang w:val="en-US"/>
            <w:rPrChange w:id="1730" w:author="Marianela Bacigalupo" w:date="2018-08-05T10:15:00Z">
              <w:rPr>
                <w:rFonts w:asciiTheme="minorHAnsi" w:hAnsiTheme="minorHAnsi" w:cs="Courier New"/>
                <w:color w:val="000000"/>
              </w:rPr>
            </w:rPrChange>
          </w:rPr>
          <w:t>fficer</w:t>
        </w:r>
      </w:ins>
      <w:ins w:id="1731" w:author="Heleen Devos" w:date="2018-08-03T00:49:00Z">
        <w:r w:rsidRPr="009200FD">
          <w:rPr>
            <w:rFonts w:asciiTheme="minorHAnsi" w:hAnsiTheme="minorHAnsi" w:cs="Courier New"/>
            <w:color w:val="000000"/>
            <w:lang w:val="en-US"/>
            <w:rPrChange w:id="1732" w:author="Marianela Bacigalupo" w:date="2018-08-05T10:15:00Z">
              <w:rPr/>
            </w:rPrChange>
          </w:rPr>
          <w:t xml:space="preserve"> </w:t>
        </w:r>
      </w:ins>
    </w:p>
    <w:p w14:paraId="03A65AB8" w14:textId="327B35FA" w:rsidR="00845477" w:rsidRDefault="00626065" w:rsidP="00845477">
      <w:pPr>
        <w:autoSpaceDE w:val="0"/>
        <w:autoSpaceDN w:val="0"/>
        <w:adjustRightInd w:val="0"/>
        <w:jc w:val="both"/>
        <w:rPr>
          <w:ins w:id="1733" w:author="Heleen Devos" w:date="2018-08-03T01:02:00Z"/>
          <w:rFonts w:asciiTheme="minorHAnsi" w:hAnsiTheme="minorHAnsi" w:cs="Courier New"/>
          <w:color w:val="000000"/>
        </w:rPr>
      </w:pPr>
      <w:ins w:id="1734" w:author="Heleen Devos" w:date="2018-08-03T01:00:00Z">
        <w:r w:rsidRPr="00837DCA">
          <w:rPr>
            <w:rFonts w:asciiTheme="minorHAnsi" w:hAnsiTheme="minorHAnsi" w:cs="Courier New"/>
            <w:color w:val="000000"/>
          </w:rPr>
          <w:t>Fundad</w:t>
        </w:r>
        <w:r>
          <w:rPr>
            <w:rFonts w:asciiTheme="minorHAnsi" w:hAnsiTheme="minorHAnsi" w:cs="Courier New"/>
            <w:color w:val="000000"/>
          </w:rPr>
          <w:t>or de Comunidad Ethereum Chile, e</w:t>
        </w:r>
      </w:ins>
      <w:ins w:id="1735" w:author="Heleen Devos" w:date="2018-08-03T00:49:00Z">
        <w:r w:rsidR="00845477" w:rsidRPr="00845477">
          <w:rPr>
            <w:rFonts w:asciiTheme="minorHAnsi" w:hAnsiTheme="minorHAnsi" w:cs="Courier New"/>
            <w:color w:val="000000"/>
            <w:rPrChange w:id="1736" w:author="Heleen Devos" w:date="2018-08-03T00:50:00Z">
              <w:rPr>
                <w:lang w:val="es-ES_tradnl"/>
              </w:rPr>
            </w:rPrChange>
          </w:rPr>
          <w:t>mprendedor</w:t>
        </w:r>
      </w:ins>
      <w:ins w:id="1737" w:author="Heleen Devos" w:date="2018-08-03T00:50:00Z">
        <w:r w:rsidR="00845477" w:rsidRPr="00845477">
          <w:rPr>
            <w:rFonts w:asciiTheme="minorHAnsi" w:hAnsiTheme="minorHAnsi" w:cs="Courier New"/>
            <w:color w:val="000000"/>
            <w:rPrChange w:id="1738" w:author="Heleen Devos" w:date="2018-08-03T00:50:00Z">
              <w:rPr>
                <w:lang w:val="es-ES_tradnl"/>
              </w:rPr>
            </w:rPrChange>
          </w:rPr>
          <w:t xml:space="preserve"> y</w:t>
        </w:r>
      </w:ins>
      <w:ins w:id="1739" w:author="Heleen Devos" w:date="2018-08-03T00:49:00Z">
        <w:r w:rsidR="00845477" w:rsidRPr="00845477">
          <w:rPr>
            <w:rFonts w:asciiTheme="minorHAnsi" w:hAnsiTheme="minorHAnsi" w:cs="Courier New"/>
            <w:color w:val="000000"/>
            <w:rPrChange w:id="1740" w:author="Heleen Devos" w:date="2018-08-03T00:50:00Z">
              <w:rPr>
                <w:lang w:val="es-ES_tradnl"/>
              </w:rPr>
            </w:rPrChange>
          </w:rPr>
          <w:t xml:space="preserve"> amante de las tecnologías. Experto en negocios, soluciones TI y conectividad móvil. </w:t>
        </w:r>
      </w:ins>
      <w:ins w:id="1741" w:author="Heleen Devos" w:date="2018-08-03T01:04:00Z">
        <w:r w:rsidR="00227548">
          <w:rPr>
            <w:rFonts w:asciiTheme="minorHAnsi" w:hAnsiTheme="minorHAnsi" w:cs="Courier New"/>
            <w:color w:val="000000"/>
          </w:rPr>
          <w:t>I</w:t>
        </w:r>
        <w:r w:rsidR="00227548" w:rsidRPr="00837DCA">
          <w:rPr>
            <w:rFonts w:asciiTheme="minorHAnsi" w:hAnsiTheme="minorHAnsi" w:cs="Courier New"/>
            <w:color w:val="000000"/>
          </w:rPr>
          <w:t>nversionista en criptomonedas</w:t>
        </w:r>
        <w:r w:rsidR="00227548">
          <w:rPr>
            <w:rFonts w:asciiTheme="minorHAnsi" w:hAnsiTheme="minorHAnsi" w:cs="Courier New"/>
            <w:color w:val="000000"/>
          </w:rPr>
          <w:t xml:space="preserve"> desde 2015</w:t>
        </w:r>
        <w:r w:rsidR="00227548" w:rsidRPr="00837DCA">
          <w:rPr>
            <w:rFonts w:asciiTheme="minorHAnsi" w:hAnsiTheme="minorHAnsi" w:cs="Courier New"/>
            <w:color w:val="000000"/>
          </w:rPr>
          <w:t>.</w:t>
        </w:r>
        <w:r w:rsidR="00227548">
          <w:rPr>
            <w:rFonts w:asciiTheme="minorHAnsi" w:hAnsiTheme="minorHAnsi" w:cs="Courier New"/>
            <w:color w:val="000000"/>
          </w:rPr>
          <w:t xml:space="preserve"> </w:t>
        </w:r>
      </w:ins>
      <w:ins w:id="1742" w:author="Heleen Devos" w:date="2018-08-03T00:49:00Z">
        <w:r w:rsidR="00845477" w:rsidRPr="00845477">
          <w:rPr>
            <w:rFonts w:asciiTheme="minorHAnsi" w:hAnsiTheme="minorHAnsi" w:cs="Courier New"/>
            <w:color w:val="000000"/>
            <w:rPrChange w:id="1743" w:author="Heleen Devos" w:date="2018-08-03T00:50:00Z">
              <w:rPr>
                <w:lang w:val="es-ES_tradnl"/>
              </w:rPr>
            </w:rPrChange>
          </w:rPr>
          <w:t>Eduardo es Ingeniero en administración de empresas (AIEP</w:t>
        </w:r>
      </w:ins>
      <w:ins w:id="1744" w:author="Heleen Devos" w:date="2018-08-03T00:51:00Z">
        <w:r w:rsidR="00450DA6">
          <w:rPr>
            <w:rFonts w:asciiTheme="minorHAnsi" w:hAnsiTheme="minorHAnsi" w:cs="Courier New"/>
            <w:color w:val="000000"/>
          </w:rPr>
          <w:t>,</w:t>
        </w:r>
      </w:ins>
      <w:ins w:id="1745" w:author="Heleen Devos" w:date="2018-08-03T00:49:00Z">
        <w:r w:rsidR="00845477" w:rsidRPr="00845477">
          <w:rPr>
            <w:rFonts w:asciiTheme="minorHAnsi" w:hAnsiTheme="minorHAnsi" w:cs="Courier New"/>
            <w:color w:val="000000"/>
            <w:rPrChange w:id="1746" w:author="Heleen Devos" w:date="2018-08-03T00:50:00Z">
              <w:rPr>
                <w:lang w:val="es-ES_tradnl"/>
              </w:rPr>
            </w:rPrChange>
          </w:rPr>
          <w:t xml:space="preserve"> Chile</w:t>
        </w:r>
      </w:ins>
      <w:ins w:id="1747" w:author="Heleen Devos" w:date="2018-08-03T00:51:00Z">
        <w:r w:rsidR="00845477">
          <w:rPr>
            <w:rFonts w:asciiTheme="minorHAnsi" w:hAnsiTheme="minorHAnsi" w:cs="Courier New"/>
            <w:color w:val="000000"/>
          </w:rPr>
          <w:t>)</w:t>
        </w:r>
      </w:ins>
      <w:ins w:id="1748" w:author="Heleen Devos" w:date="2018-08-03T00:50:00Z">
        <w:r w:rsidR="00845477">
          <w:rPr>
            <w:rFonts w:asciiTheme="minorHAnsi" w:hAnsiTheme="minorHAnsi" w:cs="Courier New"/>
            <w:color w:val="000000"/>
          </w:rPr>
          <w:t xml:space="preserve"> con</w:t>
        </w:r>
      </w:ins>
      <w:ins w:id="1749" w:author="Heleen Devos" w:date="2018-08-03T00:49:00Z">
        <w:r w:rsidR="00845477" w:rsidRPr="00845477">
          <w:rPr>
            <w:rFonts w:asciiTheme="minorHAnsi" w:hAnsiTheme="minorHAnsi" w:cs="Courier New"/>
            <w:color w:val="000000"/>
            <w:rPrChange w:id="1750" w:author="Heleen Devos" w:date="2018-08-03T00:50:00Z">
              <w:rPr>
                <w:lang w:val="es-ES_tradnl"/>
              </w:rPr>
            </w:rPrChange>
          </w:rPr>
          <w:t xml:space="preserve"> </w:t>
        </w:r>
      </w:ins>
      <w:ins w:id="1751" w:author="Eduardo Gonzalez" w:date="2018-08-07T17:53:00Z">
        <w:r w:rsidR="00562D6D">
          <w:rPr>
            <w:rFonts w:asciiTheme="minorHAnsi" w:hAnsiTheme="minorHAnsi" w:cs="Courier New"/>
            <w:color w:val="000000"/>
          </w:rPr>
          <w:t xml:space="preserve">altos </w:t>
        </w:r>
      </w:ins>
      <w:ins w:id="1752" w:author="Heleen Devos" w:date="2018-08-03T00:51:00Z">
        <w:del w:id="1753" w:author="Eduardo Gonzalez" w:date="2018-08-07T17:53:00Z">
          <w:r w:rsidR="00845477" w:rsidDel="00562D6D">
            <w:rPr>
              <w:rFonts w:asciiTheme="minorHAnsi" w:hAnsiTheme="minorHAnsi" w:cs="Courier New"/>
              <w:color w:val="000000"/>
            </w:rPr>
            <w:delText>cuatro</w:delText>
          </w:r>
        </w:del>
      </w:ins>
      <w:ins w:id="1754" w:author="Heleen Devos" w:date="2018-08-03T00:49:00Z">
        <w:del w:id="1755" w:author="Eduardo Gonzalez" w:date="2018-08-07T17:53:00Z">
          <w:r w:rsidR="00845477" w:rsidRPr="00845477" w:rsidDel="00562D6D">
            <w:rPr>
              <w:rFonts w:asciiTheme="minorHAnsi" w:hAnsiTheme="minorHAnsi" w:cs="Courier New"/>
              <w:color w:val="000000"/>
              <w:rPrChange w:id="1756" w:author="Heleen Devos" w:date="2018-08-03T00:50:00Z">
                <w:rPr>
                  <w:lang w:val="es-ES_tradnl"/>
                </w:rPr>
              </w:rPrChange>
            </w:rPr>
            <w:delText xml:space="preserve"> años de estudios </w:delText>
          </w:r>
        </w:del>
      </w:ins>
      <w:ins w:id="1757" w:author="Eduardo Gonzalez" w:date="2018-08-07T17:53:00Z">
        <w:r w:rsidR="00562D6D">
          <w:rPr>
            <w:rFonts w:asciiTheme="minorHAnsi" w:hAnsiTheme="minorHAnsi" w:cs="Courier New"/>
            <w:color w:val="000000"/>
          </w:rPr>
          <w:t xml:space="preserve">conocimientos en estadísticas </w:t>
        </w:r>
      </w:ins>
      <w:ins w:id="1758" w:author="Heleen Devos" w:date="2018-08-03T00:49:00Z">
        <w:del w:id="1759" w:author="Eduardo Gonzalez" w:date="2018-08-07T17:53:00Z">
          <w:r w:rsidR="00845477" w:rsidRPr="00845477" w:rsidDel="00562D6D">
            <w:rPr>
              <w:rFonts w:asciiTheme="minorHAnsi" w:hAnsiTheme="minorHAnsi" w:cs="Courier New"/>
              <w:color w:val="000000"/>
              <w:rPrChange w:id="1760" w:author="Heleen Devos" w:date="2018-08-03T00:50:00Z">
                <w:rPr>
                  <w:lang w:val="es-ES_tradnl"/>
                </w:rPr>
              </w:rPrChange>
            </w:rPr>
            <w:delText>de Ingeniería en Estadísticas (Universidad del Bío-Bío</w:delText>
          </w:r>
        </w:del>
      </w:ins>
      <w:ins w:id="1761" w:author="Heleen Devos" w:date="2018-08-03T00:52:00Z">
        <w:del w:id="1762" w:author="Eduardo Gonzalez" w:date="2018-08-07T17:53:00Z">
          <w:r w:rsidR="00450DA6" w:rsidDel="00562D6D">
            <w:rPr>
              <w:rFonts w:asciiTheme="minorHAnsi" w:hAnsiTheme="minorHAnsi" w:cs="Courier New"/>
              <w:color w:val="000000"/>
            </w:rPr>
            <w:delText xml:space="preserve">, </w:delText>
          </w:r>
        </w:del>
      </w:ins>
      <w:ins w:id="1763" w:author="Heleen Devos" w:date="2018-08-03T00:49:00Z">
        <w:del w:id="1764" w:author="Eduardo Gonzalez" w:date="2018-08-07T17:53:00Z">
          <w:r w:rsidR="00845477" w:rsidRPr="00845477" w:rsidDel="00562D6D">
            <w:rPr>
              <w:rFonts w:asciiTheme="minorHAnsi" w:hAnsiTheme="minorHAnsi" w:cs="Courier New"/>
              <w:color w:val="000000"/>
              <w:rPrChange w:id="1765" w:author="Heleen Devos" w:date="2018-08-03T00:50:00Z">
                <w:rPr>
                  <w:lang w:val="es-ES_tradnl"/>
                </w:rPr>
              </w:rPrChange>
            </w:rPr>
            <w:delText>Chile)</w:delText>
          </w:r>
        </w:del>
        <w:r w:rsidR="00845477" w:rsidRPr="00845477">
          <w:rPr>
            <w:rFonts w:asciiTheme="minorHAnsi" w:hAnsiTheme="minorHAnsi" w:cs="Courier New"/>
            <w:color w:val="000000"/>
            <w:rPrChange w:id="1766" w:author="Heleen Devos" w:date="2018-08-03T00:50:00Z">
              <w:rPr>
                <w:lang w:val="es-ES_tradnl"/>
              </w:rPr>
            </w:rPrChange>
          </w:rPr>
          <w:t xml:space="preserve">. </w:t>
        </w:r>
        <w:del w:id="1767" w:author="Eduardo Gonzalez" w:date="2018-08-07T17:44:00Z">
          <w:r w:rsidR="00845477" w:rsidRPr="00845477" w:rsidDel="0034087A">
            <w:rPr>
              <w:rFonts w:asciiTheme="minorHAnsi" w:hAnsiTheme="minorHAnsi" w:cs="Courier New"/>
              <w:color w:val="000000"/>
              <w:rPrChange w:id="1768" w:author="Heleen Devos" w:date="2018-08-03T00:50:00Z">
                <w:rPr>
                  <w:lang w:val="es-ES_tradnl"/>
                </w:rPr>
              </w:rPrChange>
            </w:rPr>
            <w:delText>E</w:delText>
          </w:r>
        </w:del>
      </w:ins>
      <w:ins w:id="1769" w:author="Heleen Devos" w:date="2018-08-03T00:59:00Z">
        <w:del w:id="1770" w:author="Eduardo Gonzalez" w:date="2018-08-07T17:44:00Z">
          <w:r w:rsidDel="0034087A">
            <w:rPr>
              <w:rFonts w:asciiTheme="minorHAnsi" w:hAnsiTheme="minorHAnsi" w:cs="Courier New"/>
              <w:color w:val="000000"/>
            </w:rPr>
            <w:delText>n</w:delText>
          </w:r>
        </w:del>
      </w:ins>
      <w:ins w:id="1771" w:author="Heleen Devos" w:date="2018-08-03T00:49:00Z">
        <w:del w:id="1772" w:author="Eduardo Gonzalez" w:date="2018-08-07T17:44:00Z">
          <w:r w:rsidR="00845477" w:rsidRPr="00845477" w:rsidDel="0034087A">
            <w:rPr>
              <w:rFonts w:asciiTheme="minorHAnsi" w:hAnsiTheme="minorHAnsi" w:cs="Courier New"/>
              <w:color w:val="000000"/>
              <w:rPrChange w:id="1773" w:author="Heleen Devos" w:date="2018-08-03T00:50:00Z">
                <w:rPr>
                  <w:lang w:val="es-ES_tradnl"/>
                </w:rPr>
              </w:rPrChange>
            </w:rPr>
            <w:delText xml:space="preserve"> 2016</w:delText>
          </w:r>
        </w:del>
      </w:ins>
      <w:ins w:id="1774" w:author="Heleen Devos" w:date="2018-08-03T00:59:00Z">
        <w:del w:id="1775" w:author="Eduardo Gonzalez" w:date="2018-08-07T17:44:00Z">
          <w:r w:rsidDel="0034087A">
            <w:rPr>
              <w:rFonts w:asciiTheme="minorHAnsi" w:hAnsiTheme="minorHAnsi" w:cs="Courier New"/>
              <w:color w:val="000000"/>
            </w:rPr>
            <w:delText>, Eduardo</w:delText>
          </w:r>
        </w:del>
      </w:ins>
      <w:ins w:id="1776" w:author="Heleen Devos" w:date="2018-08-03T00:49:00Z">
        <w:del w:id="1777" w:author="Eduardo Gonzalez" w:date="2018-08-07T17:44:00Z">
          <w:r w:rsidR="00845477" w:rsidRPr="00845477" w:rsidDel="0034087A">
            <w:rPr>
              <w:rFonts w:asciiTheme="minorHAnsi" w:hAnsiTheme="minorHAnsi" w:cs="Courier New"/>
              <w:color w:val="000000"/>
              <w:rPrChange w:id="1778" w:author="Heleen Devos" w:date="2018-08-03T00:50:00Z">
                <w:rPr>
                  <w:lang w:val="es-ES_tradnl"/>
                </w:rPr>
              </w:rPrChange>
            </w:rPr>
            <w:delText xml:space="preserve"> estuvo a cargo de la dir</w:delText>
          </w:r>
          <w:r w:rsidDel="0034087A">
            <w:rPr>
              <w:rFonts w:asciiTheme="minorHAnsi" w:hAnsiTheme="minorHAnsi" w:cs="Courier New"/>
              <w:color w:val="000000"/>
            </w:rPr>
            <w:delText xml:space="preserve">ección del proyecto </w:delText>
          </w:r>
          <w:commentRangeStart w:id="1779"/>
          <w:r w:rsidDel="0034087A">
            <w:rPr>
              <w:rFonts w:asciiTheme="minorHAnsi" w:hAnsiTheme="minorHAnsi" w:cs="Courier New"/>
              <w:color w:val="000000"/>
            </w:rPr>
            <w:delText>TurnoChile</w:delText>
          </w:r>
        </w:del>
      </w:ins>
      <w:commentRangeEnd w:id="1779"/>
      <w:ins w:id="1780" w:author="Heleen Devos" w:date="2018-08-03T01:00:00Z">
        <w:del w:id="1781" w:author="Eduardo Gonzalez" w:date="2018-08-07T17:44:00Z">
          <w:r w:rsidDel="0034087A">
            <w:rPr>
              <w:rStyle w:val="Refdecomentario"/>
            </w:rPr>
            <w:commentReference w:id="1779"/>
          </w:r>
        </w:del>
      </w:ins>
      <w:ins w:id="1782" w:author="Heleen Devos" w:date="2018-08-03T00:59:00Z">
        <w:del w:id="1783" w:author="Eduardo Gonzalez" w:date="2018-08-07T17:44:00Z">
          <w:r w:rsidDel="0034087A">
            <w:rPr>
              <w:rFonts w:asciiTheme="minorHAnsi" w:hAnsiTheme="minorHAnsi" w:cs="Courier New"/>
              <w:color w:val="000000"/>
            </w:rPr>
            <w:delText>.</w:delText>
          </w:r>
        </w:del>
      </w:ins>
      <w:ins w:id="1784" w:author="Heleen Devos" w:date="2018-08-03T00:49:00Z">
        <w:del w:id="1785" w:author="Eduardo Gonzalez" w:date="2018-08-07T17:44:00Z">
          <w:r w:rsidDel="0034087A">
            <w:rPr>
              <w:rFonts w:asciiTheme="minorHAnsi" w:hAnsiTheme="minorHAnsi" w:cs="Courier New"/>
              <w:color w:val="000000"/>
            </w:rPr>
            <w:delText xml:space="preserve"> </w:delText>
          </w:r>
        </w:del>
      </w:ins>
      <w:ins w:id="1786" w:author="Heleen Devos" w:date="2018-08-03T01:02:00Z">
        <w:r w:rsidR="00227548" w:rsidRPr="00837DCA">
          <w:rPr>
            <w:rFonts w:asciiTheme="minorHAnsi" w:hAnsiTheme="minorHAnsi" w:cs="Courier New"/>
            <w:color w:val="000000"/>
          </w:rPr>
          <w:t>Con profundo interés en lo deportivo, en lo social y el pensamiento civil.</w:t>
        </w:r>
      </w:ins>
    </w:p>
    <w:p w14:paraId="54A47D86" w14:textId="6954E077" w:rsidR="00227548" w:rsidRPr="009200FD" w:rsidRDefault="00227548" w:rsidP="00845477">
      <w:pPr>
        <w:autoSpaceDE w:val="0"/>
        <w:autoSpaceDN w:val="0"/>
        <w:adjustRightInd w:val="0"/>
        <w:jc w:val="both"/>
        <w:rPr>
          <w:ins w:id="1787" w:author="Heleen Devos" w:date="2018-08-03T00:49:00Z"/>
          <w:rFonts w:asciiTheme="minorHAnsi" w:hAnsiTheme="minorHAnsi" w:cs="Courier New"/>
          <w:color w:val="000000"/>
          <w:lang w:val="en-US"/>
          <w:rPrChange w:id="1788" w:author="Marianela Bacigalupo" w:date="2018-08-05T10:15:00Z">
            <w:rPr>
              <w:ins w:id="1789" w:author="Heleen Devos" w:date="2018-08-03T00:49:00Z"/>
              <w:lang w:val="es-ES_tradnl"/>
            </w:rPr>
          </w:rPrChange>
        </w:rPr>
      </w:pPr>
      <w:commentRangeStart w:id="1790"/>
      <w:ins w:id="1791" w:author="Heleen Devos" w:date="2018-08-03T01:02:00Z">
        <w:r w:rsidRPr="009200FD">
          <w:rPr>
            <w:rFonts w:asciiTheme="minorHAnsi" w:hAnsiTheme="minorHAnsi" w:cs="Courier New"/>
            <w:color w:val="000000"/>
            <w:lang w:val="en-US"/>
            <w:rPrChange w:id="1792" w:author="Marianela Bacigalupo" w:date="2018-08-05T10:15:00Z">
              <w:rPr>
                <w:rFonts w:asciiTheme="minorHAnsi" w:hAnsiTheme="minorHAnsi" w:cs="Courier New"/>
                <w:color w:val="000000"/>
              </w:rPr>
            </w:rPrChange>
          </w:rPr>
          <w:t xml:space="preserve">LinkedIn: </w:t>
        </w:r>
        <w:commentRangeEnd w:id="1790"/>
        <w:r>
          <w:rPr>
            <w:rStyle w:val="Refdecomentario"/>
          </w:rPr>
          <w:commentReference w:id="1790"/>
        </w:r>
      </w:ins>
      <w:ins w:id="1793" w:author="Eduardo Gonzalez" w:date="2018-08-07T17:58:00Z">
        <w:r w:rsidR="00562D6D" w:rsidRPr="00562D6D">
          <w:rPr>
            <w:rFonts w:asciiTheme="minorHAnsi" w:hAnsiTheme="minorHAnsi" w:cs="Courier New"/>
            <w:color w:val="000000"/>
            <w:lang w:val="en-US"/>
          </w:rPr>
          <w:t>https://www.linkedin.com/in/eduardo-andres-gonzalez-trives-b47b7a169/</w:t>
        </w:r>
      </w:ins>
    </w:p>
    <w:p w14:paraId="1FF30236" w14:textId="77777777" w:rsidR="00845477" w:rsidRPr="009200FD" w:rsidRDefault="00845477">
      <w:pPr>
        <w:rPr>
          <w:ins w:id="1794" w:author="Heleen Devos" w:date="2018-08-03T00:52:00Z"/>
          <w:rFonts w:asciiTheme="minorHAnsi" w:hAnsiTheme="minorHAnsi" w:cs="Courier New"/>
          <w:color w:val="000000"/>
          <w:lang w:val="en-US"/>
          <w:rPrChange w:id="1795" w:author="Marianela Bacigalupo" w:date="2018-08-05T10:15:00Z">
            <w:rPr>
              <w:ins w:id="1796" w:author="Heleen Devos" w:date="2018-08-03T00:52:00Z"/>
              <w:rFonts w:asciiTheme="minorHAnsi" w:hAnsiTheme="minorHAnsi" w:cs="Courier New"/>
              <w:color w:val="000000"/>
            </w:rPr>
          </w:rPrChange>
        </w:rPr>
        <w:pPrChange w:id="1797" w:author="Heleen Devos" w:date="2018-08-03T01:02:00Z">
          <w:pPr>
            <w:autoSpaceDE w:val="0"/>
            <w:autoSpaceDN w:val="0"/>
            <w:adjustRightInd w:val="0"/>
          </w:pPr>
        </w:pPrChange>
      </w:pPr>
    </w:p>
    <w:p w14:paraId="0781D558" w14:textId="4CDA1EF6" w:rsidR="00626065" w:rsidRPr="000208BB" w:rsidRDefault="00626065" w:rsidP="00626065">
      <w:pPr>
        <w:rPr>
          <w:ins w:id="1798" w:author="Heleen Devos" w:date="2018-08-03T00:52:00Z"/>
          <w:rFonts w:asciiTheme="minorHAnsi" w:hAnsiTheme="minorHAnsi" w:cs="Courier New"/>
          <w:color w:val="000000"/>
          <w:rPrChange w:id="1799" w:author="Eduardo Gonzalez" w:date="2018-08-07T18:02:00Z">
            <w:rPr>
              <w:ins w:id="1800" w:author="Heleen Devos" w:date="2018-08-03T00:52:00Z"/>
            </w:rPr>
          </w:rPrChange>
        </w:rPr>
      </w:pPr>
      <w:ins w:id="1801" w:author="Heleen Devos" w:date="2018-08-03T00:52:00Z">
        <w:r w:rsidRPr="000208BB">
          <w:rPr>
            <w:rFonts w:asciiTheme="minorHAnsi" w:hAnsiTheme="minorHAnsi" w:cs="Courier New"/>
            <w:color w:val="000000"/>
            <w:rPrChange w:id="1802" w:author="Eduardo Gonzalez" w:date="2018-08-07T18:02:00Z">
              <w:rPr/>
            </w:rPrChange>
          </w:rPr>
          <w:t>Bruno Presenti, Chief Operating Officer</w:t>
        </w:r>
      </w:ins>
    </w:p>
    <w:p w14:paraId="7091A2F0" w14:textId="77176BDD" w:rsidR="00626065" w:rsidRPr="00227548" w:rsidRDefault="00626065" w:rsidP="00626065">
      <w:pPr>
        <w:rPr>
          <w:ins w:id="1803" w:author="Heleen Devos" w:date="2018-08-03T00:52:00Z"/>
          <w:rFonts w:asciiTheme="minorHAnsi" w:hAnsiTheme="minorHAnsi" w:cs="Courier New"/>
          <w:color w:val="000000"/>
          <w:rPrChange w:id="1804" w:author="Heleen Devos" w:date="2018-08-03T01:02:00Z">
            <w:rPr>
              <w:ins w:id="1805" w:author="Heleen Devos" w:date="2018-08-03T00:52:00Z"/>
              <w:lang w:val="es-ES"/>
            </w:rPr>
          </w:rPrChange>
        </w:rPr>
      </w:pPr>
      <w:ins w:id="1806" w:author="Heleen Devos" w:date="2018-08-03T00:52:00Z">
        <w:r w:rsidRPr="00227548">
          <w:rPr>
            <w:rFonts w:asciiTheme="minorHAnsi" w:hAnsiTheme="minorHAnsi" w:cs="Courier New"/>
            <w:color w:val="000000"/>
            <w:rPrChange w:id="1807" w:author="Heleen Devos" w:date="2018-08-03T01:02:00Z">
              <w:rPr>
                <w:lang w:val="es-ES_tradnl"/>
              </w:rPr>
            </w:rPrChange>
          </w:rPr>
          <w:t xml:space="preserve">Bruno </w:t>
        </w:r>
      </w:ins>
      <w:ins w:id="1808" w:author="Heleen Devos" w:date="2018-08-03T01:22:00Z">
        <w:r w:rsidR="00D5374F">
          <w:rPr>
            <w:rFonts w:asciiTheme="minorHAnsi" w:hAnsiTheme="minorHAnsi" w:cs="Courier New"/>
            <w:color w:val="000000"/>
          </w:rPr>
          <w:t>trae</w:t>
        </w:r>
      </w:ins>
      <w:ins w:id="1809" w:author="Heleen Devos" w:date="2018-08-03T00:55:00Z">
        <w:r w:rsidRPr="00227548">
          <w:rPr>
            <w:rFonts w:asciiTheme="minorHAnsi" w:hAnsiTheme="minorHAnsi" w:cs="Courier New"/>
            <w:color w:val="000000"/>
            <w:rPrChange w:id="1810" w:author="Heleen Devos" w:date="2018-08-03T01:02:00Z">
              <w:rPr>
                <w:lang w:val="es-ES_tradnl"/>
              </w:rPr>
            </w:rPrChange>
          </w:rPr>
          <w:t xml:space="preserve"> 20 años de experiencia en el diseñ</w:t>
        </w:r>
      </w:ins>
      <w:ins w:id="1811" w:author="Heleen Devos" w:date="2018-08-03T00:56:00Z">
        <w:r w:rsidRPr="00227548">
          <w:rPr>
            <w:rFonts w:asciiTheme="minorHAnsi" w:hAnsiTheme="minorHAnsi" w:cs="Courier New"/>
            <w:color w:val="000000"/>
            <w:rPrChange w:id="1812" w:author="Heleen Devos" w:date="2018-08-03T01:02:00Z">
              <w:rPr>
                <w:lang w:val="es-ES_tradnl"/>
              </w:rPr>
            </w:rPrChange>
          </w:rPr>
          <w:t xml:space="preserve">o </w:t>
        </w:r>
      </w:ins>
      <w:ins w:id="1813" w:author="Heleen Devos" w:date="2018-08-03T00:52:00Z">
        <w:r w:rsidRPr="00227548">
          <w:rPr>
            <w:rFonts w:asciiTheme="minorHAnsi" w:hAnsiTheme="minorHAnsi" w:cs="Courier New"/>
            <w:color w:val="000000"/>
            <w:rPrChange w:id="1814" w:author="Heleen Devos" w:date="2018-08-03T01:02:00Z">
              <w:rPr>
                <w:lang w:val="es-ES_tradnl"/>
              </w:rPr>
            </w:rPrChange>
          </w:rPr>
          <w:t xml:space="preserve">e </w:t>
        </w:r>
      </w:ins>
      <w:ins w:id="1815" w:author="Heleen Devos" w:date="2018-08-03T00:56:00Z">
        <w:r w:rsidRPr="00227548">
          <w:rPr>
            <w:rFonts w:asciiTheme="minorHAnsi" w:hAnsiTheme="minorHAnsi" w:cs="Courier New"/>
            <w:color w:val="000000"/>
            <w:rPrChange w:id="1816" w:author="Heleen Devos" w:date="2018-08-03T01:02:00Z">
              <w:rPr>
                <w:lang w:val="es-ES_tradnl"/>
              </w:rPr>
            </w:rPrChange>
          </w:rPr>
          <w:t>implementación de</w:t>
        </w:r>
      </w:ins>
      <w:ins w:id="1817" w:author="Heleen Devos" w:date="2018-08-03T00:52:00Z">
        <w:r w:rsidRPr="00227548">
          <w:rPr>
            <w:rFonts w:asciiTheme="minorHAnsi" w:hAnsiTheme="minorHAnsi" w:cs="Courier New"/>
            <w:color w:val="000000"/>
            <w:rPrChange w:id="1818" w:author="Heleen Devos" w:date="2018-08-03T01:02:00Z">
              <w:rPr>
                <w:lang w:val="es-ES_tradnl"/>
              </w:rPr>
            </w:rPrChange>
          </w:rPr>
          <w:t xml:space="preserve"> proyectos </w:t>
        </w:r>
      </w:ins>
      <w:ins w:id="1819" w:author="Heleen Devos" w:date="2018-08-03T00:56:00Z">
        <w:r w:rsidRPr="00227548">
          <w:rPr>
            <w:rFonts w:asciiTheme="minorHAnsi" w:hAnsiTheme="minorHAnsi" w:cs="Courier New"/>
            <w:color w:val="000000"/>
            <w:rPrChange w:id="1820" w:author="Heleen Devos" w:date="2018-08-03T01:02:00Z">
              <w:rPr>
                <w:lang w:val="es-ES_tradnl"/>
              </w:rPr>
            </w:rPrChange>
          </w:rPr>
          <w:t>de</w:t>
        </w:r>
      </w:ins>
      <w:ins w:id="1821" w:author="Heleen Devos" w:date="2018-08-03T00:52:00Z">
        <w:r w:rsidRPr="00227548">
          <w:rPr>
            <w:rFonts w:asciiTheme="minorHAnsi" w:hAnsiTheme="minorHAnsi" w:cs="Courier New"/>
            <w:color w:val="000000"/>
            <w:rPrChange w:id="1822" w:author="Heleen Devos" w:date="2018-08-03T01:02:00Z">
              <w:rPr>
                <w:lang w:val="es-ES_tradnl"/>
              </w:rPr>
            </w:rPrChange>
          </w:rPr>
          <w:t xml:space="preserve"> calidad</w:t>
        </w:r>
      </w:ins>
      <w:ins w:id="1823" w:author="Heleen Devos" w:date="2018-08-03T00:56:00Z">
        <w:r w:rsidRPr="00227548">
          <w:rPr>
            <w:rFonts w:asciiTheme="minorHAnsi" w:hAnsiTheme="minorHAnsi" w:cs="Courier New"/>
            <w:color w:val="000000"/>
            <w:rPrChange w:id="1824" w:author="Heleen Devos" w:date="2018-08-03T01:02:00Z">
              <w:rPr>
                <w:lang w:val="es-ES_tradnl"/>
              </w:rPr>
            </w:rPrChange>
          </w:rPr>
          <w:t>, de estadísticos, investigación y técnicas analíticas</w:t>
        </w:r>
      </w:ins>
      <w:ins w:id="1825" w:author="Heleen Devos" w:date="2018-08-03T00:52:00Z">
        <w:r w:rsidRPr="00227548">
          <w:rPr>
            <w:rFonts w:asciiTheme="minorHAnsi" w:hAnsiTheme="minorHAnsi" w:cs="Courier New"/>
            <w:color w:val="000000"/>
            <w:rPrChange w:id="1826" w:author="Heleen Devos" w:date="2018-08-03T01:02:00Z">
              <w:rPr>
                <w:lang w:val="es-ES_tradnl"/>
              </w:rPr>
            </w:rPrChange>
          </w:rPr>
          <w:t xml:space="preserve"> </w:t>
        </w:r>
      </w:ins>
      <w:ins w:id="1827" w:author="Heleen Devos" w:date="2018-08-03T00:57:00Z">
        <w:r w:rsidRPr="00227548">
          <w:rPr>
            <w:rFonts w:asciiTheme="minorHAnsi" w:hAnsiTheme="minorHAnsi" w:cs="Courier New"/>
            <w:color w:val="000000"/>
            <w:rPrChange w:id="1828" w:author="Heleen Devos" w:date="2018-08-03T01:02:00Z">
              <w:rPr>
                <w:lang w:val="es-ES_tradnl"/>
              </w:rPr>
            </w:rPrChange>
          </w:rPr>
          <w:t xml:space="preserve">a través de </w:t>
        </w:r>
      </w:ins>
      <w:ins w:id="1829" w:author="Heleen Devos" w:date="2018-08-03T00:52:00Z">
        <w:r w:rsidRPr="00227548">
          <w:rPr>
            <w:rFonts w:asciiTheme="minorHAnsi" w:hAnsiTheme="minorHAnsi" w:cs="Courier New"/>
            <w:color w:val="000000"/>
            <w:rPrChange w:id="1830" w:author="Heleen Devos" w:date="2018-08-03T01:02:00Z">
              <w:rPr>
                <w:lang w:val="es-ES_tradnl"/>
              </w:rPr>
            </w:rPrChange>
          </w:rPr>
          <w:t xml:space="preserve">América Latina. </w:t>
        </w:r>
      </w:ins>
      <w:ins w:id="1831" w:author="Heleen Devos" w:date="2018-08-03T00:57:00Z">
        <w:r w:rsidRPr="00227548">
          <w:rPr>
            <w:rFonts w:asciiTheme="minorHAnsi" w:hAnsiTheme="minorHAnsi" w:cs="Courier New"/>
            <w:color w:val="000000"/>
            <w:rPrChange w:id="1832" w:author="Heleen Devos" w:date="2018-08-03T01:02:00Z">
              <w:rPr>
                <w:lang w:val="es-ES_tradnl"/>
              </w:rPr>
            </w:rPrChange>
          </w:rPr>
          <w:t xml:space="preserve"> </w:t>
        </w:r>
      </w:ins>
      <w:ins w:id="1833" w:author="Heleen Devos" w:date="2018-08-03T00:52:00Z">
        <w:r w:rsidRPr="00227548">
          <w:rPr>
            <w:rFonts w:asciiTheme="minorHAnsi" w:hAnsiTheme="minorHAnsi" w:cs="Courier New"/>
            <w:color w:val="000000"/>
            <w:rPrChange w:id="1834" w:author="Heleen Devos" w:date="2018-08-03T01:02:00Z">
              <w:rPr>
                <w:color w:val="222222"/>
                <w:lang w:val="es-ES"/>
              </w:rPr>
            </w:rPrChange>
          </w:rPr>
          <w:t>Bruno es químico</w:t>
        </w:r>
      </w:ins>
      <w:ins w:id="1835" w:author="Heleen Devos" w:date="2018-08-03T00:54:00Z">
        <w:r w:rsidRPr="00227548">
          <w:rPr>
            <w:rFonts w:asciiTheme="minorHAnsi" w:hAnsiTheme="minorHAnsi" w:cs="Courier New"/>
            <w:color w:val="000000"/>
            <w:rPrChange w:id="1836" w:author="Heleen Devos" w:date="2018-08-03T01:02:00Z">
              <w:rPr>
                <w:color w:val="222222"/>
                <w:lang w:val="es-ES"/>
              </w:rPr>
            </w:rPrChange>
          </w:rPr>
          <w:t xml:space="preserve"> y </w:t>
        </w:r>
      </w:ins>
      <w:ins w:id="1837" w:author="Heleen Devos" w:date="2018-08-03T00:57:00Z">
        <w:r w:rsidRPr="00227548">
          <w:rPr>
            <w:rFonts w:asciiTheme="minorHAnsi" w:hAnsiTheme="minorHAnsi" w:cs="Courier New"/>
            <w:color w:val="000000"/>
            <w:rPrChange w:id="1838" w:author="Heleen Devos" w:date="2018-08-03T01:02:00Z">
              <w:rPr>
                <w:color w:val="222222"/>
                <w:lang w:val="es-ES"/>
              </w:rPr>
            </w:rPrChange>
          </w:rPr>
          <w:t>t</w:t>
        </w:r>
      </w:ins>
      <w:ins w:id="1839" w:author="Heleen Devos" w:date="2018-08-03T00:52:00Z">
        <w:r w:rsidRPr="00227548">
          <w:rPr>
            <w:rFonts w:asciiTheme="minorHAnsi" w:hAnsiTheme="minorHAnsi" w:cs="Courier New"/>
            <w:color w:val="000000"/>
            <w:rPrChange w:id="1840" w:author="Heleen Devos" w:date="2018-08-03T01:02:00Z">
              <w:rPr>
                <w:color w:val="222222"/>
                <w:lang w:val="es-ES"/>
              </w:rPr>
            </w:rPrChange>
          </w:rPr>
          <w:t xml:space="preserve">écnico </w:t>
        </w:r>
      </w:ins>
      <w:ins w:id="1841" w:author="Heleen Devos" w:date="2018-08-03T00:57:00Z">
        <w:r w:rsidRPr="00227548">
          <w:rPr>
            <w:rFonts w:asciiTheme="minorHAnsi" w:hAnsiTheme="minorHAnsi" w:cs="Courier New"/>
            <w:color w:val="000000"/>
            <w:rPrChange w:id="1842" w:author="Heleen Devos" w:date="2018-08-03T01:02:00Z">
              <w:rPr>
                <w:color w:val="222222"/>
                <w:lang w:val="es-ES"/>
              </w:rPr>
            </w:rPrChange>
          </w:rPr>
          <w:t>s</w:t>
        </w:r>
      </w:ins>
      <w:ins w:id="1843" w:author="Heleen Devos" w:date="2018-08-03T00:52:00Z">
        <w:r w:rsidRPr="00227548">
          <w:rPr>
            <w:rFonts w:asciiTheme="minorHAnsi" w:hAnsiTheme="minorHAnsi" w:cs="Courier New"/>
            <w:color w:val="000000"/>
            <w:rPrChange w:id="1844" w:author="Heleen Devos" w:date="2018-08-03T01:02:00Z">
              <w:rPr>
                <w:color w:val="222222"/>
                <w:lang w:val="es-ES"/>
              </w:rPr>
            </w:rPrChange>
          </w:rPr>
          <w:t>uperior en Microbiología y Biotecnología. Emprendedor, inversor en criptomonedas desde la primera hora. Habla con fluidez español, inglés y puede comunicarse en alemán e italiano.</w:t>
        </w:r>
      </w:ins>
    </w:p>
    <w:p w14:paraId="58E6A5EB" w14:textId="7AB12BD0" w:rsidR="00626065" w:rsidRPr="009200FD" w:rsidRDefault="00626065" w:rsidP="00626065">
      <w:pPr>
        <w:rPr>
          <w:ins w:id="1845" w:author="Heleen Devos" w:date="2018-08-03T00:52:00Z"/>
          <w:rFonts w:asciiTheme="minorHAnsi" w:hAnsiTheme="minorHAnsi" w:cs="Courier New"/>
          <w:color w:val="000000"/>
          <w:lang w:val="en-US"/>
          <w:rPrChange w:id="1846" w:author="Marianela Bacigalupo" w:date="2018-08-05T10:04:00Z">
            <w:rPr>
              <w:ins w:id="1847" w:author="Heleen Devos" w:date="2018-08-03T00:52:00Z"/>
            </w:rPr>
          </w:rPrChange>
        </w:rPr>
      </w:pPr>
      <w:ins w:id="1848" w:author="Heleen Devos" w:date="2018-08-03T00:52:00Z">
        <w:r w:rsidRPr="009200FD">
          <w:rPr>
            <w:rFonts w:asciiTheme="minorHAnsi" w:hAnsiTheme="minorHAnsi" w:cs="Courier New"/>
            <w:color w:val="000000"/>
            <w:lang w:val="en-US"/>
            <w:rPrChange w:id="1849" w:author="Marianela Bacigalupo" w:date="2018-08-05T10:04:00Z">
              <w:rPr/>
            </w:rPrChange>
          </w:rPr>
          <w:t xml:space="preserve">Linkedin: </w:t>
        </w:r>
        <w:r w:rsidRPr="00227548">
          <w:rPr>
            <w:rFonts w:asciiTheme="minorHAnsi" w:hAnsiTheme="minorHAnsi" w:cs="Courier New"/>
            <w:color w:val="000000"/>
            <w:rPrChange w:id="1850" w:author="Heleen Devos" w:date="2018-08-03T01:02:00Z">
              <w:rPr>
                <w:rStyle w:val="Hipervnculo"/>
              </w:rPr>
            </w:rPrChange>
          </w:rPr>
          <w:fldChar w:fldCharType="begin"/>
        </w:r>
        <w:r w:rsidRPr="009200FD">
          <w:rPr>
            <w:rFonts w:asciiTheme="minorHAnsi" w:hAnsiTheme="minorHAnsi" w:cs="Courier New"/>
            <w:color w:val="000000"/>
            <w:lang w:val="en-US"/>
            <w:rPrChange w:id="1851" w:author="Marianela Bacigalupo" w:date="2018-08-05T10:04:00Z">
              <w:rPr/>
            </w:rPrChange>
          </w:rPr>
          <w:instrText xml:space="preserve"> HYPERLINK "https://www.linkedin.com/in/brunopresenti/" </w:instrText>
        </w:r>
        <w:r w:rsidRPr="00227548">
          <w:rPr>
            <w:rFonts w:asciiTheme="minorHAnsi" w:hAnsiTheme="minorHAnsi" w:cs="Courier New"/>
            <w:color w:val="000000"/>
            <w:rPrChange w:id="1852" w:author="Heleen Devos" w:date="2018-08-03T01:02:00Z">
              <w:rPr>
                <w:rStyle w:val="Hipervnculo"/>
              </w:rPr>
            </w:rPrChange>
          </w:rPr>
          <w:fldChar w:fldCharType="separate"/>
        </w:r>
        <w:r w:rsidRPr="009200FD">
          <w:rPr>
            <w:rFonts w:asciiTheme="minorHAnsi" w:hAnsiTheme="minorHAnsi" w:cs="Courier New"/>
            <w:color w:val="000000"/>
            <w:lang w:val="en-US"/>
            <w:rPrChange w:id="1853" w:author="Marianela Bacigalupo" w:date="2018-08-05T10:04:00Z">
              <w:rPr>
                <w:rStyle w:val="Hipervnculo"/>
              </w:rPr>
            </w:rPrChange>
          </w:rPr>
          <w:t>https://www.linkedin.com/in/brunopresenti/</w:t>
        </w:r>
        <w:r w:rsidRPr="00227548">
          <w:rPr>
            <w:rFonts w:asciiTheme="minorHAnsi" w:hAnsiTheme="minorHAnsi" w:cs="Courier New"/>
            <w:color w:val="000000"/>
            <w:rPrChange w:id="1854" w:author="Heleen Devos" w:date="2018-08-03T01:02:00Z">
              <w:rPr>
                <w:rStyle w:val="Hipervnculo"/>
              </w:rPr>
            </w:rPrChange>
          </w:rPr>
          <w:fldChar w:fldCharType="end"/>
        </w:r>
      </w:ins>
      <w:ins w:id="1855" w:author="Heleen Devos" w:date="2018-08-03T01:02:00Z">
        <w:r w:rsidR="00227548" w:rsidRPr="009200FD">
          <w:rPr>
            <w:rFonts w:asciiTheme="minorHAnsi" w:hAnsiTheme="minorHAnsi" w:cs="Courier New"/>
            <w:color w:val="000000"/>
            <w:lang w:val="en-US"/>
            <w:rPrChange w:id="1856" w:author="Marianela Bacigalupo" w:date="2018-08-05T10:04:00Z">
              <w:rPr>
                <w:rFonts w:asciiTheme="minorHAnsi" w:hAnsiTheme="minorHAnsi" w:cs="Courier New"/>
                <w:color w:val="000000"/>
              </w:rPr>
            </w:rPrChange>
          </w:rPr>
          <w:t xml:space="preserve"> </w:t>
        </w:r>
      </w:ins>
    </w:p>
    <w:p w14:paraId="23780835" w14:textId="77777777" w:rsidR="00626065" w:rsidRPr="009200FD" w:rsidRDefault="00626065" w:rsidP="00626065">
      <w:pPr>
        <w:rPr>
          <w:ins w:id="1857" w:author="Heleen Devos" w:date="2018-08-03T00:52:00Z"/>
          <w:rFonts w:asciiTheme="minorHAnsi" w:hAnsiTheme="minorHAnsi" w:cs="Courier New"/>
          <w:color w:val="000000"/>
          <w:lang w:val="en-US"/>
          <w:rPrChange w:id="1858" w:author="Marianela Bacigalupo" w:date="2018-08-05T10:04:00Z">
            <w:rPr>
              <w:ins w:id="1859" w:author="Heleen Devos" w:date="2018-08-03T00:52:00Z"/>
            </w:rPr>
          </w:rPrChange>
        </w:rPr>
      </w:pPr>
    </w:p>
    <w:p w14:paraId="188D60A6" w14:textId="796955DD" w:rsidR="00DB0394" w:rsidRPr="00DB0394" w:rsidRDefault="00DB0394" w:rsidP="00DB0394">
      <w:pPr>
        <w:rPr>
          <w:ins w:id="1860" w:author="Heleen Devos" w:date="2018-08-03T01:06:00Z"/>
          <w:rFonts w:asciiTheme="minorHAnsi" w:hAnsiTheme="minorHAnsi" w:cs="Courier New"/>
          <w:color w:val="000000"/>
          <w:rPrChange w:id="1861" w:author="Heleen Devos" w:date="2018-08-03T01:06:00Z">
            <w:rPr>
              <w:ins w:id="1862" w:author="Heleen Devos" w:date="2018-08-03T01:06:00Z"/>
            </w:rPr>
          </w:rPrChange>
        </w:rPr>
      </w:pPr>
      <w:ins w:id="1863" w:author="Heleen Devos" w:date="2018-08-03T01:06:00Z">
        <w:r w:rsidRPr="00DB0394">
          <w:rPr>
            <w:rFonts w:asciiTheme="minorHAnsi" w:hAnsiTheme="minorHAnsi" w:cs="Courier New"/>
            <w:color w:val="000000"/>
            <w:rPrChange w:id="1864" w:author="Heleen Devos" w:date="2018-08-03T01:06:00Z">
              <w:rPr/>
            </w:rPrChange>
          </w:rPr>
          <w:t>Andrés de Terán Molina</w:t>
        </w:r>
      </w:ins>
      <w:ins w:id="1865" w:author="Heleen Devos" w:date="2018-08-03T01:07:00Z">
        <w:r>
          <w:rPr>
            <w:rFonts w:asciiTheme="minorHAnsi" w:hAnsiTheme="minorHAnsi" w:cs="Courier New"/>
            <w:color w:val="000000"/>
          </w:rPr>
          <w:t xml:space="preserve">, </w:t>
        </w:r>
        <w:commentRangeStart w:id="1866"/>
        <w:r>
          <w:rPr>
            <w:rFonts w:asciiTheme="minorHAnsi" w:hAnsiTheme="minorHAnsi" w:cs="Courier New"/>
            <w:color w:val="000000"/>
          </w:rPr>
          <w:t>Chief Financial Officer</w:t>
        </w:r>
      </w:ins>
      <w:commentRangeEnd w:id="1866"/>
      <w:ins w:id="1867" w:author="Heleen Devos" w:date="2018-08-03T01:46:00Z">
        <w:r w:rsidR="008E319D">
          <w:rPr>
            <w:rStyle w:val="Refdecomentario"/>
          </w:rPr>
          <w:commentReference w:id="1866"/>
        </w:r>
      </w:ins>
    </w:p>
    <w:p w14:paraId="74FE3727" w14:textId="286AB3F8" w:rsidR="00DB0394" w:rsidRPr="00DB0394" w:rsidRDefault="00DB0394" w:rsidP="00DB0394">
      <w:pPr>
        <w:rPr>
          <w:ins w:id="1868" w:author="Heleen Devos" w:date="2018-08-03T01:06:00Z"/>
          <w:rFonts w:asciiTheme="minorHAnsi" w:hAnsiTheme="minorHAnsi" w:cs="Courier New"/>
          <w:color w:val="000000"/>
          <w:rPrChange w:id="1869" w:author="Heleen Devos" w:date="2018-08-03T01:06:00Z">
            <w:rPr>
              <w:ins w:id="1870" w:author="Heleen Devos" w:date="2018-08-03T01:06:00Z"/>
            </w:rPr>
          </w:rPrChange>
        </w:rPr>
      </w:pPr>
      <w:ins w:id="1871" w:author="Heleen Devos" w:date="2018-08-03T01:08:00Z">
        <w:r>
          <w:rPr>
            <w:rFonts w:asciiTheme="minorHAnsi" w:hAnsiTheme="minorHAnsi" w:cs="Courier New"/>
            <w:color w:val="000000"/>
          </w:rPr>
          <w:t>Andrés es un serial emprendedor</w:t>
        </w:r>
      </w:ins>
      <w:ins w:id="1872" w:author="Heleen Devos" w:date="2018-08-03T01:17:00Z">
        <w:r w:rsidR="00A40C1B">
          <w:rPr>
            <w:rFonts w:asciiTheme="minorHAnsi" w:hAnsiTheme="minorHAnsi" w:cs="Courier New"/>
            <w:color w:val="000000"/>
          </w:rPr>
          <w:t>,</w:t>
        </w:r>
      </w:ins>
      <w:ins w:id="1873" w:author="Heleen Devos" w:date="2018-08-03T01:08:00Z">
        <w:r>
          <w:rPr>
            <w:rFonts w:asciiTheme="minorHAnsi" w:hAnsiTheme="minorHAnsi" w:cs="Courier New"/>
            <w:color w:val="000000"/>
          </w:rPr>
          <w:t xml:space="preserve"> </w:t>
        </w:r>
      </w:ins>
      <w:ins w:id="1874" w:author="Heleen Devos" w:date="2018-08-03T01:21:00Z">
        <w:r w:rsidR="00D5374F" w:rsidRPr="00837DCA">
          <w:rPr>
            <w:rFonts w:asciiTheme="minorHAnsi" w:hAnsiTheme="minorHAnsi" w:cs="Courier New"/>
            <w:color w:val="000000"/>
          </w:rPr>
          <w:t>inversor en criptomonedas</w:t>
        </w:r>
      </w:ins>
      <w:ins w:id="1875" w:author="Heleen Devos" w:date="2018-08-03T01:22:00Z">
        <w:r w:rsidR="00D5374F">
          <w:rPr>
            <w:rFonts w:asciiTheme="minorHAnsi" w:hAnsiTheme="minorHAnsi" w:cs="Courier New"/>
            <w:color w:val="000000"/>
          </w:rPr>
          <w:t xml:space="preserve"> y</w:t>
        </w:r>
      </w:ins>
      <w:ins w:id="1876" w:author="Heleen Devos" w:date="2018-08-03T01:21:00Z">
        <w:r w:rsidR="00D5374F" w:rsidRPr="00837DCA">
          <w:rPr>
            <w:rFonts w:asciiTheme="minorHAnsi" w:hAnsiTheme="minorHAnsi" w:cs="Courier New"/>
            <w:color w:val="000000"/>
          </w:rPr>
          <w:t xml:space="preserve"> </w:t>
        </w:r>
      </w:ins>
      <w:ins w:id="1877" w:author="Heleen Devos" w:date="2018-08-03T01:17:00Z">
        <w:r w:rsidR="00A40C1B">
          <w:rPr>
            <w:rFonts w:asciiTheme="minorHAnsi" w:hAnsiTheme="minorHAnsi" w:cs="Courier New"/>
            <w:color w:val="000000"/>
          </w:rPr>
          <w:t>d</w:t>
        </w:r>
      </w:ins>
      <w:ins w:id="1878" w:author="Heleen Devos" w:date="2018-08-03T01:06:00Z">
        <w:r w:rsidRPr="00DB0394">
          <w:rPr>
            <w:rFonts w:asciiTheme="minorHAnsi" w:hAnsiTheme="minorHAnsi" w:cs="Courier New"/>
            <w:color w:val="000000"/>
            <w:rPrChange w:id="1879" w:author="Heleen Devos" w:date="2018-08-03T01:06:00Z">
              <w:rPr/>
            </w:rPrChange>
          </w:rPr>
          <w:t>esarrollador de negocios produc</w:t>
        </w:r>
        <w:r w:rsidR="00A40C1B">
          <w:rPr>
            <w:rFonts w:asciiTheme="minorHAnsi" w:hAnsiTheme="minorHAnsi" w:cs="Courier New"/>
            <w:color w:val="000000"/>
          </w:rPr>
          <w:t>tivos, orgánicos y sustentables.</w:t>
        </w:r>
      </w:ins>
      <w:ins w:id="1880" w:author="Heleen Devos" w:date="2018-08-03T01:19:00Z">
        <w:r w:rsidR="00A40C1B">
          <w:rPr>
            <w:rFonts w:asciiTheme="minorHAnsi" w:hAnsiTheme="minorHAnsi" w:cs="Courier New"/>
            <w:color w:val="000000"/>
          </w:rPr>
          <w:t xml:space="preserve"> </w:t>
        </w:r>
      </w:ins>
      <w:ins w:id="1881" w:author="Heleen Devos" w:date="2018-08-03T01:22:00Z">
        <w:r w:rsidR="00D5374F">
          <w:rPr>
            <w:rFonts w:asciiTheme="minorHAnsi" w:hAnsiTheme="minorHAnsi" w:cs="Courier New"/>
            <w:color w:val="000000"/>
          </w:rPr>
          <w:t>Trae a ErgonLatam</w:t>
        </w:r>
      </w:ins>
      <w:ins w:id="1882" w:author="Heleen Devos" w:date="2018-08-03T01:19:00Z">
        <w:r w:rsidR="00A40C1B">
          <w:rPr>
            <w:rFonts w:asciiTheme="minorHAnsi" w:hAnsiTheme="minorHAnsi" w:cs="Courier New"/>
            <w:color w:val="000000"/>
          </w:rPr>
          <w:t xml:space="preserve"> 25 años de experiencia en manejar empresas, desarrollar soluciones financieras y </w:t>
        </w:r>
      </w:ins>
      <w:ins w:id="1883" w:author="Heleen Devos" w:date="2018-08-03T01:20:00Z">
        <w:r w:rsidR="00A40C1B">
          <w:rPr>
            <w:rFonts w:asciiTheme="minorHAnsi" w:hAnsiTheme="minorHAnsi" w:cs="Courier New"/>
            <w:color w:val="000000"/>
          </w:rPr>
          <w:t>relaciones con inversores y financieros.</w:t>
        </w:r>
      </w:ins>
      <w:ins w:id="1884" w:author="Heleen Devos" w:date="2018-08-03T01:21:00Z">
        <w:r w:rsidR="00A40C1B">
          <w:rPr>
            <w:rFonts w:asciiTheme="minorHAnsi" w:hAnsiTheme="minorHAnsi" w:cs="Courier New"/>
            <w:color w:val="000000"/>
          </w:rPr>
          <w:t xml:space="preserve"> </w:t>
        </w:r>
      </w:ins>
      <w:ins w:id="1885" w:author="Heleen Devos" w:date="2018-08-03T01:20:00Z">
        <w:r w:rsidR="00A40C1B">
          <w:rPr>
            <w:rFonts w:asciiTheme="minorHAnsi" w:hAnsiTheme="minorHAnsi" w:cs="Courier New"/>
            <w:color w:val="000000"/>
          </w:rPr>
          <w:t>Andrés es f</w:t>
        </w:r>
      </w:ins>
      <w:ins w:id="1886" w:author="Heleen Devos" w:date="2018-08-03T01:06:00Z">
        <w:r w:rsidRPr="00DB0394">
          <w:rPr>
            <w:rFonts w:asciiTheme="minorHAnsi" w:hAnsiTheme="minorHAnsi" w:cs="Courier New"/>
            <w:color w:val="000000"/>
            <w:rPrChange w:id="1887" w:author="Heleen Devos" w:date="2018-08-03T01:06:00Z">
              <w:rPr/>
            </w:rPrChange>
          </w:rPr>
          <w:t xml:space="preserve">undador e instructor de escuela de </w:t>
        </w:r>
      </w:ins>
      <w:ins w:id="1888" w:author="Heleen Devos" w:date="2018-08-03T01:18:00Z">
        <w:r w:rsidR="00A40C1B">
          <w:rPr>
            <w:rFonts w:asciiTheme="minorHAnsi" w:hAnsiTheme="minorHAnsi" w:cs="Courier New"/>
            <w:color w:val="000000"/>
          </w:rPr>
          <w:t>n</w:t>
        </w:r>
      </w:ins>
      <w:ins w:id="1889" w:author="Heleen Devos" w:date="2018-08-03T01:06:00Z">
        <w:r w:rsidRPr="00DB0394">
          <w:rPr>
            <w:rFonts w:asciiTheme="minorHAnsi" w:hAnsiTheme="minorHAnsi" w:cs="Courier New"/>
            <w:color w:val="000000"/>
            <w:rPrChange w:id="1890" w:author="Heleen Devos" w:date="2018-08-03T01:06:00Z">
              <w:rPr/>
            </w:rPrChange>
          </w:rPr>
          <w:t xml:space="preserve">avegación a </w:t>
        </w:r>
      </w:ins>
      <w:ins w:id="1891" w:author="Heleen Devos" w:date="2018-08-03T01:18:00Z">
        <w:r w:rsidR="00A40C1B">
          <w:rPr>
            <w:rFonts w:asciiTheme="minorHAnsi" w:hAnsiTheme="minorHAnsi" w:cs="Courier New"/>
            <w:color w:val="000000"/>
          </w:rPr>
          <w:t>v</w:t>
        </w:r>
      </w:ins>
      <w:ins w:id="1892" w:author="Heleen Devos" w:date="2018-08-03T01:06:00Z">
        <w:r w:rsidRPr="00DB0394">
          <w:rPr>
            <w:rFonts w:asciiTheme="minorHAnsi" w:hAnsiTheme="minorHAnsi" w:cs="Courier New"/>
            <w:color w:val="000000"/>
            <w:rPrChange w:id="1893" w:author="Heleen Devos" w:date="2018-08-03T01:06:00Z">
              <w:rPr/>
            </w:rPrChange>
          </w:rPr>
          <w:t>ela tradicional en Carreta Austral</w:t>
        </w:r>
      </w:ins>
      <w:ins w:id="1894" w:author="Heleen Devos" w:date="2018-08-03T01:20:00Z">
        <w:r w:rsidR="00A40C1B">
          <w:rPr>
            <w:rFonts w:asciiTheme="minorHAnsi" w:hAnsiTheme="minorHAnsi" w:cs="Courier New"/>
            <w:color w:val="000000"/>
          </w:rPr>
          <w:t xml:space="preserve"> en el s</w:t>
        </w:r>
      </w:ins>
      <w:ins w:id="1895" w:author="Heleen Devos" w:date="2018-08-03T01:06:00Z">
        <w:r w:rsidRPr="00DB0394">
          <w:rPr>
            <w:rFonts w:asciiTheme="minorHAnsi" w:hAnsiTheme="minorHAnsi" w:cs="Courier New"/>
            <w:color w:val="000000"/>
            <w:rPrChange w:id="1896" w:author="Heleen Devos" w:date="2018-08-03T01:06:00Z">
              <w:rPr/>
            </w:rPrChange>
          </w:rPr>
          <w:t>ur de Chile</w:t>
        </w:r>
      </w:ins>
      <w:ins w:id="1897" w:author="Heleen Devos" w:date="2018-08-03T01:19:00Z">
        <w:r w:rsidR="00A40C1B">
          <w:rPr>
            <w:rFonts w:asciiTheme="minorHAnsi" w:hAnsiTheme="minorHAnsi" w:cs="Courier New"/>
            <w:color w:val="000000"/>
          </w:rPr>
          <w:t>.</w:t>
        </w:r>
      </w:ins>
    </w:p>
    <w:p w14:paraId="55CE5263" w14:textId="62B3FC27" w:rsidR="00626065" w:rsidRPr="009200FD" w:rsidRDefault="00A40C1B">
      <w:pPr>
        <w:rPr>
          <w:ins w:id="1898" w:author="Heleen Devos" w:date="2018-08-03T00:52:00Z"/>
          <w:rFonts w:asciiTheme="minorHAnsi" w:hAnsiTheme="minorHAnsi" w:cs="Courier New"/>
          <w:color w:val="000000"/>
          <w:lang w:val="en-US"/>
          <w:rPrChange w:id="1899" w:author="Marianela Bacigalupo" w:date="2018-08-05T10:15:00Z">
            <w:rPr>
              <w:ins w:id="1900" w:author="Heleen Devos" w:date="2018-08-03T00:52:00Z"/>
              <w:rFonts w:asciiTheme="minorHAnsi" w:hAnsiTheme="minorHAnsi" w:cs="Courier New"/>
              <w:color w:val="000000"/>
            </w:rPr>
          </w:rPrChange>
        </w:rPr>
        <w:pPrChange w:id="1901" w:author="Heleen Devos" w:date="2018-08-03T01:06:00Z">
          <w:pPr>
            <w:autoSpaceDE w:val="0"/>
            <w:autoSpaceDN w:val="0"/>
            <w:adjustRightInd w:val="0"/>
          </w:pPr>
        </w:pPrChange>
      </w:pPr>
      <w:commentRangeStart w:id="1902"/>
      <w:ins w:id="1903" w:author="Heleen Devos" w:date="2018-08-03T01:21:00Z">
        <w:r w:rsidRPr="009200FD">
          <w:rPr>
            <w:rFonts w:asciiTheme="minorHAnsi" w:hAnsiTheme="minorHAnsi" w:cs="Courier New"/>
            <w:color w:val="000000"/>
            <w:lang w:val="en-US"/>
            <w:rPrChange w:id="1904" w:author="Marianela Bacigalupo" w:date="2018-08-05T10:15:00Z">
              <w:rPr>
                <w:rFonts w:asciiTheme="minorHAnsi" w:hAnsiTheme="minorHAnsi" w:cs="Courier New"/>
                <w:color w:val="000000"/>
              </w:rPr>
            </w:rPrChange>
          </w:rPr>
          <w:t xml:space="preserve">LinkedIn: </w:t>
        </w:r>
        <w:commentRangeEnd w:id="1902"/>
        <w:r>
          <w:rPr>
            <w:rStyle w:val="Refdecomentario"/>
          </w:rPr>
          <w:commentReference w:id="1902"/>
        </w:r>
      </w:ins>
    </w:p>
    <w:p w14:paraId="673B729C" w14:textId="77777777" w:rsidR="00626065" w:rsidRPr="009200FD" w:rsidRDefault="00626065">
      <w:pPr>
        <w:rPr>
          <w:ins w:id="1905" w:author="Heleen Devos" w:date="2018-08-03T00:49:00Z"/>
          <w:rFonts w:asciiTheme="minorHAnsi" w:hAnsiTheme="minorHAnsi" w:cs="Courier New"/>
          <w:color w:val="000000"/>
          <w:lang w:val="en-US"/>
          <w:rPrChange w:id="1906" w:author="Marianela Bacigalupo" w:date="2018-08-05T10:15:00Z">
            <w:rPr>
              <w:ins w:id="1907" w:author="Heleen Devos" w:date="2018-08-03T00:49:00Z"/>
              <w:sz w:val="20"/>
              <w:szCs w:val="20"/>
              <w:lang w:val="es-ES_tradnl"/>
            </w:rPr>
          </w:rPrChange>
        </w:rPr>
        <w:pPrChange w:id="1908" w:author="Heleen Devos" w:date="2018-08-03T01:06:00Z">
          <w:pPr>
            <w:autoSpaceDE w:val="0"/>
            <w:autoSpaceDN w:val="0"/>
            <w:adjustRightInd w:val="0"/>
          </w:pPr>
        </w:pPrChange>
      </w:pPr>
    </w:p>
    <w:p w14:paraId="39E10EED" w14:textId="6E848E85" w:rsidR="00845477" w:rsidRPr="009200FD" w:rsidRDefault="00892515">
      <w:pPr>
        <w:rPr>
          <w:ins w:id="1909" w:author="Heleen Devos" w:date="2018-08-03T00:45:00Z"/>
          <w:rFonts w:asciiTheme="minorHAnsi" w:hAnsiTheme="minorHAnsi" w:cs="Courier New"/>
          <w:color w:val="000000"/>
          <w:lang w:val="en-US"/>
          <w:rPrChange w:id="1910" w:author="Marianela Bacigalupo" w:date="2018-08-05T10:15:00Z">
            <w:rPr>
              <w:ins w:id="1911" w:author="Heleen Devos" w:date="2018-08-03T00:45:00Z"/>
              <w:rFonts w:asciiTheme="minorHAnsi" w:hAnsiTheme="minorHAnsi" w:cs="Courier New"/>
              <w:color w:val="000000"/>
            </w:rPr>
          </w:rPrChange>
        </w:rPr>
        <w:pPrChange w:id="1912" w:author="Heleen Devos" w:date="2018-08-03T01:24:00Z">
          <w:pPr>
            <w:pStyle w:val="Prrafodelista"/>
            <w:numPr>
              <w:numId w:val="31"/>
            </w:numPr>
            <w:ind w:hanging="360"/>
            <w:jc w:val="both"/>
          </w:pPr>
        </w:pPrChange>
      </w:pPr>
      <w:ins w:id="1913" w:author="Heleen Devos" w:date="2018-08-03T01:22:00Z">
        <w:r w:rsidRPr="009200FD">
          <w:rPr>
            <w:rFonts w:asciiTheme="minorHAnsi" w:hAnsiTheme="minorHAnsi" w:cs="Courier New"/>
            <w:color w:val="000000"/>
            <w:lang w:val="en-US"/>
            <w:rPrChange w:id="1914" w:author="Marianela Bacigalupo" w:date="2018-08-05T10:15:00Z">
              <w:rPr>
                <w:rFonts w:asciiTheme="minorHAnsi" w:hAnsiTheme="minorHAnsi" w:cs="Courier New"/>
                <w:color w:val="000000"/>
              </w:rPr>
            </w:rPrChange>
          </w:rPr>
          <w:t>Cristian San</w:t>
        </w:r>
      </w:ins>
      <w:ins w:id="1915" w:author="Heleen Devos" w:date="2018-08-03T01:33:00Z">
        <w:r w:rsidR="003D7F86" w:rsidRPr="009200FD">
          <w:rPr>
            <w:rFonts w:asciiTheme="minorHAnsi" w:hAnsiTheme="minorHAnsi" w:cs="Courier New"/>
            <w:color w:val="000000"/>
            <w:lang w:val="en-US"/>
            <w:rPrChange w:id="1916" w:author="Marianela Bacigalupo" w:date="2018-08-05T10:15:00Z">
              <w:rPr>
                <w:rFonts w:asciiTheme="minorHAnsi" w:hAnsiTheme="minorHAnsi" w:cs="Courier New"/>
                <w:color w:val="000000"/>
              </w:rPr>
            </w:rPrChange>
          </w:rPr>
          <w:t xml:space="preserve"> Emeterio, Chief Technical Officer</w:t>
        </w:r>
      </w:ins>
    </w:p>
    <w:p w14:paraId="69D69D6B" w14:textId="319C3630" w:rsidR="008E319D" w:rsidRPr="009200FD" w:rsidRDefault="008E319D">
      <w:pPr>
        <w:rPr>
          <w:ins w:id="1917" w:author="Heleen Devos" w:date="2018-08-03T01:45:00Z"/>
          <w:rFonts w:ascii="Times" w:eastAsia="Times New Roman" w:hAnsi="Times" w:cs="Times New Roman"/>
          <w:sz w:val="20"/>
          <w:szCs w:val="20"/>
          <w:lang w:val="es-AR" w:eastAsia="en-US"/>
          <w:rPrChange w:id="1918" w:author="Marianela Bacigalupo" w:date="2018-08-05T10:15:00Z">
            <w:rPr>
              <w:ins w:id="1919" w:author="Heleen Devos" w:date="2018-08-03T01:45:00Z"/>
              <w:rFonts w:ascii="Segoe UI" w:eastAsia="Times New Roman" w:hAnsi="Segoe UI" w:cs="Segoe UI"/>
              <w:sz w:val="24"/>
              <w:szCs w:val="24"/>
              <w:shd w:val="clear" w:color="auto" w:fill="FFFFFF"/>
              <w:lang w:val="en-US" w:eastAsia="en-US"/>
            </w:rPr>
          </w:rPrChange>
        </w:rPr>
        <w:pPrChange w:id="1920" w:author="Heleen Devos" w:date="2018-08-03T01:45:00Z">
          <w:pPr>
            <w:spacing w:after="0" w:line="240" w:lineRule="auto"/>
          </w:pPr>
        </w:pPrChange>
      </w:pPr>
      <w:commentRangeStart w:id="1921"/>
      <w:ins w:id="1922" w:author="Heleen Devos" w:date="2018-08-03T01:51:00Z">
        <w:r>
          <w:rPr>
            <w:rFonts w:asciiTheme="minorHAnsi" w:hAnsiTheme="minorHAnsi" w:cs="Courier New"/>
            <w:color w:val="000000"/>
            <w:lang w:val="es-ES_tradnl"/>
          </w:rPr>
          <w:t xml:space="preserve">Miner de Ethereum, </w:t>
        </w:r>
      </w:ins>
      <w:ins w:id="1923" w:author="Heleen Devos" w:date="2018-08-03T01:45:00Z">
        <w:r w:rsidRPr="008E319D">
          <w:rPr>
            <w:rFonts w:asciiTheme="minorHAnsi" w:hAnsiTheme="minorHAnsi" w:cs="Courier New"/>
            <w:color w:val="000000"/>
            <w:lang w:val="es-ES_tradnl"/>
            <w:rPrChange w:id="1924" w:author="Heleen Devos" w:date="2018-08-03T01:45:00Z">
              <w:rPr>
                <w:rFonts w:ascii="Segoe UI" w:eastAsia="Times New Roman" w:hAnsi="Segoe UI" w:cs="Segoe UI"/>
                <w:sz w:val="24"/>
                <w:szCs w:val="24"/>
                <w:shd w:val="clear" w:color="auto" w:fill="FFFFFF"/>
                <w:lang w:val="en-US" w:eastAsia="en-US"/>
              </w:rPr>
            </w:rPrChange>
          </w:rPr>
          <w:t xml:space="preserve">experto en </w:t>
        </w:r>
      </w:ins>
      <w:ins w:id="1925" w:author="Heleen Devos" w:date="2018-08-03T01:47:00Z">
        <w:r>
          <w:rPr>
            <w:rFonts w:asciiTheme="minorHAnsi" w:hAnsiTheme="minorHAnsi" w:cs="Courier New"/>
            <w:color w:val="000000"/>
            <w:lang w:val="es-ES_tradnl"/>
          </w:rPr>
          <w:t xml:space="preserve">business intelligence, </w:t>
        </w:r>
      </w:ins>
      <w:ins w:id="1926" w:author="Heleen Devos" w:date="2018-08-03T01:51:00Z">
        <w:r>
          <w:rPr>
            <w:rFonts w:asciiTheme="minorHAnsi" w:hAnsiTheme="minorHAnsi" w:cs="Courier New"/>
            <w:color w:val="000000"/>
            <w:lang w:val="es-ES_tradnl"/>
          </w:rPr>
          <w:t xml:space="preserve">desarrollador de </w:t>
        </w:r>
      </w:ins>
      <w:ins w:id="1927" w:author="Heleen Devos" w:date="2018-08-03T01:52:00Z">
        <w:r w:rsidR="005D681F">
          <w:rPr>
            <w:rFonts w:asciiTheme="minorHAnsi" w:hAnsiTheme="minorHAnsi" w:cs="Courier New"/>
            <w:color w:val="000000"/>
            <w:lang w:val="es-ES_tradnl"/>
          </w:rPr>
          <w:t xml:space="preserve">Android </w:t>
        </w:r>
      </w:ins>
      <w:ins w:id="1928" w:author="Heleen Devos" w:date="2018-08-03T01:51:00Z">
        <w:r>
          <w:rPr>
            <w:rFonts w:asciiTheme="minorHAnsi" w:hAnsiTheme="minorHAnsi" w:cs="Courier New"/>
            <w:color w:val="000000"/>
            <w:lang w:val="es-ES_tradnl"/>
          </w:rPr>
          <w:t>Apps</w:t>
        </w:r>
      </w:ins>
      <w:ins w:id="1929" w:author="Heleen Devos" w:date="2018-08-03T01:52:00Z">
        <w:r w:rsidR="005D681F">
          <w:rPr>
            <w:rFonts w:asciiTheme="minorHAnsi" w:hAnsiTheme="minorHAnsi" w:cs="Courier New"/>
            <w:color w:val="000000"/>
            <w:lang w:val="es-ES_tradnl"/>
          </w:rPr>
          <w:t>.</w:t>
        </w:r>
        <w:r w:rsidR="005D681F" w:rsidRPr="009200FD">
          <w:rPr>
            <w:rFonts w:ascii="Times" w:eastAsia="Times New Roman" w:hAnsi="Times" w:cs="Times New Roman"/>
            <w:sz w:val="20"/>
            <w:szCs w:val="20"/>
            <w:lang w:val="es-AR" w:eastAsia="en-US"/>
            <w:rPrChange w:id="1930" w:author="Marianela Bacigalupo" w:date="2018-08-05T10:15:00Z">
              <w:rPr>
                <w:rFonts w:ascii="Times" w:eastAsia="Times New Roman" w:hAnsi="Times" w:cs="Times New Roman"/>
                <w:sz w:val="20"/>
                <w:szCs w:val="20"/>
                <w:lang w:val="en-US" w:eastAsia="en-US"/>
              </w:rPr>
            </w:rPrChange>
          </w:rPr>
          <w:t xml:space="preserve"> </w:t>
        </w:r>
      </w:ins>
      <w:ins w:id="1931" w:author="Heleen Devos" w:date="2018-08-03T01:49:00Z">
        <w:r>
          <w:rPr>
            <w:rFonts w:asciiTheme="minorHAnsi" w:hAnsiTheme="minorHAnsi" w:cs="Courier New"/>
            <w:color w:val="000000"/>
            <w:lang w:val="es-ES_tradnl"/>
          </w:rPr>
          <w:t>Cristian es ingeniero de sistemas con certificación CISCO</w:t>
        </w:r>
      </w:ins>
      <w:ins w:id="1932" w:author="Heleen Devos" w:date="2018-08-03T01:50:00Z">
        <w:r w:rsidR="005D681F">
          <w:rPr>
            <w:rFonts w:asciiTheme="minorHAnsi" w:hAnsiTheme="minorHAnsi" w:cs="Courier New"/>
            <w:color w:val="000000"/>
            <w:lang w:val="es-ES_tradnl"/>
          </w:rPr>
          <w:t xml:space="preserve"> e ingeniero comercial. </w:t>
        </w:r>
      </w:ins>
      <w:ins w:id="1933" w:author="Heleen Devos" w:date="2018-08-03T01:49:00Z">
        <w:r>
          <w:rPr>
            <w:rFonts w:asciiTheme="minorHAnsi" w:hAnsiTheme="minorHAnsi" w:cs="Courier New"/>
            <w:color w:val="000000"/>
            <w:lang w:val="es-ES_tradnl"/>
          </w:rPr>
          <w:t xml:space="preserve"> </w:t>
        </w:r>
      </w:ins>
      <w:commentRangeEnd w:id="1921"/>
      <w:ins w:id="1934" w:author="Heleen Devos" w:date="2018-08-03T01:53:00Z">
        <w:r w:rsidR="005D681F">
          <w:rPr>
            <w:rStyle w:val="Refdecomentario"/>
          </w:rPr>
          <w:commentReference w:id="1921"/>
        </w:r>
      </w:ins>
    </w:p>
    <w:p w14:paraId="76141368" w14:textId="7ADF4D79" w:rsidR="008E319D" w:rsidRPr="009200FD" w:rsidRDefault="008E319D">
      <w:pPr>
        <w:rPr>
          <w:ins w:id="1935" w:author="Heleen Devos" w:date="2018-08-03T01:45:00Z"/>
          <w:rFonts w:asciiTheme="minorHAnsi" w:hAnsiTheme="minorHAnsi" w:cs="Courier New"/>
          <w:color w:val="000000"/>
          <w:lang w:val="en-US"/>
          <w:rPrChange w:id="1936" w:author="Marianela Bacigalupo" w:date="2018-08-05T10:04:00Z">
            <w:rPr>
              <w:ins w:id="1937" w:author="Heleen Devos" w:date="2018-08-03T01:45:00Z"/>
              <w:rFonts w:ascii="Segoe UI" w:eastAsia="Times New Roman" w:hAnsi="Segoe UI" w:cs="Segoe UI"/>
              <w:sz w:val="24"/>
              <w:szCs w:val="24"/>
              <w:shd w:val="clear" w:color="auto" w:fill="FFFFFF"/>
              <w:lang w:val="en-US" w:eastAsia="en-US"/>
            </w:rPr>
          </w:rPrChange>
        </w:rPr>
        <w:pPrChange w:id="1938" w:author="Heleen Devos" w:date="2018-08-03T01:45:00Z">
          <w:pPr>
            <w:spacing w:after="0" w:line="240" w:lineRule="auto"/>
          </w:pPr>
        </w:pPrChange>
      </w:pPr>
      <w:ins w:id="1939" w:author="Heleen Devos" w:date="2018-08-03T01:46:00Z">
        <w:r w:rsidRPr="009200FD">
          <w:rPr>
            <w:rFonts w:asciiTheme="minorHAnsi" w:hAnsiTheme="minorHAnsi" w:cs="Courier New"/>
            <w:color w:val="000000"/>
            <w:lang w:val="en-US"/>
            <w:rPrChange w:id="1940" w:author="Marianela Bacigalupo" w:date="2018-08-05T10:04:00Z">
              <w:rPr>
                <w:rFonts w:asciiTheme="minorHAnsi" w:hAnsiTheme="minorHAnsi" w:cs="Courier New"/>
                <w:color w:val="000000"/>
                <w:lang w:val="es-ES_tradnl"/>
              </w:rPr>
            </w:rPrChange>
          </w:rPr>
          <w:t xml:space="preserve">LinkedIn: </w:t>
        </w:r>
        <w:r>
          <w:rPr>
            <w:rFonts w:asciiTheme="minorHAnsi" w:hAnsiTheme="minorHAnsi" w:cs="Courier New"/>
            <w:color w:val="000000"/>
            <w:lang w:val="es-ES_tradnl"/>
          </w:rPr>
          <w:fldChar w:fldCharType="begin"/>
        </w:r>
        <w:r w:rsidRPr="009200FD">
          <w:rPr>
            <w:rFonts w:asciiTheme="minorHAnsi" w:hAnsiTheme="minorHAnsi" w:cs="Courier New"/>
            <w:color w:val="000000"/>
            <w:lang w:val="en-US"/>
            <w:rPrChange w:id="1941" w:author="Marianela Bacigalupo" w:date="2018-08-05T10:04:00Z">
              <w:rPr>
                <w:rFonts w:asciiTheme="minorHAnsi" w:hAnsiTheme="minorHAnsi" w:cs="Courier New"/>
                <w:color w:val="000000"/>
                <w:lang w:val="es-ES_tradnl"/>
              </w:rPr>
            </w:rPrChange>
          </w:rPr>
          <w:instrText xml:space="preserve"> HYPERLINK "https://www.linkedin.com/in/cristiansanemeterio/" </w:instrText>
        </w:r>
        <w:r>
          <w:rPr>
            <w:rFonts w:asciiTheme="minorHAnsi" w:hAnsiTheme="minorHAnsi" w:cs="Courier New"/>
            <w:color w:val="000000"/>
            <w:lang w:val="es-ES_tradnl"/>
          </w:rPr>
          <w:fldChar w:fldCharType="separate"/>
        </w:r>
        <w:r w:rsidRPr="009200FD">
          <w:rPr>
            <w:rStyle w:val="Hipervnculo"/>
            <w:rFonts w:asciiTheme="minorHAnsi" w:hAnsiTheme="minorHAnsi" w:cs="Courier New"/>
            <w:lang w:val="en-US"/>
            <w:rPrChange w:id="1942" w:author="Marianela Bacigalupo" w:date="2018-08-05T10:04:00Z">
              <w:rPr>
                <w:rStyle w:val="Hipervnculo"/>
                <w:rFonts w:asciiTheme="minorHAnsi" w:hAnsiTheme="minorHAnsi" w:cs="Courier New"/>
                <w:lang w:val="es-ES_tradnl"/>
              </w:rPr>
            </w:rPrChange>
          </w:rPr>
          <w:t>https://www.linkedin.com/in/cristiansanemeterio/</w:t>
        </w:r>
        <w:r>
          <w:rPr>
            <w:rFonts w:asciiTheme="minorHAnsi" w:hAnsiTheme="minorHAnsi" w:cs="Courier New"/>
            <w:color w:val="000000"/>
            <w:lang w:val="es-ES_tradnl"/>
          </w:rPr>
          <w:fldChar w:fldCharType="end"/>
        </w:r>
      </w:ins>
    </w:p>
    <w:p w14:paraId="3ED95EB8" w14:textId="77777777" w:rsidR="003D7F86" w:rsidRDefault="003D7F86">
      <w:pPr>
        <w:rPr>
          <w:ins w:id="1943" w:author="Eduardo Gonzalez" w:date="2018-08-07T17:52:00Z"/>
          <w:rFonts w:asciiTheme="minorHAnsi" w:hAnsiTheme="minorHAnsi" w:cs="Courier New"/>
          <w:color w:val="000000"/>
          <w:lang w:val="en-US"/>
        </w:rPr>
        <w:pPrChange w:id="1944" w:author="Heleen Devos" w:date="2018-08-03T01:24:00Z">
          <w:pPr>
            <w:pStyle w:val="Prrafodelista"/>
            <w:numPr>
              <w:numId w:val="31"/>
            </w:numPr>
            <w:ind w:hanging="360"/>
            <w:jc w:val="both"/>
          </w:pPr>
        </w:pPrChange>
      </w:pPr>
    </w:p>
    <w:p w14:paraId="0C9E2059" w14:textId="77777777" w:rsidR="0034087A" w:rsidRDefault="0034087A">
      <w:pPr>
        <w:rPr>
          <w:ins w:id="1945" w:author="Eduardo Gonzalez" w:date="2018-08-07T17:52:00Z"/>
          <w:rFonts w:asciiTheme="minorHAnsi" w:hAnsiTheme="minorHAnsi" w:cs="Courier New"/>
          <w:color w:val="000000"/>
          <w:lang w:val="en-US"/>
        </w:rPr>
        <w:pPrChange w:id="1946" w:author="Heleen Devos" w:date="2018-08-03T01:24:00Z">
          <w:pPr>
            <w:pStyle w:val="Prrafodelista"/>
            <w:numPr>
              <w:numId w:val="31"/>
            </w:numPr>
            <w:ind w:hanging="360"/>
            <w:jc w:val="both"/>
          </w:pPr>
        </w:pPrChange>
      </w:pPr>
    </w:p>
    <w:p w14:paraId="294BBB1E" w14:textId="77777777" w:rsidR="0034087A" w:rsidRPr="009200FD" w:rsidRDefault="0034087A">
      <w:pPr>
        <w:rPr>
          <w:ins w:id="1947" w:author="Heleen Devos" w:date="2018-08-03T01:33:00Z"/>
          <w:rFonts w:asciiTheme="minorHAnsi" w:hAnsiTheme="minorHAnsi" w:cs="Courier New"/>
          <w:color w:val="000000"/>
          <w:lang w:val="en-US"/>
          <w:rPrChange w:id="1948" w:author="Marianela Bacigalupo" w:date="2018-08-05T10:04:00Z">
            <w:rPr>
              <w:ins w:id="1949" w:author="Heleen Devos" w:date="2018-08-03T01:33:00Z"/>
              <w:rFonts w:asciiTheme="minorHAnsi" w:hAnsiTheme="minorHAnsi" w:cs="Courier New"/>
              <w:color w:val="000000"/>
            </w:rPr>
          </w:rPrChange>
        </w:rPr>
        <w:pPrChange w:id="1950" w:author="Heleen Devos" w:date="2018-08-03T01:24:00Z">
          <w:pPr>
            <w:pStyle w:val="Prrafodelista"/>
            <w:numPr>
              <w:numId w:val="31"/>
            </w:numPr>
            <w:ind w:hanging="360"/>
            <w:jc w:val="both"/>
          </w:pPr>
        </w:pPrChange>
      </w:pPr>
    </w:p>
    <w:p w14:paraId="34139695" w14:textId="77777777" w:rsidR="003D7F86" w:rsidRPr="009200FD" w:rsidRDefault="003D7F86">
      <w:pPr>
        <w:rPr>
          <w:ins w:id="1951" w:author="Heleen Devos" w:date="2018-08-03T01:23:00Z"/>
          <w:rFonts w:asciiTheme="minorHAnsi" w:hAnsiTheme="minorHAnsi" w:cs="Courier New"/>
          <w:color w:val="000000"/>
          <w:lang w:val="en-US"/>
          <w:rPrChange w:id="1952" w:author="Marianela Bacigalupo" w:date="2018-08-05T10:04:00Z">
            <w:rPr>
              <w:ins w:id="1953" w:author="Heleen Devos" w:date="2018-08-03T01:23:00Z"/>
              <w:rFonts w:asciiTheme="minorHAnsi" w:hAnsiTheme="minorHAnsi" w:cs="Courier New"/>
              <w:color w:val="000000"/>
            </w:rPr>
          </w:rPrChange>
        </w:rPr>
        <w:pPrChange w:id="1954" w:author="Heleen Devos" w:date="2018-08-03T01:24:00Z">
          <w:pPr>
            <w:pStyle w:val="Prrafodelista"/>
            <w:numPr>
              <w:numId w:val="31"/>
            </w:numPr>
            <w:ind w:hanging="360"/>
            <w:jc w:val="both"/>
          </w:pPr>
        </w:pPrChange>
      </w:pPr>
    </w:p>
    <w:p w14:paraId="6E15B535" w14:textId="1C574DCC" w:rsidR="00892515" w:rsidRPr="009200FD" w:rsidRDefault="00892515">
      <w:pPr>
        <w:rPr>
          <w:ins w:id="1955" w:author="Heleen Devos" w:date="2018-08-03T01:24:00Z"/>
          <w:rFonts w:asciiTheme="minorHAnsi" w:hAnsiTheme="minorHAnsi" w:cs="Courier New"/>
          <w:color w:val="000000"/>
          <w:lang w:val="en-US"/>
          <w:rPrChange w:id="1956" w:author="Marianela Bacigalupo" w:date="2018-08-05T10:15:00Z">
            <w:rPr>
              <w:ins w:id="1957" w:author="Heleen Devos" w:date="2018-08-03T01:24:00Z"/>
              <w:rStyle w:val="normaltextrun"/>
              <w:rFonts w:ascii="Cambria" w:eastAsia="Calibri" w:hAnsi="Cambria" w:cs="Segoe UI"/>
              <w:sz w:val="22"/>
              <w:szCs w:val="22"/>
            </w:rPr>
          </w:rPrChange>
        </w:rPr>
        <w:pPrChange w:id="1958" w:author="Heleen Devos" w:date="2018-08-03T01:24:00Z">
          <w:pPr>
            <w:pStyle w:val="paragraph"/>
            <w:spacing w:before="0" w:beforeAutospacing="0" w:after="0" w:afterAutospacing="0"/>
            <w:textAlignment w:val="baseline"/>
          </w:pPr>
        </w:pPrChange>
      </w:pPr>
      <w:ins w:id="1959" w:author="Heleen Devos" w:date="2018-08-03T01:24:00Z">
        <w:r w:rsidRPr="000208BB">
          <w:rPr>
            <w:rFonts w:asciiTheme="minorHAnsi" w:hAnsiTheme="minorHAnsi" w:cs="Courier New"/>
            <w:color w:val="000000"/>
            <w:lang w:val="en-US"/>
            <w:rPrChange w:id="1960" w:author="Eduardo Gonzalez" w:date="2018-08-07T18:02:00Z">
              <w:rPr>
                <w:rStyle w:val="normaltextrun"/>
                <w:rFonts w:ascii="Cambria" w:hAnsi="Cambria" w:cs="Segoe UI"/>
                <w:lang w:val="en-US"/>
              </w:rPr>
            </w:rPrChange>
          </w:rPr>
          <w:lastRenderedPageBreak/>
          <w:t xml:space="preserve">Eliseo San Martin </w:t>
        </w:r>
        <w:commentRangeStart w:id="1961"/>
        <w:r w:rsidRPr="000208BB">
          <w:rPr>
            <w:rFonts w:asciiTheme="minorHAnsi" w:hAnsiTheme="minorHAnsi" w:cs="Courier New"/>
            <w:color w:val="000000"/>
            <w:lang w:val="en-US"/>
            <w:rPrChange w:id="1962" w:author="Eduardo Gonzalez" w:date="2018-08-07T18:02:00Z">
              <w:rPr>
                <w:rStyle w:val="normaltextrun"/>
                <w:rFonts w:ascii="Cambria" w:hAnsi="Cambria" w:cs="Segoe UI"/>
                <w:lang w:val="en-US"/>
              </w:rPr>
            </w:rPrChange>
          </w:rPr>
          <w:t>S.</w:t>
        </w:r>
      </w:ins>
      <w:commentRangeEnd w:id="1961"/>
      <w:ins w:id="1963" w:author="Heleen Devos" w:date="2018-08-03T01:25:00Z">
        <w:r>
          <w:rPr>
            <w:rStyle w:val="Refdecomentario"/>
          </w:rPr>
          <w:commentReference w:id="1961"/>
        </w:r>
      </w:ins>
      <w:ins w:id="1964" w:author="Heleen Devos" w:date="2018-08-03T01:24:00Z">
        <w:r w:rsidRPr="000208BB">
          <w:rPr>
            <w:rFonts w:asciiTheme="minorHAnsi" w:hAnsiTheme="minorHAnsi" w:cs="Courier New"/>
            <w:color w:val="000000"/>
            <w:lang w:val="en-US"/>
            <w:rPrChange w:id="1965" w:author="Eduardo Gonzalez" w:date="2018-08-07T18:02:00Z">
              <w:rPr>
                <w:rStyle w:val="eop"/>
                <w:rFonts w:ascii="Cambria" w:hAnsi="Cambria" w:cs="Segoe UI"/>
                <w:lang w:val="en-US"/>
              </w:rPr>
            </w:rPrChange>
          </w:rPr>
          <w:t xml:space="preserve"> , </w:t>
        </w:r>
        <w:commentRangeStart w:id="1966"/>
        <w:r w:rsidRPr="000208BB">
          <w:rPr>
            <w:rFonts w:asciiTheme="minorHAnsi" w:hAnsiTheme="minorHAnsi" w:cs="Courier New"/>
            <w:color w:val="000000"/>
            <w:lang w:val="en-US"/>
            <w:rPrChange w:id="1967" w:author="Eduardo Gonzalez" w:date="2018-08-07T18:02:00Z">
              <w:rPr>
                <w:rStyle w:val="eop"/>
                <w:rFonts w:ascii="Cambria" w:hAnsi="Cambria" w:cs="Segoe UI"/>
                <w:lang w:val="en-US"/>
              </w:rPr>
            </w:rPrChange>
          </w:rPr>
          <w:t>Chief Marketing Officer</w:t>
        </w:r>
      </w:ins>
      <w:commentRangeEnd w:id="1966"/>
      <w:ins w:id="1968" w:author="Heleen Devos" w:date="2018-08-03T01:31:00Z">
        <w:r w:rsidR="009E6DBE">
          <w:rPr>
            <w:rStyle w:val="Refdecomentario"/>
          </w:rPr>
          <w:commentReference w:id="1966"/>
        </w:r>
      </w:ins>
    </w:p>
    <w:p w14:paraId="2F3BA7C6" w14:textId="711DA6B0" w:rsidR="00892515" w:rsidRPr="00892515" w:rsidRDefault="00892515">
      <w:pPr>
        <w:rPr>
          <w:ins w:id="1969" w:author="Heleen Devos" w:date="2018-08-03T01:23:00Z"/>
          <w:rFonts w:asciiTheme="minorHAnsi" w:hAnsiTheme="minorHAnsi" w:cs="Courier New"/>
          <w:color w:val="000000"/>
          <w:rPrChange w:id="1970" w:author="Heleen Devos" w:date="2018-08-03T01:24:00Z">
            <w:rPr>
              <w:ins w:id="1971" w:author="Heleen Devos" w:date="2018-08-03T01:23:00Z"/>
              <w:rFonts w:ascii="Cambria" w:hAnsi="Cambria" w:cs="Segoe UI"/>
              <w:sz w:val="22"/>
              <w:szCs w:val="22"/>
            </w:rPr>
          </w:rPrChange>
        </w:rPr>
        <w:pPrChange w:id="1972" w:author="Heleen Devos" w:date="2018-08-03T01:24:00Z">
          <w:pPr>
            <w:pStyle w:val="paragraph"/>
            <w:spacing w:before="0" w:beforeAutospacing="0" w:after="0" w:afterAutospacing="0"/>
            <w:textAlignment w:val="baseline"/>
          </w:pPr>
        </w:pPrChange>
      </w:pPr>
      <w:ins w:id="1973" w:author="Heleen Devos" w:date="2018-08-03T01:23:00Z">
        <w:r w:rsidRPr="00892515">
          <w:rPr>
            <w:rFonts w:asciiTheme="minorHAnsi" w:hAnsiTheme="minorHAnsi" w:cs="Courier New"/>
            <w:color w:val="000000"/>
            <w:rPrChange w:id="1974" w:author="Heleen Devos" w:date="2018-08-03T01:24:00Z">
              <w:rPr>
                <w:rStyle w:val="normaltextrun"/>
                <w:rFonts w:ascii="Cambria" w:hAnsi="Cambria" w:cs="Segoe UI"/>
              </w:rPr>
            </w:rPrChange>
          </w:rPr>
          <w:t xml:space="preserve">Eliseo </w:t>
        </w:r>
      </w:ins>
      <w:ins w:id="1975" w:author="Heleen Devos" w:date="2018-08-03T01:32:00Z">
        <w:r w:rsidR="003D7F86">
          <w:rPr>
            <w:rFonts w:asciiTheme="minorHAnsi" w:hAnsiTheme="minorHAnsi" w:cs="Courier New"/>
            <w:color w:val="000000"/>
          </w:rPr>
          <w:t>empezó</w:t>
        </w:r>
      </w:ins>
      <w:ins w:id="1976" w:author="Heleen Devos" w:date="2018-08-03T01:23:00Z">
        <w:r w:rsidRPr="00892515">
          <w:rPr>
            <w:rFonts w:asciiTheme="minorHAnsi" w:hAnsiTheme="minorHAnsi" w:cs="Courier New"/>
            <w:color w:val="000000"/>
            <w:rPrChange w:id="1977" w:author="Heleen Devos" w:date="2018-08-03T01:24:00Z">
              <w:rPr>
                <w:rStyle w:val="normaltextrun"/>
                <w:rFonts w:ascii="Cambria" w:hAnsi="Cambria" w:cs="Segoe UI"/>
              </w:rPr>
            </w:rPrChange>
          </w:rPr>
          <w:t xml:space="preserve"> su carrera profesional en operadores de telecomunicaciones </w:t>
        </w:r>
      </w:ins>
      <w:ins w:id="1978" w:author="Heleen Devos" w:date="2018-08-03T01:27:00Z">
        <w:r>
          <w:rPr>
            <w:rFonts w:asciiTheme="minorHAnsi" w:hAnsiTheme="minorHAnsi" w:cs="Courier New"/>
            <w:color w:val="000000"/>
          </w:rPr>
          <w:t xml:space="preserve">internacionales, y ha ocupado cargos tales como </w:t>
        </w:r>
      </w:ins>
      <w:ins w:id="1979" w:author="Heleen Devos" w:date="2018-08-03T01:23:00Z">
        <w:r w:rsidRPr="00892515">
          <w:rPr>
            <w:rFonts w:asciiTheme="minorHAnsi" w:hAnsiTheme="minorHAnsi" w:cs="Courier New"/>
            <w:color w:val="000000"/>
            <w:rPrChange w:id="1980" w:author="Heleen Devos" w:date="2018-08-03T01:24:00Z">
              <w:rPr>
                <w:rStyle w:val="normaltextrun"/>
                <w:rFonts w:ascii="Cambria" w:hAnsi="Cambria" w:cs="Segoe UI"/>
                <w:lang w:val="es-ES"/>
              </w:rPr>
            </w:rPrChange>
          </w:rPr>
          <w:t>Asesor Cash Gerencia de Logística de valores y Gestión de Efectivo. </w:t>
        </w:r>
      </w:ins>
    </w:p>
    <w:p w14:paraId="0567CC18" w14:textId="0529B1B4" w:rsidR="00892515" w:rsidRDefault="00892515">
      <w:pPr>
        <w:rPr>
          <w:ins w:id="1981" w:author="Heleen Devos" w:date="2018-08-03T01:30:00Z"/>
          <w:rFonts w:asciiTheme="minorHAnsi" w:hAnsiTheme="minorHAnsi" w:cs="Courier New"/>
          <w:color w:val="000000"/>
        </w:rPr>
        <w:pPrChange w:id="1982" w:author="Heleen Devos" w:date="2018-08-03T01:24:00Z">
          <w:pPr>
            <w:pStyle w:val="paragraph"/>
            <w:spacing w:before="0" w:beforeAutospacing="0" w:after="0" w:afterAutospacing="0"/>
            <w:textAlignment w:val="baseline"/>
          </w:pPr>
        </w:pPrChange>
      </w:pPr>
      <w:ins w:id="1983" w:author="Heleen Devos" w:date="2018-08-03T01:23:00Z">
        <w:r w:rsidRPr="00892515">
          <w:rPr>
            <w:rFonts w:asciiTheme="minorHAnsi" w:hAnsiTheme="minorHAnsi" w:cs="Courier New"/>
            <w:color w:val="000000"/>
            <w:rPrChange w:id="1984" w:author="Heleen Devos" w:date="2018-08-03T01:24:00Z">
              <w:rPr>
                <w:rStyle w:val="normaltextrun"/>
                <w:rFonts w:ascii="Cambria" w:hAnsi="Cambria" w:cs="Segoe UI"/>
              </w:rPr>
            </w:rPrChange>
          </w:rPr>
          <w:t xml:space="preserve">Eliseo </w:t>
        </w:r>
      </w:ins>
      <w:ins w:id="1985" w:author="Heleen Devos" w:date="2018-08-03T01:28:00Z">
        <w:r>
          <w:rPr>
            <w:rFonts w:asciiTheme="minorHAnsi" w:hAnsiTheme="minorHAnsi" w:cs="Courier New"/>
            <w:color w:val="000000"/>
          </w:rPr>
          <w:t>estudió</w:t>
        </w:r>
      </w:ins>
      <w:ins w:id="1986" w:author="Heleen Devos" w:date="2018-08-03T01:23:00Z">
        <w:r w:rsidRPr="00892515">
          <w:rPr>
            <w:rFonts w:asciiTheme="minorHAnsi" w:hAnsiTheme="minorHAnsi" w:cs="Courier New"/>
            <w:color w:val="000000"/>
            <w:rPrChange w:id="1987" w:author="Heleen Devos" w:date="2018-08-03T01:24:00Z">
              <w:rPr>
                <w:rStyle w:val="normaltextrun"/>
                <w:rFonts w:ascii="Cambria" w:hAnsi="Cambria" w:cs="Segoe UI"/>
                <w:lang w:val="es-ES"/>
              </w:rPr>
            </w:rPrChange>
          </w:rPr>
          <w:t xml:space="preserve"> </w:t>
        </w:r>
        <w:commentRangeStart w:id="1988"/>
        <w:r w:rsidRPr="00892515">
          <w:rPr>
            <w:rFonts w:asciiTheme="minorHAnsi" w:hAnsiTheme="minorHAnsi" w:cs="Courier New"/>
            <w:color w:val="000000"/>
            <w:rPrChange w:id="1989" w:author="Heleen Devos" w:date="2018-08-03T01:24:00Z">
              <w:rPr>
                <w:rStyle w:val="normaltextrun"/>
                <w:rFonts w:ascii="Cambria" w:hAnsi="Cambria" w:cs="Segoe UI"/>
                <w:lang w:val="es-ES"/>
              </w:rPr>
            </w:rPrChange>
          </w:rPr>
          <w:t>Administración de Empresa</w:t>
        </w:r>
      </w:ins>
      <w:ins w:id="1990" w:author="Heleen Devos" w:date="2018-08-03T01:28:00Z">
        <w:r>
          <w:rPr>
            <w:rFonts w:asciiTheme="minorHAnsi" w:hAnsiTheme="minorHAnsi" w:cs="Courier New"/>
            <w:color w:val="000000"/>
          </w:rPr>
          <w:t>s</w:t>
        </w:r>
      </w:ins>
      <w:ins w:id="1991" w:author="Heleen Devos" w:date="2018-08-03T01:23:00Z">
        <w:r w:rsidRPr="00892515">
          <w:rPr>
            <w:rFonts w:asciiTheme="minorHAnsi" w:hAnsiTheme="minorHAnsi" w:cs="Courier New"/>
            <w:color w:val="000000"/>
            <w:rPrChange w:id="1992" w:author="Heleen Devos" w:date="2018-08-03T01:24:00Z">
              <w:rPr>
                <w:rStyle w:val="normaltextrun"/>
                <w:rFonts w:ascii="Cambria" w:hAnsi="Cambria" w:cs="Segoe UI"/>
                <w:lang w:val="es-ES"/>
              </w:rPr>
            </w:rPrChange>
          </w:rPr>
          <w:t xml:space="preserve"> con </w:t>
        </w:r>
      </w:ins>
      <w:ins w:id="1993" w:author="Heleen Devos" w:date="2018-08-03T01:29:00Z">
        <w:r>
          <w:rPr>
            <w:rFonts w:asciiTheme="minorHAnsi" w:hAnsiTheme="minorHAnsi" w:cs="Courier New"/>
            <w:color w:val="000000"/>
          </w:rPr>
          <w:t>especializacion de</w:t>
        </w:r>
      </w:ins>
      <w:ins w:id="1994" w:author="Heleen Devos" w:date="2018-08-03T01:23:00Z">
        <w:r w:rsidRPr="00892515">
          <w:rPr>
            <w:rFonts w:asciiTheme="minorHAnsi" w:hAnsiTheme="minorHAnsi" w:cs="Courier New"/>
            <w:color w:val="000000"/>
            <w:rPrChange w:id="1995" w:author="Heleen Devos" w:date="2018-08-03T01:24:00Z">
              <w:rPr>
                <w:rStyle w:val="normaltextrun"/>
                <w:rFonts w:ascii="Cambria" w:hAnsi="Cambria" w:cs="Segoe UI"/>
                <w:lang w:val="es-ES"/>
              </w:rPr>
            </w:rPrChange>
          </w:rPr>
          <w:t xml:space="preserve"> Marketing</w:t>
        </w:r>
      </w:ins>
      <w:commentRangeEnd w:id="1988"/>
      <w:ins w:id="1996" w:author="Heleen Devos" w:date="2018-08-03T01:29:00Z">
        <w:r>
          <w:rPr>
            <w:rStyle w:val="Refdecomentario"/>
          </w:rPr>
          <w:commentReference w:id="1988"/>
        </w:r>
      </w:ins>
      <w:ins w:id="1997" w:author="Heleen Devos" w:date="2018-08-03T01:23:00Z">
        <w:r w:rsidRPr="000208BB">
          <w:rPr>
            <w:rFonts w:asciiTheme="minorHAnsi" w:hAnsiTheme="minorHAnsi" w:cs="Courier New"/>
            <w:color w:val="000000"/>
          </w:rPr>
          <w:t xml:space="preserve"> </w:t>
        </w:r>
        <w:r w:rsidRPr="00892515">
          <w:rPr>
            <w:rFonts w:asciiTheme="minorHAnsi" w:hAnsiTheme="minorHAnsi" w:cs="Courier New"/>
            <w:color w:val="000000"/>
            <w:rPrChange w:id="1998" w:author="Heleen Devos" w:date="2018-08-03T01:24:00Z">
              <w:rPr>
                <w:rStyle w:val="normaltextrun"/>
                <w:rFonts w:ascii="Cambria" w:hAnsi="Cambria" w:cs="Segoe UI"/>
                <w:lang w:val="es-ES"/>
              </w:rPr>
            </w:rPrChange>
          </w:rPr>
          <w:t xml:space="preserve">(Universidad Tecnológica de Chile) </w:t>
        </w:r>
      </w:ins>
      <w:ins w:id="1999" w:author="Heleen Devos" w:date="2018-08-03T01:32:00Z">
        <w:r w:rsidR="003D7F86">
          <w:rPr>
            <w:rFonts w:asciiTheme="minorHAnsi" w:hAnsiTheme="minorHAnsi" w:cs="Courier New"/>
            <w:color w:val="000000"/>
          </w:rPr>
          <w:t>e</w:t>
        </w:r>
      </w:ins>
      <w:ins w:id="2000" w:author="Heleen Devos" w:date="2018-08-03T01:30:00Z">
        <w:r>
          <w:rPr>
            <w:rFonts w:asciiTheme="minorHAnsi" w:hAnsiTheme="minorHAnsi" w:cs="Courier New"/>
            <w:color w:val="000000"/>
          </w:rPr>
          <w:t xml:space="preserve"> </w:t>
        </w:r>
      </w:ins>
      <w:ins w:id="2001" w:author="Heleen Devos" w:date="2018-08-03T01:23:00Z">
        <w:r w:rsidRPr="00892515">
          <w:rPr>
            <w:rFonts w:asciiTheme="minorHAnsi" w:hAnsiTheme="minorHAnsi" w:cs="Courier New"/>
            <w:color w:val="000000"/>
            <w:rPrChange w:id="2002" w:author="Heleen Devos" w:date="2018-08-03T01:24:00Z">
              <w:rPr>
                <w:rStyle w:val="normaltextrun"/>
                <w:rFonts w:ascii="Cambria" w:hAnsi="Cambria" w:cs="Segoe UI"/>
                <w:lang w:val="es-ES"/>
              </w:rPr>
            </w:rPrChange>
          </w:rPr>
          <w:t>Administración Financiera (Instituto Guillermo Subercaseaux</w:t>
        </w:r>
        <w:r w:rsidRPr="000208BB">
          <w:rPr>
            <w:rFonts w:asciiTheme="minorHAnsi" w:hAnsiTheme="minorHAnsi" w:cs="Courier New"/>
            <w:color w:val="000000"/>
          </w:rPr>
          <w:t xml:space="preserve">). </w:t>
        </w:r>
      </w:ins>
      <w:ins w:id="2003" w:author="Heleen Devos" w:date="2018-08-03T01:30:00Z">
        <w:r>
          <w:rPr>
            <w:rFonts w:asciiTheme="minorHAnsi" w:hAnsiTheme="minorHAnsi" w:cs="Courier New"/>
            <w:color w:val="000000"/>
          </w:rPr>
          <w:t>A</w:t>
        </w:r>
      </w:ins>
      <w:ins w:id="2004" w:author="Heleen Devos" w:date="2018-08-03T01:23:00Z">
        <w:r w:rsidRPr="00892515">
          <w:rPr>
            <w:rFonts w:asciiTheme="minorHAnsi" w:hAnsiTheme="minorHAnsi" w:cs="Courier New"/>
            <w:color w:val="000000"/>
            <w:rPrChange w:id="2005" w:author="Heleen Devos" w:date="2018-08-03T01:24:00Z">
              <w:rPr>
                <w:rStyle w:val="normaltextrun"/>
                <w:rFonts w:ascii="Cambria" w:hAnsi="Cambria" w:cs="Segoe UI"/>
                <w:lang w:val="es-ES"/>
              </w:rPr>
            </w:rPrChange>
          </w:rPr>
          <w:t xml:space="preserve">ctualmente está cursando estudios en Teología. </w:t>
        </w:r>
      </w:ins>
    </w:p>
    <w:p w14:paraId="6E3CBEE8" w14:textId="2B74A95E" w:rsidR="009E6DBE" w:rsidRPr="009200FD" w:rsidRDefault="009E6DBE" w:rsidP="009E6DBE">
      <w:pPr>
        <w:pStyle w:val="paragraph"/>
        <w:spacing w:before="0" w:beforeAutospacing="0" w:after="0" w:afterAutospacing="0"/>
        <w:textAlignment w:val="baseline"/>
        <w:rPr>
          <w:ins w:id="2006" w:author="Heleen Devos" w:date="2018-08-03T01:30:00Z"/>
          <w:rFonts w:ascii="Segoe UI" w:hAnsi="Segoe UI" w:cs="Segoe UI"/>
          <w:sz w:val="18"/>
          <w:szCs w:val="18"/>
          <w:rPrChange w:id="2007" w:author="Marianela Bacigalupo" w:date="2018-08-05T10:04:00Z">
            <w:rPr>
              <w:ins w:id="2008" w:author="Heleen Devos" w:date="2018-08-03T01:30:00Z"/>
              <w:rFonts w:ascii="Segoe UI" w:hAnsi="Segoe UI" w:cs="Segoe UI"/>
              <w:sz w:val="18"/>
              <w:szCs w:val="18"/>
              <w:lang w:val="en-US"/>
            </w:rPr>
          </w:rPrChange>
        </w:rPr>
      </w:pPr>
      <w:ins w:id="2009" w:author="Heleen Devos" w:date="2018-08-03T01:30:00Z">
        <w:r w:rsidRPr="009200FD">
          <w:rPr>
            <w:rStyle w:val="normaltextrun"/>
            <w:rFonts w:ascii="Cambria" w:hAnsi="Cambria" w:cs="Segoe UI"/>
            <w:rPrChange w:id="2010" w:author="Marianela Bacigalupo" w:date="2018-08-05T10:04:00Z">
              <w:rPr>
                <w:rStyle w:val="normaltextrun"/>
                <w:rFonts w:ascii="Cambria" w:hAnsi="Cambria" w:cs="Segoe UI"/>
                <w:lang w:val="en-US"/>
              </w:rPr>
            </w:rPrChange>
          </w:rPr>
          <w:t>LinkedIn: </w:t>
        </w:r>
        <w:r>
          <w:fldChar w:fldCharType="begin"/>
        </w:r>
        <w:r>
          <w:instrText xml:space="preserve"> HYPERLINK "http://www.linkedin.com/in/eliseo-san-martin" </w:instrText>
        </w:r>
        <w:r>
          <w:fldChar w:fldCharType="separate"/>
        </w:r>
        <w:r w:rsidRPr="009200FD">
          <w:rPr>
            <w:rStyle w:val="Hipervnculo"/>
            <w:rFonts w:ascii="Segoe UI" w:hAnsi="Segoe UI" w:cs="Segoe UI"/>
            <w:sz w:val="21"/>
            <w:szCs w:val="21"/>
            <w:bdr w:val="none" w:sz="0" w:space="0" w:color="auto" w:frame="1"/>
            <w:shd w:val="clear" w:color="auto" w:fill="FFFFFF"/>
            <w:rPrChange w:id="2011" w:author="Marianela Bacigalupo" w:date="2018-08-05T10:04:00Z">
              <w:rPr>
                <w:rStyle w:val="Hipervnculo"/>
                <w:rFonts w:ascii="Segoe UI" w:hAnsi="Segoe UI" w:cs="Segoe UI"/>
                <w:sz w:val="21"/>
                <w:szCs w:val="21"/>
                <w:bdr w:val="none" w:sz="0" w:space="0" w:color="auto" w:frame="1"/>
                <w:shd w:val="clear" w:color="auto" w:fill="FFFFFF"/>
                <w:lang w:val="en-US"/>
              </w:rPr>
            </w:rPrChange>
          </w:rPr>
          <w:t>www.linkedin.com/in/eliseo-san-martin</w:t>
        </w:r>
        <w:r>
          <w:rPr>
            <w:rStyle w:val="Hipervnculo"/>
            <w:rFonts w:ascii="Segoe UI" w:hAnsi="Segoe UI" w:cs="Segoe UI"/>
            <w:sz w:val="21"/>
            <w:szCs w:val="21"/>
            <w:bdr w:val="none" w:sz="0" w:space="0" w:color="auto" w:frame="1"/>
            <w:shd w:val="clear" w:color="auto" w:fill="FFFFFF"/>
            <w:lang w:val="en-US"/>
          </w:rPr>
          <w:fldChar w:fldCharType="end"/>
        </w:r>
        <w:r w:rsidRPr="009200FD">
          <w:rPr>
            <w:rStyle w:val="vanity-name"/>
            <w:rFonts w:ascii="Segoe UI" w:hAnsi="Segoe UI" w:cs="Segoe UI"/>
            <w:sz w:val="21"/>
            <w:szCs w:val="21"/>
            <w:bdr w:val="none" w:sz="0" w:space="0" w:color="auto" w:frame="1"/>
            <w:shd w:val="clear" w:color="auto" w:fill="FFFFFF"/>
            <w:rPrChange w:id="2012" w:author="Marianela Bacigalupo" w:date="2018-08-05T10:04:00Z">
              <w:rPr>
                <w:rStyle w:val="vanity-name"/>
                <w:rFonts w:ascii="Segoe UI" w:hAnsi="Segoe UI" w:cs="Segoe UI"/>
                <w:sz w:val="21"/>
                <w:szCs w:val="21"/>
                <w:bdr w:val="none" w:sz="0" w:space="0" w:color="auto" w:frame="1"/>
                <w:shd w:val="clear" w:color="auto" w:fill="FFFFFF"/>
                <w:lang w:val="en-US"/>
              </w:rPr>
            </w:rPrChange>
          </w:rPr>
          <w:t xml:space="preserve"> </w:t>
        </w:r>
      </w:ins>
    </w:p>
    <w:p w14:paraId="62DA5D5E" w14:textId="77777777" w:rsidR="009E6DBE" w:rsidRPr="00892515" w:rsidRDefault="009E6DBE">
      <w:pPr>
        <w:rPr>
          <w:ins w:id="2013" w:author="Heleen Devos" w:date="2018-08-03T01:23:00Z"/>
          <w:rFonts w:asciiTheme="minorHAnsi" w:hAnsiTheme="minorHAnsi" w:cs="Courier New"/>
          <w:color w:val="000000"/>
          <w:rPrChange w:id="2014" w:author="Heleen Devos" w:date="2018-08-03T01:24:00Z">
            <w:rPr>
              <w:ins w:id="2015" w:author="Heleen Devos" w:date="2018-08-03T01:23:00Z"/>
              <w:rStyle w:val="normaltextrun"/>
              <w:rFonts w:ascii="Cambria" w:hAnsi="Cambria" w:cs="Segoe UI"/>
              <w:sz w:val="22"/>
              <w:szCs w:val="22"/>
              <w:lang w:val="es-ES"/>
            </w:rPr>
          </w:rPrChange>
        </w:rPr>
        <w:pPrChange w:id="2016" w:author="Heleen Devos" w:date="2018-08-03T01:24:00Z">
          <w:pPr>
            <w:pStyle w:val="paragraph"/>
            <w:spacing w:before="0" w:beforeAutospacing="0" w:after="0" w:afterAutospacing="0"/>
            <w:textAlignment w:val="baseline"/>
          </w:pPr>
        </w:pPrChange>
      </w:pPr>
    </w:p>
    <w:p w14:paraId="71E8154D" w14:textId="77777777" w:rsidR="00892515" w:rsidRDefault="00892515">
      <w:pPr>
        <w:rPr>
          <w:ins w:id="2017" w:author="Heleen Devos" w:date="2018-08-03T01:23:00Z"/>
          <w:rFonts w:asciiTheme="minorHAnsi" w:hAnsiTheme="minorHAnsi" w:cs="Courier New"/>
          <w:color w:val="000000"/>
        </w:rPr>
        <w:pPrChange w:id="2018" w:author="Heleen Devos" w:date="2018-08-03T01:24:00Z">
          <w:pPr>
            <w:pStyle w:val="Prrafodelista"/>
            <w:numPr>
              <w:numId w:val="31"/>
            </w:numPr>
            <w:ind w:hanging="360"/>
            <w:jc w:val="both"/>
          </w:pPr>
        </w:pPrChange>
      </w:pPr>
    </w:p>
    <w:p w14:paraId="2C32C2AA" w14:textId="6AE51BA2" w:rsidR="00892515" w:rsidRDefault="00892515">
      <w:pPr>
        <w:rPr>
          <w:ins w:id="2019" w:author="Heleen Devos" w:date="2018-08-03T01:33:00Z"/>
          <w:rFonts w:asciiTheme="minorHAnsi" w:hAnsiTheme="minorHAnsi" w:cs="Courier New"/>
          <w:color w:val="000000"/>
        </w:rPr>
        <w:pPrChange w:id="2020" w:author="Heleen Devos" w:date="2018-08-03T01:24:00Z">
          <w:pPr>
            <w:pStyle w:val="Prrafodelista"/>
            <w:numPr>
              <w:numId w:val="31"/>
            </w:numPr>
            <w:ind w:hanging="360"/>
            <w:jc w:val="both"/>
          </w:pPr>
        </w:pPrChange>
      </w:pPr>
      <w:ins w:id="2021" w:author="Heleen Devos" w:date="2018-08-03T01:23:00Z">
        <w:r>
          <w:rPr>
            <w:rFonts w:asciiTheme="minorHAnsi" w:hAnsiTheme="minorHAnsi" w:cs="Courier New"/>
            <w:color w:val="000000"/>
          </w:rPr>
          <w:t>Heleen Devos</w:t>
        </w:r>
      </w:ins>
      <w:ins w:id="2022" w:author="Heleen Devos" w:date="2018-08-03T01:33:00Z">
        <w:r w:rsidR="003D7F86">
          <w:rPr>
            <w:rFonts w:asciiTheme="minorHAnsi" w:hAnsiTheme="minorHAnsi" w:cs="Courier New"/>
            <w:color w:val="000000"/>
          </w:rPr>
          <w:t>, Chief Connecting Officer</w:t>
        </w:r>
      </w:ins>
    </w:p>
    <w:p w14:paraId="66269D0B" w14:textId="758463D4" w:rsidR="00A13FB4" w:rsidRPr="00420E64" w:rsidRDefault="00A13FB4" w:rsidP="00A13FB4">
      <w:pPr>
        <w:rPr>
          <w:ins w:id="2023" w:author="Heleen Devos" w:date="2018-08-03T01:34:00Z"/>
          <w:lang w:val="es-ES_tradnl"/>
        </w:rPr>
      </w:pPr>
      <w:ins w:id="2024" w:author="Heleen Devos" w:date="2018-08-03T01:34:00Z">
        <w:r w:rsidRPr="00420E64">
          <w:rPr>
            <w:lang w:val="es-ES_tradnl"/>
          </w:rPr>
          <w:t xml:space="preserve">Heleen </w:t>
        </w:r>
      </w:ins>
      <w:ins w:id="2025" w:author="Heleen Devos" w:date="2018-08-03T01:35:00Z">
        <w:r>
          <w:rPr>
            <w:lang w:val="es-ES_tradnl"/>
          </w:rPr>
          <w:t>trae una solida</w:t>
        </w:r>
      </w:ins>
      <w:ins w:id="2026" w:author="Heleen Devos" w:date="2018-08-03T01:34:00Z">
        <w:r w:rsidRPr="00420E64">
          <w:rPr>
            <w:lang w:val="es-ES_tradnl"/>
          </w:rPr>
          <w:t xml:space="preserve"> experiencia en </w:t>
        </w:r>
      </w:ins>
      <w:ins w:id="2027" w:author="Heleen Devos" w:date="2018-08-03T01:40:00Z">
        <w:r>
          <w:rPr>
            <w:lang w:val="es-ES_tradnl"/>
          </w:rPr>
          <w:t>asuntos públicos</w:t>
        </w:r>
      </w:ins>
      <w:ins w:id="2028" w:author="Heleen Devos" w:date="2018-08-03T01:34:00Z">
        <w:r w:rsidRPr="00420E64">
          <w:rPr>
            <w:lang w:val="es-ES_tradnl"/>
          </w:rPr>
          <w:t xml:space="preserve">, </w:t>
        </w:r>
      </w:ins>
      <w:ins w:id="2029" w:author="Heleen Devos" w:date="2018-08-03T01:41:00Z">
        <w:r>
          <w:rPr>
            <w:lang w:val="es-ES_tradnl"/>
          </w:rPr>
          <w:t xml:space="preserve">desarrollar </w:t>
        </w:r>
      </w:ins>
      <w:ins w:id="2030" w:author="Heleen Devos" w:date="2018-08-03T01:34:00Z">
        <w:r w:rsidRPr="00420E64">
          <w:rPr>
            <w:lang w:val="es-ES_tradnl"/>
          </w:rPr>
          <w:t xml:space="preserve">asociaciones </w:t>
        </w:r>
      </w:ins>
      <w:ins w:id="2031" w:author="Heleen Devos" w:date="2018-08-03T01:41:00Z">
        <w:r w:rsidR="008E319D">
          <w:rPr>
            <w:lang w:val="es-ES_tradnl"/>
          </w:rPr>
          <w:t xml:space="preserve">con partes interesados, </w:t>
        </w:r>
      </w:ins>
      <w:ins w:id="2032" w:author="Heleen Devos" w:date="2018-08-03T01:34:00Z">
        <w:r w:rsidRPr="00420E64">
          <w:rPr>
            <w:lang w:val="es-ES_tradnl"/>
          </w:rPr>
          <w:t>y desarrolla</w:t>
        </w:r>
      </w:ins>
      <w:ins w:id="2033" w:author="Heleen Devos" w:date="2018-08-03T01:36:00Z">
        <w:r>
          <w:rPr>
            <w:lang w:val="es-ES_tradnl"/>
          </w:rPr>
          <w:t>r</w:t>
        </w:r>
      </w:ins>
      <w:ins w:id="2034" w:author="Heleen Devos" w:date="2018-08-03T01:34:00Z">
        <w:r w:rsidRPr="00420E64">
          <w:rPr>
            <w:lang w:val="es-ES_tradnl"/>
          </w:rPr>
          <w:t xml:space="preserve"> entornos colaborativos en los sectores privado y público</w:t>
        </w:r>
      </w:ins>
      <w:ins w:id="2035" w:author="Heleen Devos" w:date="2018-08-03T01:36:00Z">
        <w:r>
          <w:rPr>
            <w:lang w:val="es-ES_tradnl"/>
          </w:rPr>
          <w:t xml:space="preserve">. </w:t>
        </w:r>
      </w:ins>
      <w:ins w:id="2036" w:author="Heleen Devos" w:date="2018-08-03T01:34:00Z">
        <w:r w:rsidRPr="00420E64">
          <w:rPr>
            <w:lang w:val="es-ES_tradnl"/>
          </w:rPr>
          <w:t xml:space="preserve">Heleen </w:t>
        </w:r>
      </w:ins>
      <w:ins w:id="2037" w:author="Heleen Devos" w:date="2018-08-03T01:38:00Z">
        <w:r>
          <w:rPr>
            <w:lang w:val="es-ES_tradnl"/>
          </w:rPr>
          <w:t>tiene</w:t>
        </w:r>
      </w:ins>
      <w:ins w:id="2038" w:author="Heleen Devos" w:date="2018-08-03T01:34:00Z">
        <w:r w:rsidRPr="00420E64">
          <w:rPr>
            <w:lang w:val="es-ES_tradnl"/>
          </w:rPr>
          <w:t xml:space="preserve"> un MBA Ejecutivo </w:t>
        </w:r>
      </w:ins>
      <w:ins w:id="2039" w:author="Heleen Devos" w:date="2018-08-03T01:42:00Z">
        <w:r w:rsidR="008E319D">
          <w:rPr>
            <w:lang w:val="es-ES_tradnl"/>
          </w:rPr>
          <w:t xml:space="preserve">de la </w:t>
        </w:r>
      </w:ins>
      <w:ins w:id="2040" w:author="Heleen Devos" w:date="2018-08-03T01:34:00Z">
        <w:r w:rsidRPr="00420E64">
          <w:rPr>
            <w:lang w:val="es-ES_tradnl"/>
          </w:rPr>
          <w:t>IAE Business School</w:t>
        </w:r>
      </w:ins>
      <w:ins w:id="2041" w:author="Heleen Devos" w:date="2018-08-03T01:42:00Z">
        <w:r w:rsidR="008E319D">
          <w:rPr>
            <w:lang w:val="es-ES_tradnl"/>
          </w:rPr>
          <w:t xml:space="preserve"> (</w:t>
        </w:r>
      </w:ins>
      <w:ins w:id="2042" w:author="Heleen Devos" w:date="2018-08-03T01:34:00Z">
        <w:r w:rsidRPr="00420E64">
          <w:rPr>
            <w:lang w:val="es-ES_tradnl"/>
          </w:rPr>
          <w:t>Arge</w:t>
        </w:r>
        <w:r>
          <w:rPr>
            <w:lang w:val="es-ES_tradnl"/>
          </w:rPr>
          <w:t>ntina)</w:t>
        </w:r>
        <w:r w:rsidRPr="00420E64">
          <w:rPr>
            <w:lang w:val="es-ES_tradnl"/>
          </w:rPr>
          <w:t xml:space="preserve"> y un Certificado en Estrategia de Blockchain </w:t>
        </w:r>
      </w:ins>
      <w:ins w:id="2043" w:author="Heleen Devos" w:date="2018-08-03T01:42:00Z">
        <w:r w:rsidR="008E319D">
          <w:rPr>
            <w:lang w:val="es-ES_tradnl"/>
          </w:rPr>
          <w:t xml:space="preserve">del </w:t>
        </w:r>
      </w:ins>
      <w:ins w:id="2044" w:author="Heleen Devos" w:date="2018-08-03T01:34:00Z">
        <w:r w:rsidRPr="00420E64">
          <w:rPr>
            <w:lang w:val="es-ES_tradnl"/>
          </w:rPr>
          <w:t>Saïd Business School</w:t>
        </w:r>
      </w:ins>
      <w:ins w:id="2045" w:author="Heleen Devos" w:date="2018-08-03T01:42:00Z">
        <w:r w:rsidR="008E319D">
          <w:rPr>
            <w:lang w:val="es-ES_tradnl"/>
          </w:rPr>
          <w:t xml:space="preserve"> (</w:t>
        </w:r>
      </w:ins>
      <w:ins w:id="2046" w:author="Heleen Devos" w:date="2018-08-03T01:34:00Z">
        <w:r w:rsidRPr="00420E64">
          <w:rPr>
            <w:lang w:val="es-ES_tradnl"/>
          </w:rPr>
          <w:t xml:space="preserve">Reino Unido. </w:t>
        </w:r>
      </w:ins>
      <w:ins w:id="2047" w:author="Heleen Devos" w:date="2018-08-03T01:37:00Z">
        <w:r>
          <w:rPr>
            <w:lang w:val="es-ES_tradnl"/>
          </w:rPr>
          <w:t xml:space="preserve">Ha trabajado en Asia, Europa y América Latina y habla </w:t>
        </w:r>
        <w:r w:rsidRPr="00420E64">
          <w:rPr>
            <w:lang w:val="es-ES_tradnl"/>
          </w:rPr>
          <w:t xml:space="preserve"> español, ingl</w:t>
        </w:r>
        <w:r>
          <w:rPr>
            <w:lang w:val="es-ES_tradnl"/>
          </w:rPr>
          <w:t>és, francés y holandés</w:t>
        </w:r>
        <w:r w:rsidR="008E319D">
          <w:rPr>
            <w:lang w:val="es-ES_tradnl"/>
          </w:rPr>
          <w:t>.</w:t>
        </w:r>
      </w:ins>
    </w:p>
    <w:p w14:paraId="55D247AE" w14:textId="77777777" w:rsidR="00A13FB4" w:rsidRPr="009200FD" w:rsidRDefault="00A13FB4" w:rsidP="00A13FB4">
      <w:pPr>
        <w:rPr>
          <w:ins w:id="2048" w:author="Heleen Devos" w:date="2018-08-03T01:34:00Z"/>
          <w:lang w:val="en-US"/>
          <w:rPrChange w:id="2049" w:author="Marianela Bacigalupo" w:date="2018-08-05T10:04:00Z">
            <w:rPr>
              <w:ins w:id="2050" w:author="Heleen Devos" w:date="2018-08-03T01:34:00Z"/>
            </w:rPr>
          </w:rPrChange>
        </w:rPr>
      </w:pPr>
      <w:ins w:id="2051" w:author="Heleen Devos" w:date="2018-08-03T01:34:00Z">
        <w:r w:rsidRPr="009200FD">
          <w:rPr>
            <w:lang w:val="en-US"/>
            <w:rPrChange w:id="2052" w:author="Marianela Bacigalupo" w:date="2018-08-05T10:04:00Z">
              <w:rPr/>
            </w:rPrChange>
          </w:rPr>
          <w:t xml:space="preserve">LinkedIn </w:t>
        </w:r>
        <w:r>
          <w:fldChar w:fldCharType="begin"/>
        </w:r>
        <w:r w:rsidRPr="009200FD">
          <w:rPr>
            <w:lang w:val="en-US"/>
            <w:rPrChange w:id="2053" w:author="Marianela Bacigalupo" w:date="2018-08-05T10:04:00Z">
              <w:rPr/>
            </w:rPrChange>
          </w:rPr>
          <w:instrText xml:space="preserve"> HYPERLINK "https://www.linkedin.com/in/heleendevos/" </w:instrText>
        </w:r>
        <w:r>
          <w:fldChar w:fldCharType="separate"/>
        </w:r>
        <w:r w:rsidRPr="009200FD">
          <w:rPr>
            <w:rStyle w:val="Hipervnculo"/>
            <w:lang w:val="en-US"/>
            <w:rPrChange w:id="2054" w:author="Marianela Bacigalupo" w:date="2018-08-05T10:04:00Z">
              <w:rPr>
                <w:rStyle w:val="Hipervnculo"/>
              </w:rPr>
            </w:rPrChange>
          </w:rPr>
          <w:t>https://www.linkedin.com/in/heleendevos/</w:t>
        </w:r>
        <w:r>
          <w:rPr>
            <w:rStyle w:val="Hipervnculo"/>
          </w:rPr>
          <w:fldChar w:fldCharType="end"/>
        </w:r>
      </w:ins>
    </w:p>
    <w:p w14:paraId="7F14C53C" w14:textId="77777777" w:rsidR="00A13FB4" w:rsidRPr="009200FD" w:rsidRDefault="00A13FB4" w:rsidP="00A13FB4">
      <w:pPr>
        <w:rPr>
          <w:ins w:id="2055" w:author="Heleen Devos" w:date="2018-08-03T01:34:00Z"/>
          <w:lang w:val="en-US"/>
          <w:rPrChange w:id="2056" w:author="Marianela Bacigalupo" w:date="2018-08-05T10:04:00Z">
            <w:rPr>
              <w:ins w:id="2057" w:author="Heleen Devos" w:date="2018-08-03T01:34:00Z"/>
            </w:rPr>
          </w:rPrChange>
        </w:rPr>
      </w:pPr>
      <w:ins w:id="2058" w:author="Heleen Devos" w:date="2018-08-03T01:34:00Z">
        <w:r w:rsidRPr="009200FD">
          <w:rPr>
            <w:lang w:val="en-US"/>
            <w:rPrChange w:id="2059" w:author="Marianela Bacigalupo" w:date="2018-08-05T10:04:00Z">
              <w:rPr/>
            </w:rPrChange>
          </w:rPr>
          <w:t xml:space="preserve">Twitter  </w:t>
        </w:r>
        <w:r>
          <w:fldChar w:fldCharType="begin"/>
        </w:r>
        <w:r w:rsidRPr="009200FD">
          <w:rPr>
            <w:lang w:val="en-US"/>
            <w:rPrChange w:id="2060" w:author="Marianela Bacigalupo" w:date="2018-08-05T10:04:00Z">
              <w:rPr/>
            </w:rPrChange>
          </w:rPr>
          <w:instrText xml:space="preserve"> HYPERLINK "https://twitter.com/heleen_devos" </w:instrText>
        </w:r>
        <w:r>
          <w:fldChar w:fldCharType="separate"/>
        </w:r>
        <w:r w:rsidRPr="009200FD">
          <w:rPr>
            <w:rStyle w:val="Hipervnculo"/>
            <w:lang w:val="en-US"/>
            <w:rPrChange w:id="2061" w:author="Marianela Bacigalupo" w:date="2018-08-05T10:04:00Z">
              <w:rPr>
                <w:rStyle w:val="Hipervnculo"/>
              </w:rPr>
            </w:rPrChange>
          </w:rPr>
          <w:t>https://twitter.com/heleen_devos</w:t>
        </w:r>
        <w:r>
          <w:rPr>
            <w:rStyle w:val="Hipervnculo"/>
          </w:rPr>
          <w:fldChar w:fldCharType="end"/>
        </w:r>
      </w:ins>
    </w:p>
    <w:p w14:paraId="5ADF85A2" w14:textId="77777777" w:rsidR="00A13FB4" w:rsidRPr="009200FD" w:rsidRDefault="00A13FB4" w:rsidP="00A13FB4">
      <w:pPr>
        <w:rPr>
          <w:ins w:id="2062" w:author="Heleen Devos" w:date="2018-08-03T01:34:00Z"/>
          <w:lang w:val="en-US"/>
          <w:rPrChange w:id="2063" w:author="Marianela Bacigalupo" w:date="2018-08-05T10:04:00Z">
            <w:rPr>
              <w:ins w:id="2064" w:author="Heleen Devos" w:date="2018-08-03T01:34:00Z"/>
            </w:rPr>
          </w:rPrChange>
        </w:rPr>
      </w:pPr>
    </w:p>
    <w:p w14:paraId="6E5C6D97" w14:textId="77777777" w:rsidR="003D7F86" w:rsidRPr="009200FD" w:rsidRDefault="003D7F86">
      <w:pPr>
        <w:rPr>
          <w:ins w:id="2065" w:author="Heleen Devos" w:date="2018-08-03T01:23:00Z"/>
          <w:rFonts w:asciiTheme="minorHAnsi" w:hAnsiTheme="minorHAnsi" w:cs="Courier New"/>
          <w:color w:val="000000"/>
          <w:lang w:val="en-US"/>
          <w:rPrChange w:id="2066" w:author="Marianela Bacigalupo" w:date="2018-08-05T10:04:00Z">
            <w:rPr>
              <w:ins w:id="2067" w:author="Heleen Devos" w:date="2018-08-03T01:23:00Z"/>
              <w:rFonts w:asciiTheme="minorHAnsi" w:hAnsiTheme="minorHAnsi" w:cs="Courier New"/>
              <w:color w:val="000000"/>
            </w:rPr>
          </w:rPrChange>
        </w:rPr>
        <w:pPrChange w:id="2068" w:author="Heleen Devos" w:date="2018-08-03T01:24:00Z">
          <w:pPr>
            <w:pStyle w:val="Prrafodelista"/>
            <w:numPr>
              <w:numId w:val="31"/>
            </w:numPr>
            <w:ind w:hanging="360"/>
            <w:jc w:val="both"/>
          </w:pPr>
        </w:pPrChange>
      </w:pPr>
    </w:p>
    <w:p w14:paraId="3262BB04" w14:textId="77777777" w:rsidR="00892515" w:rsidRPr="009200FD" w:rsidRDefault="00892515">
      <w:pPr>
        <w:jc w:val="both"/>
        <w:rPr>
          <w:ins w:id="2069" w:author="Heleen Devos" w:date="2018-08-03T01:23:00Z"/>
          <w:rFonts w:asciiTheme="minorHAnsi" w:hAnsiTheme="minorHAnsi" w:cs="Courier New"/>
          <w:color w:val="000000"/>
          <w:lang w:val="en-US"/>
          <w:rPrChange w:id="2070" w:author="Marianela Bacigalupo" w:date="2018-08-05T10:04:00Z">
            <w:rPr>
              <w:ins w:id="2071" w:author="Heleen Devos" w:date="2018-08-03T01:23:00Z"/>
              <w:rFonts w:asciiTheme="minorHAnsi" w:hAnsiTheme="minorHAnsi" w:cs="Courier New"/>
              <w:color w:val="000000"/>
            </w:rPr>
          </w:rPrChange>
        </w:rPr>
        <w:pPrChange w:id="2072" w:author="Eduardo Gonzalez" w:date="2018-07-30T15:50:00Z">
          <w:pPr>
            <w:pStyle w:val="Prrafodelista"/>
            <w:numPr>
              <w:numId w:val="31"/>
            </w:numPr>
            <w:ind w:hanging="360"/>
            <w:jc w:val="both"/>
          </w:pPr>
        </w:pPrChange>
      </w:pPr>
    </w:p>
    <w:p w14:paraId="65225A1E" w14:textId="77777777" w:rsidR="00892515" w:rsidRPr="009200FD" w:rsidRDefault="00892515">
      <w:pPr>
        <w:jc w:val="both"/>
        <w:rPr>
          <w:ins w:id="2073" w:author="Eduardo Gonzalez" w:date="2018-07-30T15:50:00Z"/>
          <w:rFonts w:asciiTheme="minorHAnsi" w:hAnsiTheme="minorHAnsi" w:cs="Courier New"/>
          <w:color w:val="000000"/>
          <w:lang w:val="en-US"/>
          <w:rPrChange w:id="2074" w:author="Marianela Bacigalupo" w:date="2018-08-05T10:04:00Z">
            <w:rPr>
              <w:ins w:id="2075" w:author="Eduardo Gonzalez" w:date="2018-07-30T15:50:00Z"/>
              <w:rFonts w:asciiTheme="minorHAnsi" w:hAnsiTheme="minorHAnsi" w:cs="Courier New"/>
              <w:color w:val="000000"/>
            </w:rPr>
          </w:rPrChange>
        </w:rPr>
        <w:pPrChange w:id="2076" w:author="Eduardo Gonzalez" w:date="2018-07-30T15:50:00Z">
          <w:pPr>
            <w:pStyle w:val="Prrafodelista"/>
            <w:numPr>
              <w:numId w:val="31"/>
            </w:numPr>
            <w:ind w:hanging="360"/>
            <w:jc w:val="both"/>
          </w:pPr>
        </w:pPrChange>
      </w:pPr>
    </w:p>
    <w:p w14:paraId="2ECE25D0" w14:textId="07CDE721" w:rsidR="0070131F" w:rsidRPr="009200FD" w:rsidRDefault="003F7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77" w:author="Eduardo Gonzalez" w:date="2018-07-30T15:48:00Z"/>
          <w:rFonts w:asciiTheme="minorHAnsi" w:eastAsia="Times New Roman" w:hAnsiTheme="minorHAnsi" w:cs="Courier New"/>
          <w:color w:val="222222"/>
          <w:lang w:val="en-US" w:eastAsia="es-ES"/>
          <w:rPrChange w:id="2078" w:author="Marianela Bacigalupo" w:date="2018-08-05T10:04:00Z">
            <w:rPr>
              <w:ins w:id="2079" w:author="Eduardo Gonzalez" w:date="2018-07-30T15:48:00Z"/>
              <w:rFonts w:asciiTheme="minorHAnsi" w:eastAsia="Times New Roman" w:hAnsiTheme="minorHAnsi" w:cs="Courier New"/>
              <w:color w:val="222222"/>
              <w:lang w:eastAsia="es-ES"/>
            </w:rPr>
          </w:rPrChange>
        </w:rPr>
      </w:pPr>
      <w:ins w:id="2080" w:author="Eduardo Gonzalez" w:date="2018-07-30T15:57:00Z">
        <w:r>
          <w:rPr>
            <w:rFonts w:asciiTheme="minorHAnsi" w:hAnsiTheme="minorHAnsi" w:cs="Courier New"/>
            <w:noProof/>
            <w:color w:val="000000"/>
            <w:rPrChange w:id="2081" w:author="Unknown">
              <w:rPr>
                <w:noProof/>
              </w:rPr>
            </w:rPrChange>
          </w:rPr>
          <w:lastRenderedPageBreak/>
          <w:drawing>
            <wp:anchor distT="0" distB="0" distL="114300" distR="114300" simplePos="0" relativeHeight="251686912" behindDoc="1" locked="0" layoutInCell="1" allowOverlap="1" wp14:anchorId="1E5830CD" wp14:editId="6ACAB57F">
              <wp:simplePos x="0" y="0"/>
              <wp:positionH relativeFrom="column">
                <wp:posOffset>-144145</wp:posOffset>
              </wp:positionH>
              <wp:positionV relativeFrom="paragraph">
                <wp:posOffset>100194</wp:posOffset>
              </wp:positionV>
              <wp:extent cx="5936615" cy="5019675"/>
              <wp:effectExtent l="0" t="0" r="6985" b="9525"/>
              <wp:wrapThrough wrapText="bothSides">
                <wp:wrapPolygon edited="0">
                  <wp:start x="0" y="0"/>
                  <wp:lineTo x="0" y="21559"/>
                  <wp:lineTo x="21556" y="21559"/>
                  <wp:lineTo x="21556"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6615" cy="5019675"/>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358D5C54" w14:textId="19B9CBD8" w:rsidR="0070131F" w:rsidRPr="009200FD" w:rsidRDefault="00701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82" w:author="Eduardo Gonzalez" w:date="2018-07-30T15:48:00Z"/>
          <w:rFonts w:asciiTheme="minorHAnsi" w:eastAsia="Times New Roman" w:hAnsiTheme="minorHAnsi" w:cs="Courier New"/>
          <w:color w:val="222222"/>
          <w:lang w:val="en-US" w:eastAsia="es-ES"/>
          <w:rPrChange w:id="2083" w:author="Marianela Bacigalupo" w:date="2018-08-05T10:04:00Z">
            <w:rPr>
              <w:ins w:id="2084" w:author="Eduardo Gonzalez" w:date="2018-07-30T15:48:00Z"/>
              <w:rFonts w:asciiTheme="minorHAnsi" w:eastAsia="Times New Roman" w:hAnsiTheme="minorHAnsi" w:cs="Courier New"/>
              <w:color w:val="222222"/>
              <w:lang w:eastAsia="es-ES"/>
            </w:rPr>
          </w:rPrChange>
        </w:rPr>
      </w:pPr>
    </w:p>
    <w:p w14:paraId="0B1BCC19" w14:textId="581CAEC8" w:rsidR="0070131F" w:rsidRPr="009200FD" w:rsidRDefault="00701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85" w:author="Eduardo Gonzalez" w:date="2018-07-30T15:48:00Z"/>
          <w:rFonts w:asciiTheme="minorHAnsi" w:eastAsia="Times New Roman" w:hAnsiTheme="minorHAnsi" w:cs="Courier New"/>
          <w:color w:val="222222"/>
          <w:lang w:val="en-US" w:eastAsia="es-ES"/>
          <w:rPrChange w:id="2086" w:author="Marianela Bacigalupo" w:date="2018-08-05T10:04:00Z">
            <w:rPr>
              <w:ins w:id="2087" w:author="Eduardo Gonzalez" w:date="2018-07-30T15:48:00Z"/>
              <w:rFonts w:asciiTheme="minorHAnsi" w:eastAsia="Times New Roman" w:hAnsiTheme="minorHAnsi" w:cs="Courier New"/>
              <w:color w:val="222222"/>
              <w:lang w:eastAsia="es-ES"/>
            </w:rPr>
          </w:rPrChange>
        </w:rPr>
      </w:pPr>
      <w:ins w:id="2088" w:author="Eduardo Gonzalez" w:date="2018-07-30T15:48:00Z">
        <w:r w:rsidRPr="009200FD">
          <w:rPr>
            <w:rFonts w:asciiTheme="minorHAnsi" w:eastAsia="Times New Roman" w:hAnsiTheme="minorHAnsi" w:cs="Courier New"/>
            <w:color w:val="222222"/>
            <w:lang w:val="en-US" w:eastAsia="es-ES"/>
            <w:rPrChange w:id="2089" w:author="Marianela Bacigalupo" w:date="2018-08-05T10:04:00Z">
              <w:rPr>
                <w:rFonts w:asciiTheme="minorHAnsi" w:eastAsia="Times New Roman" w:hAnsiTheme="minorHAnsi" w:cs="Courier New"/>
                <w:color w:val="222222"/>
                <w:lang w:eastAsia="es-ES"/>
              </w:rPr>
            </w:rPrChange>
          </w:rPr>
          <w:t xml:space="preserve">     </w:t>
        </w:r>
      </w:ins>
    </w:p>
    <w:p w14:paraId="44719CCB" w14:textId="77777777" w:rsidR="0070131F" w:rsidRPr="009200FD" w:rsidRDefault="00701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90" w:author="Eduardo Gonzalez" w:date="2018-07-30T15:48:00Z"/>
          <w:rFonts w:asciiTheme="minorHAnsi" w:eastAsia="Times New Roman" w:hAnsiTheme="minorHAnsi" w:cs="Courier New"/>
          <w:color w:val="222222"/>
          <w:lang w:val="en-US" w:eastAsia="es-ES"/>
          <w:rPrChange w:id="2091" w:author="Marianela Bacigalupo" w:date="2018-08-05T10:04:00Z">
            <w:rPr>
              <w:ins w:id="2092" w:author="Eduardo Gonzalez" w:date="2018-07-30T15:48:00Z"/>
              <w:rFonts w:asciiTheme="minorHAnsi" w:eastAsia="Times New Roman" w:hAnsiTheme="minorHAnsi" w:cs="Courier New"/>
              <w:color w:val="222222"/>
              <w:lang w:eastAsia="es-ES"/>
            </w:rPr>
          </w:rPrChange>
        </w:rPr>
      </w:pPr>
    </w:p>
    <w:p w14:paraId="6930A560" w14:textId="77777777" w:rsidR="0070131F" w:rsidRPr="009200FD" w:rsidRDefault="00701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93" w:author="Eduardo Gonzalez" w:date="2018-07-30T15:48:00Z"/>
          <w:rFonts w:asciiTheme="minorHAnsi" w:eastAsia="Times New Roman" w:hAnsiTheme="minorHAnsi" w:cs="Courier New"/>
          <w:color w:val="222222"/>
          <w:lang w:val="en-US" w:eastAsia="es-ES"/>
          <w:rPrChange w:id="2094" w:author="Marianela Bacigalupo" w:date="2018-08-05T10:04:00Z">
            <w:rPr>
              <w:ins w:id="2095" w:author="Eduardo Gonzalez" w:date="2018-07-30T15:48:00Z"/>
              <w:rFonts w:asciiTheme="minorHAnsi" w:eastAsia="Times New Roman" w:hAnsiTheme="minorHAnsi" w:cs="Courier New"/>
              <w:color w:val="222222"/>
              <w:lang w:eastAsia="es-ES"/>
            </w:rPr>
          </w:rPrChange>
        </w:rPr>
      </w:pPr>
    </w:p>
    <w:p w14:paraId="0A4542EC" w14:textId="77777777" w:rsidR="0070131F" w:rsidRPr="009200FD" w:rsidRDefault="00701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96" w:author="Eduardo Gonzalez" w:date="2018-07-30T15:59:00Z"/>
          <w:rFonts w:asciiTheme="minorHAnsi" w:eastAsia="Times New Roman" w:hAnsiTheme="minorHAnsi" w:cs="Courier New"/>
          <w:color w:val="222222"/>
          <w:lang w:val="en-US" w:eastAsia="es-ES"/>
          <w:rPrChange w:id="2097" w:author="Marianela Bacigalupo" w:date="2018-08-05T10:04:00Z">
            <w:rPr>
              <w:ins w:id="2098" w:author="Eduardo Gonzalez" w:date="2018-07-30T15:59:00Z"/>
              <w:rFonts w:asciiTheme="minorHAnsi" w:eastAsia="Times New Roman" w:hAnsiTheme="minorHAnsi" w:cs="Courier New"/>
              <w:color w:val="222222"/>
              <w:lang w:eastAsia="es-ES"/>
            </w:rPr>
          </w:rPrChange>
        </w:rPr>
      </w:pPr>
    </w:p>
    <w:p w14:paraId="7DA1BBC6" w14:textId="77777777" w:rsidR="003F7FBA" w:rsidRPr="009200FD" w:rsidRDefault="003F7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099" w:author="Eduardo Gonzalez" w:date="2018-07-30T15:59:00Z"/>
          <w:rFonts w:asciiTheme="minorHAnsi" w:eastAsia="Times New Roman" w:hAnsiTheme="minorHAnsi" w:cs="Courier New"/>
          <w:color w:val="222222"/>
          <w:lang w:val="en-US" w:eastAsia="es-ES"/>
          <w:rPrChange w:id="2100" w:author="Marianela Bacigalupo" w:date="2018-08-05T10:04:00Z">
            <w:rPr>
              <w:ins w:id="2101" w:author="Eduardo Gonzalez" w:date="2018-07-30T15:59:00Z"/>
              <w:rFonts w:asciiTheme="minorHAnsi" w:eastAsia="Times New Roman" w:hAnsiTheme="minorHAnsi" w:cs="Courier New"/>
              <w:color w:val="222222"/>
              <w:lang w:eastAsia="es-ES"/>
            </w:rPr>
          </w:rPrChange>
        </w:rPr>
      </w:pPr>
    </w:p>
    <w:p w14:paraId="0CF2743D" w14:textId="77777777" w:rsidR="003F7FBA" w:rsidRPr="009200FD" w:rsidRDefault="003F7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102" w:author="Eduardo Gonzalez" w:date="2018-07-30T15:59:00Z"/>
          <w:rFonts w:asciiTheme="minorHAnsi" w:eastAsia="Times New Roman" w:hAnsiTheme="minorHAnsi" w:cs="Courier New"/>
          <w:color w:val="222222"/>
          <w:lang w:val="en-US" w:eastAsia="es-ES"/>
          <w:rPrChange w:id="2103" w:author="Marianela Bacigalupo" w:date="2018-08-05T10:04:00Z">
            <w:rPr>
              <w:ins w:id="2104" w:author="Eduardo Gonzalez" w:date="2018-07-30T15:59:00Z"/>
              <w:rFonts w:asciiTheme="minorHAnsi" w:eastAsia="Times New Roman" w:hAnsiTheme="minorHAnsi" w:cs="Courier New"/>
              <w:color w:val="222222"/>
              <w:lang w:eastAsia="es-ES"/>
            </w:rPr>
          </w:rPrChange>
        </w:rPr>
      </w:pPr>
    </w:p>
    <w:p w14:paraId="4C61EF6C" w14:textId="77777777" w:rsidR="003F7FBA" w:rsidRPr="009200FD" w:rsidRDefault="003F7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105" w:author="Eduardo Gonzalez" w:date="2018-07-30T15:59:00Z"/>
          <w:rFonts w:asciiTheme="minorHAnsi" w:eastAsia="Times New Roman" w:hAnsiTheme="minorHAnsi" w:cs="Courier New"/>
          <w:color w:val="222222"/>
          <w:lang w:val="en-US" w:eastAsia="es-ES"/>
          <w:rPrChange w:id="2106" w:author="Marianela Bacigalupo" w:date="2018-08-05T10:04:00Z">
            <w:rPr>
              <w:ins w:id="2107" w:author="Eduardo Gonzalez" w:date="2018-07-30T15:59:00Z"/>
              <w:rFonts w:asciiTheme="minorHAnsi" w:eastAsia="Times New Roman" w:hAnsiTheme="minorHAnsi" w:cs="Courier New"/>
              <w:color w:val="222222"/>
              <w:lang w:eastAsia="es-ES"/>
            </w:rPr>
          </w:rPrChange>
        </w:rPr>
      </w:pPr>
    </w:p>
    <w:p w14:paraId="642AE2F7" w14:textId="77777777" w:rsidR="003F7FBA" w:rsidRPr="009200FD" w:rsidRDefault="003F7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108" w:author="Eduardo Gonzalez" w:date="2018-07-30T15:48:00Z"/>
          <w:rFonts w:asciiTheme="minorHAnsi" w:eastAsia="Times New Roman" w:hAnsiTheme="minorHAnsi" w:cs="Courier New"/>
          <w:color w:val="222222"/>
          <w:lang w:val="en-US" w:eastAsia="es-ES"/>
          <w:rPrChange w:id="2109" w:author="Marianela Bacigalupo" w:date="2018-08-05T10:04:00Z">
            <w:rPr>
              <w:ins w:id="2110" w:author="Eduardo Gonzalez" w:date="2018-07-30T15:48:00Z"/>
              <w:rFonts w:asciiTheme="minorHAnsi" w:eastAsia="Times New Roman" w:hAnsiTheme="minorHAnsi" w:cs="Courier New"/>
              <w:color w:val="222222"/>
              <w:lang w:eastAsia="es-ES"/>
            </w:rPr>
          </w:rPrChange>
        </w:rPr>
      </w:pPr>
    </w:p>
    <w:p w14:paraId="1E25128E" w14:textId="77777777" w:rsidR="0070131F" w:rsidRPr="009200FD" w:rsidRDefault="00701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111" w:author="Eduardo Gonzalez" w:date="2018-07-30T15:48:00Z"/>
          <w:rFonts w:asciiTheme="minorHAnsi" w:eastAsia="Times New Roman" w:hAnsiTheme="minorHAnsi" w:cs="Courier New"/>
          <w:color w:val="222222"/>
          <w:lang w:val="en-US" w:eastAsia="es-ES"/>
          <w:rPrChange w:id="2112" w:author="Marianela Bacigalupo" w:date="2018-08-05T10:04:00Z">
            <w:rPr>
              <w:ins w:id="2113" w:author="Eduardo Gonzalez" w:date="2018-07-30T15:48:00Z"/>
              <w:rFonts w:asciiTheme="minorHAnsi" w:eastAsia="Times New Roman" w:hAnsiTheme="minorHAnsi" w:cs="Courier New"/>
              <w:color w:val="222222"/>
              <w:lang w:eastAsia="es-ES"/>
            </w:rPr>
          </w:rPrChange>
        </w:rPr>
      </w:pPr>
    </w:p>
    <w:p w14:paraId="0F459B9E" w14:textId="77777777" w:rsidR="0070131F" w:rsidRDefault="00701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114" w:author="Eduardo Gonzalez" w:date="2018-08-07T17:52:00Z"/>
          <w:rFonts w:asciiTheme="minorHAnsi" w:eastAsia="Times New Roman" w:hAnsiTheme="minorHAnsi" w:cs="Courier New"/>
          <w:color w:val="222222"/>
          <w:lang w:val="en-US" w:eastAsia="es-ES"/>
        </w:rPr>
      </w:pPr>
    </w:p>
    <w:p w14:paraId="59563DFF" w14:textId="77777777" w:rsidR="0034087A" w:rsidRDefault="00340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115" w:author="Eduardo Gonzalez" w:date="2018-08-07T17:52:00Z"/>
          <w:rFonts w:asciiTheme="minorHAnsi" w:eastAsia="Times New Roman" w:hAnsiTheme="minorHAnsi" w:cs="Courier New"/>
          <w:color w:val="222222"/>
          <w:lang w:val="en-US" w:eastAsia="es-ES"/>
        </w:rPr>
      </w:pPr>
    </w:p>
    <w:p w14:paraId="5C954025" w14:textId="77777777" w:rsidR="0034087A" w:rsidRDefault="00340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116" w:author="Eduardo Gonzalez" w:date="2018-08-07T17:52:00Z"/>
          <w:rFonts w:asciiTheme="minorHAnsi" w:eastAsia="Times New Roman" w:hAnsiTheme="minorHAnsi" w:cs="Courier New"/>
          <w:color w:val="222222"/>
          <w:lang w:val="en-US" w:eastAsia="es-ES"/>
        </w:rPr>
      </w:pPr>
    </w:p>
    <w:p w14:paraId="64CAA37B" w14:textId="77777777" w:rsidR="0034087A" w:rsidRDefault="00340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117" w:author="Eduardo Gonzalez" w:date="2018-08-07T17:52:00Z"/>
          <w:rFonts w:asciiTheme="minorHAnsi" w:eastAsia="Times New Roman" w:hAnsiTheme="minorHAnsi" w:cs="Courier New"/>
          <w:color w:val="222222"/>
          <w:lang w:val="en-US" w:eastAsia="es-ES"/>
        </w:rPr>
      </w:pPr>
    </w:p>
    <w:p w14:paraId="4CEE8FEE" w14:textId="77777777" w:rsidR="0034087A" w:rsidRDefault="00340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118" w:author="Eduardo Gonzalez" w:date="2018-08-07T17:52:00Z"/>
          <w:rFonts w:asciiTheme="minorHAnsi" w:eastAsia="Times New Roman" w:hAnsiTheme="minorHAnsi" w:cs="Courier New"/>
          <w:color w:val="222222"/>
          <w:lang w:val="en-US" w:eastAsia="es-ES"/>
        </w:rPr>
      </w:pPr>
    </w:p>
    <w:p w14:paraId="77148D07" w14:textId="77777777" w:rsidR="0034087A" w:rsidRDefault="00340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119" w:author="Eduardo Gonzalez" w:date="2018-08-07T17:52:00Z"/>
          <w:rFonts w:asciiTheme="minorHAnsi" w:eastAsia="Times New Roman" w:hAnsiTheme="minorHAnsi" w:cs="Courier New"/>
          <w:color w:val="222222"/>
          <w:lang w:val="en-US" w:eastAsia="es-ES"/>
        </w:rPr>
      </w:pPr>
    </w:p>
    <w:p w14:paraId="6A733123" w14:textId="77777777" w:rsidR="0034087A" w:rsidRDefault="00340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120" w:author="Eduardo Gonzalez" w:date="2018-08-07T17:52:00Z"/>
          <w:rFonts w:asciiTheme="minorHAnsi" w:eastAsia="Times New Roman" w:hAnsiTheme="minorHAnsi" w:cs="Courier New"/>
          <w:color w:val="222222"/>
          <w:lang w:val="en-US" w:eastAsia="es-ES"/>
        </w:rPr>
      </w:pPr>
    </w:p>
    <w:p w14:paraId="6031059F" w14:textId="77777777" w:rsidR="0034087A" w:rsidRPr="009200FD" w:rsidRDefault="00340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121" w:author="Eduardo Gonzalez" w:date="2018-07-30T15:48:00Z"/>
          <w:rFonts w:asciiTheme="minorHAnsi" w:eastAsia="Times New Roman" w:hAnsiTheme="minorHAnsi" w:cs="Courier New"/>
          <w:color w:val="222222"/>
          <w:lang w:val="en-US" w:eastAsia="es-ES"/>
          <w:rPrChange w:id="2122" w:author="Marianela Bacigalupo" w:date="2018-08-05T10:04:00Z">
            <w:rPr>
              <w:ins w:id="2123" w:author="Eduardo Gonzalez" w:date="2018-07-30T15:48:00Z"/>
              <w:rFonts w:asciiTheme="minorHAnsi" w:eastAsia="Times New Roman" w:hAnsiTheme="minorHAnsi" w:cs="Courier New"/>
              <w:color w:val="222222"/>
              <w:lang w:eastAsia="es-ES"/>
            </w:rPr>
          </w:rPrChange>
        </w:rPr>
      </w:pPr>
    </w:p>
    <w:p w14:paraId="66615786" w14:textId="77777777" w:rsidR="0070131F" w:rsidRPr="009200FD" w:rsidRDefault="00701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124" w:author="Eduardo Gonzalez" w:date="2018-07-30T15:48:00Z"/>
          <w:rFonts w:asciiTheme="minorHAnsi" w:eastAsia="Times New Roman" w:hAnsiTheme="minorHAnsi" w:cs="Courier New"/>
          <w:color w:val="222222"/>
          <w:lang w:val="en-US" w:eastAsia="es-ES"/>
          <w:rPrChange w:id="2125" w:author="Marianela Bacigalupo" w:date="2018-08-05T10:04:00Z">
            <w:rPr>
              <w:ins w:id="2126" w:author="Eduardo Gonzalez" w:date="2018-07-30T15:48:00Z"/>
              <w:rFonts w:asciiTheme="minorHAnsi" w:eastAsia="Times New Roman" w:hAnsiTheme="minorHAnsi" w:cs="Courier New"/>
              <w:color w:val="222222"/>
              <w:lang w:eastAsia="es-ES"/>
            </w:rPr>
          </w:rPrChange>
        </w:rPr>
      </w:pPr>
    </w:p>
    <w:p w14:paraId="277BA6A4" w14:textId="21298DFF" w:rsidR="003F7FBA" w:rsidRPr="003F7FBA" w:rsidRDefault="003F7FBA">
      <w:pPr>
        <w:pStyle w:val="Prrafodelista"/>
        <w:numPr>
          <w:ilvl w:val="1"/>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127" w:author="Eduardo Gonzalez" w:date="2018-07-30T15:59:00Z"/>
          <w:rFonts w:asciiTheme="minorHAnsi" w:eastAsia="Times New Roman" w:hAnsiTheme="minorHAnsi" w:cs="Courier New"/>
          <w:b/>
          <w:color w:val="222222"/>
          <w:lang w:eastAsia="es-ES"/>
          <w:rPrChange w:id="2128" w:author="Eduardo Gonzalez" w:date="2018-07-30T16:04:00Z">
            <w:rPr>
              <w:ins w:id="2129" w:author="Eduardo Gonzalez" w:date="2018-07-30T15:59:00Z"/>
              <w:lang w:eastAsia="es-ES"/>
            </w:rPr>
          </w:rPrChange>
        </w:rPr>
        <w:pPrChange w:id="2130" w:author="Eduardo Gonzalez" w:date="2018-07-30T15:59: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PrChange>
      </w:pPr>
      <w:ins w:id="2131" w:author="Eduardo Gonzalez" w:date="2018-07-30T15:58:00Z">
        <w:r w:rsidRPr="003F7FBA">
          <w:rPr>
            <w:rFonts w:asciiTheme="minorHAnsi" w:eastAsia="Times New Roman" w:hAnsiTheme="minorHAnsi" w:cs="Courier New"/>
            <w:b/>
            <w:color w:val="222222"/>
            <w:lang w:eastAsia="es-ES"/>
            <w:rPrChange w:id="2132" w:author="Eduardo Gonzalez" w:date="2018-07-30T16:04:00Z">
              <w:rPr>
                <w:lang w:eastAsia="es-ES"/>
              </w:rPr>
            </w:rPrChange>
          </w:rPr>
          <w:t xml:space="preserve">Colaboradores </w:t>
        </w:r>
      </w:ins>
    </w:p>
    <w:p w14:paraId="20CA9A6A" w14:textId="77777777" w:rsidR="003F7FBA" w:rsidRDefault="003F7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133" w:author="Eduardo Gonzalez" w:date="2018-07-30T16:01:00Z"/>
          <w:rFonts w:asciiTheme="minorHAnsi" w:eastAsia="Times New Roman" w:hAnsiTheme="minorHAnsi" w:cs="Courier New"/>
          <w:color w:val="222222"/>
          <w:lang w:eastAsia="es-ES"/>
        </w:rPr>
      </w:pPr>
    </w:p>
    <w:p w14:paraId="0F9906B2" w14:textId="77777777" w:rsidR="003F7FBA" w:rsidRDefault="003F7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134" w:author="Eduardo Gonzalez" w:date="2018-07-30T16:03:00Z"/>
          <w:rFonts w:asciiTheme="minorHAnsi" w:eastAsia="Times New Roman" w:hAnsiTheme="minorHAnsi" w:cs="Courier New"/>
          <w:color w:val="222222"/>
          <w:lang w:eastAsia="es-ES"/>
        </w:rPr>
      </w:pPr>
      <w:ins w:id="2135" w:author="Eduardo Gonzalez" w:date="2018-07-30T16:01:00Z">
        <w:r>
          <w:rPr>
            <w:rFonts w:asciiTheme="minorHAnsi" w:eastAsia="Times New Roman" w:hAnsiTheme="minorHAnsi" w:cs="Courier New"/>
            <w:color w:val="222222"/>
            <w:lang w:eastAsia="es-ES"/>
          </w:rPr>
          <w:t>En nuestro equipo de co</w:t>
        </w:r>
      </w:ins>
      <w:ins w:id="2136" w:author="Eduardo Gonzalez" w:date="2018-07-30T16:02:00Z">
        <w:r>
          <w:rPr>
            <w:rFonts w:asciiTheme="minorHAnsi" w:eastAsia="Times New Roman" w:hAnsiTheme="minorHAnsi" w:cs="Courier New"/>
            <w:color w:val="222222"/>
            <w:lang w:eastAsia="es-ES"/>
          </w:rPr>
          <w:t>labo</w:t>
        </w:r>
      </w:ins>
      <w:ins w:id="2137" w:author="Eduardo Gonzalez" w:date="2018-07-30T16:01:00Z">
        <w:r>
          <w:rPr>
            <w:rFonts w:asciiTheme="minorHAnsi" w:eastAsia="Times New Roman" w:hAnsiTheme="minorHAnsi" w:cs="Courier New"/>
            <w:color w:val="222222"/>
            <w:lang w:eastAsia="es-ES"/>
          </w:rPr>
          <w:t xml:space="preserve">radores se encuentran: </w:t>
        </w:r>
      </w:ins>
      <w:ins w:id="2138" w:author="Eduardo Gonzalez" w:date="2018-07-30T16:00:00Z">
        <w:r>
          <w:rPr>
            <w:rFonts w:asciiTheme="minorHAnsi" w:eastAsia="Times New Roman" w:hAnsiTheme="minorHAnsi" w:cs="Courier New"/>
            <w:noProof/>
            <w:color w:val="222222"/>
            <w:rPrChange w:id="2139" w:author="Unknown">
              <w:rPr>
                <w:noProof/>
              </w:rPr>
            </w:rPrChange>
          </w:rPr>
          <w:drawing>
            <wp:anchor distT="0" distB="0" distL="114300" distR="114300" simplePos="0" relativeHeight="251687936" behindDoc="1" locked="0" layoutInCell="1" allowOverlap="1" wp14:anchorId="7DE408C2" wp14:editId="765472F2">
              <wp:simplePos x="0" y="0"/>
              <wp:positionH relativeFrom="margin">
                <wp:align>right</wp:align>
              </wp:positionH>
              <wp:positionV relativeFrom="paragraph">
                <wp:posOffset>671195</wp:posOffset>
              </wp:positionV>
              <wp:extent cx="5942965" cy="2926080"/>
              <wp:effectExtent l="0" t="0" r="635" b="7620"/>
              <wp:wrapThrough wrapText="bothSides">
                <wp:wrapPolygon edited="0">
                  <wp:start x="0" y="0"/>
                  <wp:lineTo x="0" y="21516"/>
                  <wp:lineTo x="21533" y="21516"/>
                  <wp:lineTo x="21533"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2965" cy="2926080"/>
                      </a:xfrm>
                      <a:prstGeom prst="rect">
                        <a:avLst/>
                      </a:prstGeom>
                      <a:noFill/>
                      <a:ln>
                        <a:noFill/>
                      </a:ln>
                    </pic:spPr>
                  </pic:pic>
                </a:graphicData>
              </a:graphic>
              <wp14:sizeRelH relativeFrom="page">
                <wp14:pctWidth>0</wp14:pctWidth>
              </wp14:sizeRelH>
              <wp14:sizeRelV relativeFrom="page">
                <wp14:pctHeight>0</wp14:pctHeight>
              </wp14:sizeRelV>
            </wp:anchor>
          </w:drawing>
        </w:r>
      </w:ins>
      <w:ins w:id="2140" w:author="Eduardo Gonzalez" w:date="2018-07-30T16:03:00Z">
        <w:r>
          <w:rPr>
            <w:rFonts w:asciiTheme="minorHAnsi" w:eastAsia="Times New Roman" w:hAnsiTheme="minorHAnsi" w:cs="Courier New"/>
            <w:color w:val="222222"/>
            <w:lang w:eastAsia="es-ES"/>
          </w:rPr>
          <w:t xml:space="preserve">   </w:t>
        </w:r>
      </w:ins>
    </w:p>
    <w:p w14:paraId="06CBA35F" w14:textId="77777777" w:rsidR="003F7FBA" w:rsidRDefault="003F7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141" w:author="Eduardo Gonzalez" w:date="2018-07-30T16:03:00Z"/>
          <w:rFonts w:asciiTheme="minorHAnsi" w:eastAsia="Times New Roman" w:hAnsiTheme="minorHAnsi" w:cs="Courier New"/>
          <w:color w:val="222222"/>
          <w:lang w:eastAsia="es-ES"/>
        </w:rPr>
      </w:pPr>
    </w:p>
    <w:p w14:paraId="4D47184D" w14:textId="77777777" w:rsidR="003F7FBA" w:rsidRDefault="003F7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142" w:author="Eduardo Gonzalez" w:date="2018-07-30T16:03:00Z"/>
          <w:rFonts w:asciiTheme="minorHAnsi" w:eastAsia="Times New Roman" w:hAnsiTheme="minorHAnsi" w:cs="Courier New"/>
          <w:color w:val="222222"/>
          <w:lang w:eastAsia="es-ES"/>
        </w:rPr>
      </w:pPr>
    </w:p>
    <w:p w14:paraId="3B7C22EE" w14:textId="77777777" w:rsidR="003F7FBA" w:rsidRDefault="003F7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143" w:author="Eduardo Gonzalez" w:date="2018-07-30T16:03:00Z"/>
          <w:rFonts w:asciiTheme="minorHAnsi" w:eastAsia="Times New Roman" w:hAnsiTheme="minorHAnsi" w:cs="Courier New"/>
          <w:color w:val="222222"/>
          <w:lang w:eastAsia="es-ES"/>
        </w:rPr>
      </w:pPr>
    </w:p>
    <w:p w14:paraId="62EF94B5" w14:textId="7CA2A61D" w:rsidR="00C80F91" w:rsidRPr="00436261" w:rsidDel="00C80F91" w:rsidRDefault="007108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del w:id="2144" w:author="Eduardo Gonzalez" w:date="2018-07-30T10:03:00Z"/>
          <w:rFonts w:asciiTheme="minorHAnsi" w:eastAsia="Times New Roman" w:hAnsiTheme="minorHAnsi" w:cs="Courier New"/>
          <w:color w:val="222222"/>
          <w:lang w:eastAsia="es-ES"/>
          <w:rPrChange w:id="2145" w:author="Bruno Presenti" w:date="2018-07-30T09:31:00Z">
            <w:rPr>
              <w:del w:id="2146" w:author="Eduardo Gonzalez" w:date="2018-07-30T10:03:00Z"/>
              <w:rFonts w:ascii="Courier New" w:eastAsia="Times New Roman" w:hAnsi="Courier New" w:cs="Courier New"/>
              <w:color w:val="222222"/>
              <w:sz w:val="20"/>
              <w:szCs w:val="20"/>
              <w:lang w:eastAsia="es-ES"/>
            </w:rPr>
          </w:rPrChange>
        </w:rPr>
        <w:pPrChange w:id="2147" w:author="Eduardo Gonzalez" w:date="2018-07-30T16:00:00Z">
          <w:pPr>
            <w:pStyle w:val="Prrafodelista"/>
            <w:numPr>
              <w:numId w:val="9"/>
            </w:numPr>
            <w:spacing w:after="0" w:line="240" w:lineRule="auto"/>
            <w:ind w:left="1080" w:hanging="720"/>
          </w:pPr>
        </w:pPrChange>
      </w:pPr>
      <w:del w:id="2148" w:author="Eduardo Gonzalez" w:date="2018-07-30T10:03:00Z">
        <w:r w:rsidRPr="00436261" w:rsidDel="00C80F91">
          <w:rPr>
            <w:rFonts w:asciiTheme="minorHAnsi" w:eastAsia="Times New Roman" w:hAnsiTheme="minorHAnsi" w:cs="Courier New"/>
            <w:color w:val="222222"/>
            <w:lang w:eastAsia="es-ES"/>
            <w:rPrChange w:id="2149" w:author="Bruno Presenti" w:date="2018-07-30T09:31:00Z">
              <w:rPr>
                <w:rFonts w:ascii="Courier New" w:eastAsia="Times New Roman" w:hAnsi="Courier New" w:cs="Courier New"/>
                <w:color w:val="222222"/>
                <w:sz w:val="20"/>
                <w:szCs w:val="20"/>
                <w:lang w:eastAsia="es-ES"/>
              </w:rPr>
            </w:rPrChange>
          </w:rPr>
          <w:delText>Crowdfunding (</w:delText>
        </w:r>
        <w:r w:rsidR="00681669" w:rsidRPr="00436261" w:rsidDel="00C80F91">
          <w:rPr>
            <w:rFonts w:asciiTheme="minorHAnsi" w:eastAsia="Times New Roman" w:hAnsiTheme="minorHAnsi" w:cs="Courier New"/>
            <w:color w:val="222222"/>
            <w:lang w:eastAsia="es-ES"/>
            <w:rPrChange w:id="2150" w:author="Bruno Presenti" w:date="2018-07-30T09:31:00Z">
              <w:rPr>
                <w:rFonts w:ascii="Courier New" w:eastAsia="Times New Roman" w:hAnsi="Courier New" w:cs="Courier New"/>
                <w:color w:val="222222"/>
                <w:sz w:val="20"/>
                <w:szCs w:val="20"/>
                <w:lang w:eastAsia="es-ES"/>
              </w:rPr>
            </w:rPrChange>
          </w:rPr>
          <w:delText>La descentralización del capital</w:delText>
        </w:r>
        <w:r w:rsidRPr="00436261" w:rsidDel="00C80F91">
          <w:rPr>
            <w:rFonts w:asciiTheme="minorHAnsi" w:eastAsia="Times New Roman" w:hAnsiTheme="minorHAnsi" w:cs="Courier New"/>
            <w:color w:val="222222"/>
            <w:lang w:eastAsia="es-ES"/>
            <w:rPrChange w:id="2151" w:author="Bruno Presenti" w:date="2018-07-30T09:31:00Z">
              <w:rPr>
                <w:rFonts w:ascii="Courier New" w:eastAsia="Times New Roman" w:hAnsi="Courier New" w:cs="Courier New"/>
                <w:color w:val="222222"/>
                <w:sz w:val="20"/>
                <w:szCs w:val="20"/>
                <w:lang w:eastAsia="es-ES"/>
              </w:rPr>
            </w:rPrChange>
          </w:rPr>
          <w:delText>)</w:delText>
        </w:r>
      </w:del>
    </w:p>
    <w:p w14:paraId="201A2066" w14:textId="07521D0F" w:rsidR="00001290" w:rsidDel="00C80F91" w:rsidRDefault="00001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152" w:author="Eduardo Gonzalez" w:date="2018-07-30T10:03:00Z"/>
          <w:rFonts w:asciiTheme="minorHAnsi" w:eastAsia="Times New Roman" w:hAnsiTheme="minorHAnsi" w:cs="Courier New"/>
          <w:color w:val="222222"/>
          <w:lang w:eastAsia="es-ES"/>
        </w:rPr>
        <w:pPrChange w:id="2153" w:author="Bruno Presenti" w:date="2018-07-30T10:43:00Z">
          <w:pPr>
            <w:autoSpaceDE w:val="0"/>
            <w:autoSpaceDN w:val="0"/>
            <w:adjustRightInd w:val="0"/>
            <w:spacing w:after="0" w:line="240" w:lineRule="auto"/>
          </w:pPr>
        </w:pPrChange>
      </w:pPr>
    </w:p>
    <w:p w14:paraId="7348FA54" w14:textId="74317D45" w:rsidR="001F16FB" w:rsidRPr="00A879E9" w:rsidDel="00C80F91" w:rsidRDefault="001F16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154" w:author="Heleen Devos" w:date="2018-07-22T17:55:00Z"/>
          <w:del w:id="2155" w:author="Eduardo Gonzalez" w:date="2018-07-30T10:03:00Z"/>
          <w:rFonts w:asciiTheme="minorHAnsi" w:eastAsia="Times New Roman" w:hAnsiTheme="minorHAnsi" w:cs="Courier New"/>
          <w:color w:val="222222"/>
          <w:lang w:eastAsia="es-ES"/>
          <w:rPrChange w:id="2156" w:author="Heleen Devos" w:date="2018-07-22T17:42:00Z">
            <w:rPr>
              <w:ins w:id="2157" w:author="Heleen Devos" w:date="2018-07-22T17:55:00Z"/>
              <w:del w:id="2158" w:author="Eduardo Gonzalez" w:date="2018-07-30T10:03:00Z"/>
              <w:rFonts w:ascii="Courier New" w:eastAsia="Times New Roman" w:hAnsi="Courier New" w:cs="Courier New"/>
              <w:color w:val="222222"/>
              <w:sz w:val="20"/>
              <w:szCs w:val="20"/>
              <w:lang w:eastAsia="es-ES"/>
            </w:rPr>
          </w:rPrChange>
        </w:rPr>
        <w:pPrChange w:id="2159" w:author="Bruno Presenti" w:date="2018-07-30T10:43:00Z">
          <w:pPr>
            <w:autoSpaceDE w:val="0"/>
            <w:autoSpaceDN w:val="0"/>
            <w:adjustRightInd w:val="0"/>
            <w:spacing w:after="0" w:line="240" w:lineRule="auto"/>
          </w:pPr>
        </w:pPrChange>
      </w:pPr>
    </w:p>
    <w:p w14:paraId="2559A7B2" w14:textId="299FC271" w:rsidR="00866ED6" w:rsidRPr="00A879E9" w:rsidDel="00C80F91" w:rsidRDefault="00866E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160" w:author="Eduardo Gonzalez" w:date="2018-07-30T10:03:00Z"/>
          <w:rFonts w:asciiTheme="minorHAnsi" w:eastAsia="Times New Roman" w:hAnsiTheme="minorHAnsi" w:cs="Courier New"/>
          <w:color w:val="222222"/>
          <w:lang w:eastAsia="es-ES"/>
          <w:rPrChange w:id="2161" w:author="Heleen Devos" w:date="2018-07-22T17:42:00Z">
            <w:rPr>
              <w:del w:id="2162" w:author="Eduardo Gonzalez" w:date="2018-07-30T10:03:00Z"/>
              <w:rFonts w:ascii="Courier New" w:eastAsia="Times New Roman" w:hAnsi="Courier New" w:cs="Courier New"/>
              <w:color w:val="222222"/>
              <w:sz w:val="20"/>
              <w:szCs w:val="20"/>
              <w:lang w:eastAsia="es-ES"/>
            </w:rPr>
          </w:rPrChange>
        </w:rPr>
        <w:pPrChange w:id="2163" w:author="Bruno Presenti" w:date="2018-07-30T10:43:00Z">
          <w:pPr>
            <w:autoSpaceDE w:val="0"/>
            <w:autoSpaceDN w:val="0"/>
            <w:adjustRightInd w:val="0"/>
            <w:spacing w:after="0" w:line="240" w:lineRule="auto"/>
          </w:pPr>
        </w:pPrChange>
      </w:pPr>
    </w:p>
    <w:p w14:paraId="7B832BCE" w14:textId="0DFFD43F" w:rsidR="00B44284" w:rsidRPr="00A879E9" w:rsidDel="00C80F91" w:rsidRDefault="00866E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164" w:author="Eduardo Gonzalez" w:date="2018-07-30T10:03:00Z"/>
          <w:rFonts w:asciiTheme="minorHAnsi" w:eastAsia="Times New Roman" w:hAnsiTheme="minorHAnsi" w:cs="Courier New"/>
          <w:color w:val="222222"/>
          <w:lang w:eastAsia="es-ES"/>
          <w:rPrChange w:id="2165" w:author="Heleen Devos" w:date="2018-07-22T17:42:00Z">
            <w:rPr>
              <w:del w:id="2166" w:author="Eduardo Gonzalez" w:date="2018-07-30T10:03:00Z"/>
              <w:rFonts w:ascii="Courier New" w:eastAsia="Times New Roman" w:hAnsi="Courier New" w:cs="Courier New"/>
              <w:color w:val="222222"/>
              <w:sz w:val="20"/>
              <w:szCs w:val="20"/>
              <w:lang w:eastAsia="es-ES"/>
            </w:rPr>
          </w:rPrChange>
        </w:rPr>
        <w:pPrChange w:id="2167" w:author="Bruno Presenti" w:date="2018-07-30T10:43:00Z">
          <w:pPr>
            <w:autoSpaceDE w:val="0"/>
            <w:autoSpaceDN w:val="0"/>
            <w:adjustRightInd w:val="0"/>
            <w:spacing w:after="0" w:line="240" w:lineRule="auto"/>
          </w:pPr>
        </w:pPrChange>
      </w:pPr>
      <w:del w:id="2168" w:author="Eduardo Gonzalez" w:date="2018-07-30T10:03:00Z">
        <w:r w:rsidRPr="00A879E9" w:rsidDel="00C80F91">
          <w:rPr>
            <w:rFonts w:asciiTheme="minorHAnsi" w:eastAsia="Times New Roman" w:hAnsiTheme="minorHAnsi" w:cs="Courier New"/>
            <w:color w:val="222222"/>
            <w:lang w:eastAsia="es-ES"/>
            <w:rPrChange w:id="2169" w:author="Heleen Devos" w:date="2018-07-22T17:42:00Z">
              <w:rPr>
                <w:rFonts w:ascii="Courier New" w:eastAsia="Times New Roman" w:hAnsi="Courier New" w:cs="Courier New"/>
                <w:color w:val="222222"/>
                <w:sz w:val="20"/>
                <w:szCs w:val="20"/>
                <w:lang w:eastAsia="es-ES"/>
              </w:rPr>
            </w:rPrChange>
          </w:rPr>
          <w:delText>La financiación colectiva es un sistema de cooperación muy sencillo que permite a cualquier creador de proyectos (sea profesional o no) reunir una suma de dinero considerable entre muchas personas para apoyar una determinada iniciativa. Entre</w:delText>
        </w:r>
        <w:r w:rsidR="006452DB" w:rsidRPr="00A879E9" w:rsidDel="00C80F91">
          <w:rPr>
            <w:rFonts w:asciiTheme="minorHAnsi" w:eastAsia="Times New Roman" w:hAnsiTheme="minorHAnsi" w:cs="Courier New"/>
            <w:color w:val="222222"/>
            <w:lang w:eastAsia="es-ES"/>
            <w:rPrChange w:id="2170" w:author="Heleen Devos" w:date="2018-07-22T17:42:00Z">
              <w:rPr>
                <w:rFonts w:ascii="Courier New" w:eastAsia="Times New Roman" w:hAnsi="Courier New" w:cs="Courier New"/>
                <w:color w:val="222222"/>
                <w:sz w:val="20"/>
                <w:szCs w:val="20"/>
                <w:lang w:eastAsia="es-ES"/>
              </w:rPr>
            </w:rPrChange>
          </w:rPr>
          <w:delText xml:space="preserve"> los principales se encuentran el </w:delText>
        </w:r>
        <w:r w:rsidRPr="00A879E9" w:rsidDel="00C80F91">
          <w:rPr>
            <w:rFonts w:asciiTheme="minorHAnsi" w:eastAsia="Times New Roman" w:hAnsiTheme="minorHAnsi" w:cs="Courier New"/>
            <w:color w:val="222222"/>
            <w:lang w:eastAsia="es-ES"/>
            <w:rPrChange w:id="2171" w:author="Heleen Devos" w:date="2018-07-22T17:42:00Z">
              <w:rPr>
                <w:rFonts w:ascii="Courier New" w:eastAsia="Times New Roman" w:hAnsi="Courier New" w:cs="Courier New"/>
                <w:color w:val="222222"/>
                <w:sz w:val="20"/>
                <w:szCs w:val="20"/>
                <w:lang w:eastAsia="es-ES"/>
              </w:rPr>
            </w:rPrChange>
          </w:rPr>
          <w:delText xml:space="preserve">Crowdfunding de donación, </w:delText>
        </w:r>
        <w:r w:rsidR="006452DB" w:rsidRPr="00A879E9" w:rsidDel="00C80F91">
          <w:rPr>
            <w:rFonts w:asciiTheme="minorHAnsi" w:eastAsia="Times New Roman" w:hAnsiTheme="minorHAnsi" w:cs="Courier New"/>
            <w:color w:val="222222"/>
            <w:lang w:eastAsia="es-ES"/>
            <w:rPrChange w:id="2172" w:author="Heleen Devos" w:date="2018-07-22T17:42:00Z">
              <w:rPr>
                <w:rFonts w:ascii="Courier New" w:eastAsia="Times New Roman" w:hAnsi="Courier New" w:cs="Courier New"/>
                <w:color w:val="222222"/>
                <w:sz w:val="20"/>
                <w:szCs w:val="20"/>
                <w:lang w:eastAsia="es-ES"/>
              </w:rPr>
            </w:rPrChange>
          </w:rPr>
          <w:delText>de</w:delText>
        </w:r>
        <w:r w:rsidRPr="00A879E9" w:rsidDel="00C80F91">
          <w:rPr>
            <w:rFonts w:asciiTheme="minorHAnsi" w:eastAsia="Times New Roman" w:hAnsiTheme="minorHAnsi" w:cs="Courier New"/>
            <w:color w:val="222222"/>
            <w:lang w:eastAsia="es-ES"/>
            <w:rPrChange w:id="2173" w:author="Heleen Devos" w:date="2018-07-22T17:42:00Z">
              <w:rPr>
                <w:rFonts w:ascii="Courier New" w:eastAsia="Times New Roman" w:hAnsi="Courier New" w:cs="Courier New"/>
                <w:color w:val="222222"/>
                <w:sz w:val="20"/>
                <w:szCs w:val="20"/>
                <w:lang w:eastAsia="es-ES"/>
              </w:rPr>
            </w:rPrChange>
          </w:rPr>
          <w:delText xml:space="preserve"> recompensa</w:delText>
        </w:r>
        <w:r w:rsidR="006452DB" w:rsidRPr="00A879E9" w:rsidDel="00C80F91">
          <w:rPr>
            <w:rFonts w:asciiTheme="minorHAnsi" w:eastAsia="Times New Roman" w:hAnsiTheme="minorHAnsi" w:cs="Courier New"/>
            <w:color w:val="222222"/>
            <w:lang w:eastAsia="es-ES"/>
            <w:rPrChange w:id="2174" w:author="Heleen Devos" w:date="2018-07-22T17:42:00Z">
              <w:rPr>
                <w:rFonts w:ascii="Courier New" w:eastAsia="Times New Roman" w:hAnsi="Courier New" w:cs="Courier New"/>
                <w:color w:val="222222"/>
                <w:sz w:val="20"/>
                <w:szCs w:val="20"/>
                <w:lang w:eastAsia="es-ES"/>
              </w:rPr>
            </w:rPrChange>
          </w:rPr>
          <w:delText xml:space="preserve">, </w:delText>
        </w:r>
        <w:r w:rsidRPr="00A879E9" w:rsidDel="00C80F91">
          <w:rPr>
            <w:rFonts w:asciiTheme="minorHAnsi" w:eastAsia="Times New Roman" w:hAnsiTheme="minorHAnsi" w:cs="Courier New"/>
            <w:color w:val="222222"/>
            <w:lang w:eastAsia="es-ES"/>
            <w:rPrChange w:id="2175" w:author="Heleen Devos" w:date="2018-07-22T17:42:00Z">
              <w:rPr>
                <w:rFonts w:ascii="Courier New" w:eastAsia="Times New Roman" w:hAnsi="Courier New" w:cs="Courier New"/>
                <w:color w:val="222222"/>
                <w:sz w:val="20"/>
                <w:szCs w:val="20"/>
                <w:lang w:eastAsia="es-ES"/>
              </w:rPr>
            </w:rPrChange>
          </w:rPr>
          <w:delText>de inversión</w:delText>
        </w:r>
        <w:r w:rsidR="006452DB" w:rsidRPr="00A879E9" w:rsidDel="00C80F91">
          <w:rPr>
            <w:rFonts w:asciiTheme="minorHAnsi" w:eastAsia="Times New Roman" w:hAnsiTheme="minorHAnsi" w:cs="Courier New"/>
            <w:color w:val="222222"/>
            <w:lang w:eastAsia="es-ES"/>
            <w:rPrChange w:id="2176" w:author="Heleen Devos" w:date="2018-07-22T17:42:00Z">
              <w:rPr>
                <w:rFonts w:ascii="Courier New" w:eastAsia="Times New Roman" w:hAnsi="Courier New" w:cs="Courier New"/>
                <w:color w:val="222222"/>
                <w:sz w:val="20"/>
                <w:szCs w:val="20"/>
                <w:lang w:eastAsia="es-ES"/>
              </w:rPr>
            </w:rPrChange>
          </w:rPr>
          <w:delText xml:space="preserve">, </w:delText>
        </w:r>
        <w:r w:rsidR="001D4985" w:rsidRPr="00A879E9" w:rsidDel="00C80F91">
          <w:rPr>
            <w:rFonts w:asciiTheme="minorHAnsi" w:eastAsia="Times New Roman" w:hAnsiTheme="minorHAnsi" w:cs="Courier New"/>
            <w:color w:val="222222"/>
            <w:lang w:eastAsia="es-ES"/>
            <w:rPrChange w:id="2177" w:author="Heleen Devos" w:date="2018-07-22T17:42:00Z">
              <w:rPr>
                <w:rFonts w:ascii="Courier New" w:eastAsia="Times New Roman" w:hAnsi="Courier New" w:cs="Courier New"/>
                <w:color w:val="222222"/>
                <w:sz w:val="20"/>
                <w:szCs w:val="20"/>
                <w:lang w:eastAsia="es-ES"/>
              </w:rPr>
            </w:rPrChange>
          </w:rPr>
          <w:delText>de préstamo (</w:delText>
        </w:r>
        <w:r w:rsidR="006452DB" w:rsidRPr="00A879E9" w:rsidDel="00C80F91">
          <w:rPr>
            <w:rFonts w:asciiTheme="minorHAnsi" w:eastAsia="Times New Roman" w:hAnsiTheme="minorHAnsi" w:cs="Courier New"/>
            <w:color w:val="222222"/>
            <w:lang w:eastAsia="es-ES"/>
            <w:rPrChange w:id="2178" w:author="Heleen Devos" w:date="2018-07-22T17:42:00Z">
              <w:rPr>
                <w:rFonts w:ascii="Courier New" w:eastAsia="Times New Roman" w:hAnsi="Courier New" w:cs="Courier New"/>
                <w:color w:val="222222"/>
                <w:sz w:val="20"/>
                <w:szCs w:val="20"/>
                <w:lang w:eastAsia="es-ES"/>
              </w:rPr>
            </w:rPrChange>
          </w:rPr>
          <w:delText>también conocido como Crowdlending</w:delText>
        </w:r>
        <w:r w:rsidR="001D4985" w:rsidRPr="00A879E9" w:rsidDel="00C80F91">
          <w:rPr>
            <w:rFonts w:asciiTheme="minorHAnsi" w:eastAsia="Times New Roman" w:hAnsiTheme="minorHAnsi" w:cs="Courier New"/>
            <w:color w:val="222222"/>
            <w:lang w:eastAsia="es-ES"/>
            <w:rPrChange w:id="2179" w:author="Heleen Devos" w:date="2018-07-22T17:42:00Z">
              <w:rPr>
                <w:rFonts w:ascii="Courier New" w:eastAsia="Times New Roman" w:hAnsi="Courier New" w:cs="Courier New"/>
                <w:color w:val="222222"/>
                <w:sz w:val="20"/>
                <w:szCs w:val="20"/>
                <w:lang w:eastAsia="es-ES"/>
              </w:rPr>
            </w:rPrChange>
          </w:rPr>
          <w:delText>)</w:delText>
        </w:r>
        <w:r w:rsidR="006452DB" w:rsidRPr="00A879E9" w:rsidDel="00C80F91">
          <w:rPr>
            <w:rFonts w:asciiTheme="minorHAnsi" w:eastAsia="Times New Roman" w:hAnsiTheme="minorHAnsi" w:cs="Courier New"/>
            <w:color w:val="222222"/>
            <w:lang w:eastAsia="es-ES"/>
            <w:rPrChange w:id="2180" w:author="Heleen Devos" w:date="2018-07-22T17:42:00Z">
              <w:rPr>
                <w:rFonts w:ascii="Courier New" w:eastAsia="Times New Roman" w:hAnsi="Courier New" w:cs="Courier New"/>
                <w:color w:val="222222"/>
                <w:sz w:val="20"/>
                <w:szCs w:val="20"/>
                <w:lang w:eastAsia="es-ES"/>
              </w:rPr>
            </w:rPrChange>
          </w:rPr>
          <w:delText xml:space="preserve"> y por último el Crowdfactoring, este tipo de crowdfunding es conocido también como “Invoice Trading” y sirve a las empresas como forma alternativa de descontar pagarés. </w:delText>
        </w:r>
      </w:del>
    </w:p>
    <w:p w14:paraId="72347D5C" w14:textId="2A7E2C2F" w:rsidR="001D4985" w:rsidRPr="00A879E9" w:rsidDel="00C80F91" w:rsidRDefault="001D49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181" w:author="Eduardo Gonzalez" w:date="2018-07-30T10:03:00Z"/>
          <w:rFonts w:asciiTheme="minorHAnsi" w:eastAsia="Times New Roman" w:hAnsiTheme="minorHAnsi" w:cs="Courier New"/>
          <w:color w:val="222222"/>
          <w:lang w:eastAsia="es-ES"/>
          <w:rPrChange w:id="2182" w:author="Heleen Devos" w:date="2018-07-22T17:42:00Z">
            <w:rPr>
              <w:del w:id="2183" w:author="Eduardo Gonzalez" w:date="2018-07-30T10:03:00Z"/>
              <w:rFonts w:ascii="Courier New" w:eastAsia="Times New Roman" w:hAnsi="Courier New" w:cs="Courier New"/>
              <w:color w:val="222222"/>
              <w:sz w:val="20"/>
              <w:szCs w:val="20"/>
              <w:lang w:eastAsia="es-ES"/>
            </w:rPr>
          </w:rPrChange>
        </w:rPr>
        <w:pPrChange w:id="2184" w:author="Bruno Presenti" w:date="2018-07-30T10:43:00Z">
          <w:pPr>
            <w:autoSpaceDE w:val="0"/>
            <w:autoSpaceDN w:val="0"/>
            <w:adjustRightInd w:val="0"/>
            <w:spacing w:after="0" w:line="240" w:lineRule="auto"/>
          </w:pPr>
        </w:pPrChange>
      </w:pPr>
    </w:p>
    <w:p w14:paraId="62BA389E" w14:textId="728E89BC" w:rsidR="001D4985" w:rsidRPr="00A879E9" w:rsidDel="00C80F91" w:rsidRDefault="001D498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185" w:author="Eduardo Gonzalez" w:date="2018-07-30T10:03:00Z"/>
          <w:rFonts w:asciiTheme="minorHAnsi" w:eastAsia="Times New Roman" w:hAnsiTheme="minorHAnsi" w:cs="Courier New"/>
          <w:color w:val="222222"/>
          <w:lang w:eastAsia="es-ES"/>
          <w:rPrChange w:id="2186" w:author="Heleen Devos" w:date="2018-07-22T17:42:00Z">
            <w:rPr>
              <w:del w:id="2187" w:author="Eduardo Gonzalez" w:date="2018-07-30T10:03:00Z"/>
              <w:rFonts w:ascii="Courier New" w:eastAsia="Times New Roman" w:hAnsi="Courier New" w:cs="Courier New"/>
              <w:color w:val="222222"/>
              <w:sz w:val="20"/>
              <w:szCs w:val="20"/>
              <w:lang w:eastAsia="es-ES"/>
            </w:rPr>
          </w:rPrChange>
        </w:rPr>
      </w:pPr>
      <w:del w:id="2188" w:author="Eduardo Gonzalez" w:date="2018-07-30T10:03:00Z">
        <w:r w:rsidRPr="00A879E9" w:rsidDel="00C80F91">
          <w:rPr>
            <w:rFonts w:asciiTheme="minorHAnsi" w:eastAsia="Times New Roman" w:hAnsiTheme="minorHAnsi" w:cs="Courier New"/>
            <w:color w:val="222222"/>
            <w:lang w:eastAsia="es-ES"/>
            <w:rPrChange w:id="2189" w:author="Heleen Devos" w:date="2018-07-22T17:42:00Z">
              <w:rPr>
                <w:rFonts w:ascii="Courier New" w:eastAsia="Times New Roman" w:hAnsi="Courier New" w:cs="Courier New"/>
                <w:color w:val="222222"/>
                <w:sz w:val="20"/>
                <w:szCs w:val="20"/>
                <w:lang w:eastAsia="es-ES"/>
              </w:rPr>
            </w:rPrChange>
          </w:rPr>
          <w:delText xml:space="preserve">En nuestro proyecto </w:delText>
        </w:r>
        <w:r w:rsidRPr="00A879E9" w:rsidDel="00C80F91">
          <w:rPr>
            <w:rFonts w:asciiTheme="minorHAnsi" w:eastAsia="Times New Roman" w:hAnsiTheme="minorHAnsi" w:cs="Courier New"/>
            <w:color w:val="222222"/>
            <w:u w:val="single"/>
            <w:lang w:eastAsia="es-ES"/>
            <w:rPrChange w:id="2190" w:author="Heleen Devos" w:date="2018-07-22T17:42:00Z">
              <w:rPr>
                <w:rFonts w:ascii="Courier New" w:eastAsia="Times New Roman" w:hAnsi="Courier New" w:cs="Courier New"/>
                <w:color w:val="222222"/>
                <w:sz w:val="20"/>
                <w:szCs w:val="20"/>
                <w:u w:val="single"/>
                <w:lang w:eastAsia="es-ES"/>
              </w:rPr>
            </w:rPrChange>
          </w:rPr>
          <w:delText>ICO ERGON</w:delText>
        </w:r>
      </w:del>
      <w:ins w:id="2191" w:author="Heleen Devos" w:date="2018-07-22T18:01:00Z">
        <w:del w:id="2192" w:author="Eduardo Gonzalez" w:date="2018-07-30T10:03:00Z">
          <w:r w:rsidR="009E736B" w:rsidDel="00C80F91">
            <w:rPr>
              <w:rFonts w:asciiTheme="minorHAnsi" w:eastAsia="Times New Roman" w:hAnsiTheme="minorHAnsi" w:cs="Courier New"/>
              <w:color w:val="222222"/>
              <w:u w:val="single"/>
              <w:lang w:eastAsia="es-ES"/>
            </w:rPr>
            <w:delText>E</w:delText>
          </w:r>
        </w:del>
      </w:ins>
      <w:ins w:id="2193" w:author="Heleen Devos" w:date="2018-07-22T18:31:00Z">
        <w:del w:id="2194" w:author="Eduardo Gonzalez" w:date="2018-07-30T10:03:00Z">
          <w:r w:rsidR="0007379D" w:rsidDel="00C80F91">
            <w:rPr>
              <w:rFonts w:asciiTheme="minorHAnsi" w:eastAsia="Times New Roman" w:hAnsiTheme="minorHAnsi" w:cs="Courier New"/>
              <w:color w:val="222222"/>
              <w:u w:val="single"/>
              <w:lang w:eastAsia="es-ES"/>
            </w:rPr>
            <w:delText>R</w:delText>
          </w:r>
        </w:del>
      </w:ins>
      <w:ins w:id="2195" w:author="Heleen Devos" w:date="2018-07-22T18:01:00Z">
        <w:del w:id="2196" w:author="Eduardo Gonzalez" w:date="2018-07-30T10:03:00Z">
          <w:r w:rsidR="009E736B" w:rsidDel="00C80F91">
            <w:rPr>
              <w:rFonts w:asciiTheme="minorHAnsi" w:eastAsia="Times New Roman" w:hAnsiTheme="minorHAnsi" w:cs="Courier New"/>
              <w:color w:val="222222"/>
              <w:u w:val="single"/>
              <w:lang w:eastAsia="es-ES"/>
            </w:rPr>
            <w:delText>gON</w:delText>
          </w:r>
        </w:del>
      </w:ins>
      <w:ins w:id="2197" w:author="Heleen Devos" w:date="2018-07-22T18:31:00Z">
        <w:del w:id="2198" w:author="Eduardo Gonzalez" w:date="2018-07-30T10:03:00Z">
          <w:r w:rsidR="0007379D" w:rsidDel="00C80F91">
            <w:rPr>
              <w:rFonts w:asciiTheme="minorHAnsi" w:eastAsia="Times New Roman" w:hAnsiTheme="minorHAnsi" w:cs="Courier New"/>
              <w:color w:val="222222"/>
              <w:u w:val="single"/>
              <w:lang w:eastAsia="es-ES"/>
            </w:rPr>
            <w:delText xml:space="preserve"> </w:delText>
          </w:r>
        </w:del>
      </w:ins>
      <w:del w:id="2199" w:author="Eduardo Gonzalez" w:date="2018-07-30T10:03:00Z">
        <w:r w:rsidRPr="00A879E9" w:rsidDel="00C80F91">
          <w:rPr>
            <w:rFonts w:asciiTheme="minorHAnsi" w:eastAsia="Times New Roman" w:hAnsiTheme="minorHAnsi" w:cs="Courier New"/>
            <w:color w:val="222222"/>
            <w:u w:val="single"/>
            <w:lang w:eastAsia="es-ES"/>
            <w:rPrChange w:id="2200" w:author="Heleen Devos" w:date="2018-07-22T17:42:00Z">
              <w:rPr>
                <w:rFonts w:ascii="Courier New" w:eastAsia="Times New Roman" w:hAnsi="Courier New" w:cs="Courier New"/>
                <w:color w:val="222222"/>
                <w:sz w:val="20"/>
                <w:szCs w:val="20"/>
                <w:u w:val="single"/>
                <w:lang w:eastAsia="es-ES"/>
              </w:rPr>
            </w:rPrChange>
          </w:rPr>
          <w:delText>LATAM nos enfocaremos al tipo Crowdfunding de Inversión</w:delText>
        </w:r>
        <w:r w:rsidRPr="00A879E9" w:rsidDel="00C80F91">
          <w:rPr>
            <w:rFonts w:asciiTheme="minorHAnsi" w:eastAsia="Times New Roman" w:hAnsiTheme="minorHAnsi" w:cs="Courier New"/>
            <w:color w:val="222222"/>
            <w:lang w:eastAsia="es-ES"/>
            <w:rPrChange w:id="2201" w:author="Heleen Devos" w:date="2018-07-22T17:42:00Z">
              <w:rPr>
                <w:rFonts w:ascii="Courier New" w:eastAsia="Times New Roman" w:hAnsi="Courier New" w:cs="Courier New"/>
                <w:color w:val="222222"/>
                <w:sz w:val="20"/>
                <w:szCs w:val="20"/>
                <w:lang w:eastAsia="es-ES"/>
              </w:rPr>
            </w:rPrChange>
          </w:rPr>
          <w:delText>, el cual los aportadores de fondos del proyecto obtienen una participación en el capital social de la empresa que lo lleva a cabo. Una vez el proyecto ha obtenido la financiación necesaria y se pone en marcha, los inversores obtienen la rentabilidad. Es por ello que con el </w:delText>
        </w:r>
        <w:r w:rsidRPr="00A879E9" w:rsidDel="00C80F91">
          <w:rPr>
            <w:rFonts w:asciiTheme="minorHAnsi" w:eastAsia="Times New Roman" w:hAnsiTheme="minorHAnsi" w:cs="Courier New"/>
            <w:color w:val="222222"/>
            <w:u w:val="single"/>
            <w:lang w:eastAsia="es-ES"/>
            <w:rPrChange w:id="2202" w:author="Heleen Devos" w:date="2018-07-22T17:42:00Z">
              <w:rPr>
                <w:rFonts w:ascii="Courier New" w:eastAsia="Times New Roman" w:hAnsi="Courier New" w:cs="Courier New"/>
                <w:color w:val="222222"/>
                <w:sz w:val="20"/>
                <w:szCs w:val="20"/>
                <w:u w:val="single"/>
                <w:lang w:eastAsia="es-ES"/>
              </w:rPr>
            </w:rPrChange>
          </w:rPr>
          <w:delText>Crowdfunding de inversión</w:delText>
        </w:r>
        <w:r w:rsidRPr="00A879E9" w:rsidDel="00C80F91">
          <w:rPr>
            <w:rFonts w:asciiTheme="minorHAnsi" w:eastAsia="Times New Roman" w:hAnsiTheme="minorHAnsi" w:cs="Courier New"/>
            <w:color w:val="222222"/>
            <w:lang w:eastAsia="es-ES"/>
            <w:rPrChange w:id="2203" w:author="Heleen Devos" w:date="2018-07-22T17:42:00Z">
              <w:rPr>
                <w:rFonts w:ascii="Courier New" w:eastAsia="Times New Roman" w:hAnsi="Courier New" w:cs="Courier New"/>
                <w:color w:val="222222"/>
                <w:sz w:val="20"/>
                <w:szCs w:val="20"/>
                <w:lang w:eastAsia="es-ES"/>
              </w:rPr>
            </w:rPrChange>
          </w:rPr>
          <w:delText> resulta crucial que la empresa que desarrolla el proyecto sea una sociedad capaz de repartir participaciones o beneficios a los participantes del Crowdfunding.</w:delText>
        </w:r>
      </w:del>
    </w:p>
    <w:p w14:paraId="1D1AEB87" w14:textId="6146DC11" w:rsidR="006452DB" w:rsidRPr="00A879E9" w:rsidDel="00C80F91" w:rsidRDefault="006452DB"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204" w:author="Eduardo Gonzalez" w:date="2018-07-30T10:03:00Z"/>
          <w:rFonts w:asciiTheme="minorHAnsi" w:eastAsia="Times New Roman" w:hAnsiTheme="minorHAnsi" w:cs="Courier New"/>
          <w:color w:val="222222"/>
          <w:lang w:eastAsia="es-ES"/>
          <w:rPrChange w:id="2205" w:author="Heleen Devos" w:date="2018-07-22T17:42:00Z">
            <w:rPr>
              <w:del w:id="2206" w:author="Eduardo Gonzalez" w:date="2018-07-30T10:03:00Z"/>
              <w:rFonts w:ascii="Courier New" w:eastAsia="Times New Roman" w:hAnsi="Courier New" w:cs="Courier New"/>
              <w:color w:val="222222"/>
              <w:sz w:val="20"/>
              <w:szCs w:val="20"/>
              <w:lang w:eastAsia="es-ES"/>
            </w:rPr>
          </w:rPrChange>
        </w:rPr>
      </w:pPr>
    </w:p>
    <w:p w14:paraId="2CCA63A0" w14:textId="7675723B" w:rsidR="001D4985" w:rsidRPr="00A879E9" w:rsidDel="00C80F91" w:rsidRDefault="001D498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207" w:author="Eduardo Gonzalez" w:date="2018-07-30T10:03:00Z"/>
          <w:rFonts w:asciiTheme="minorHAnsi" w:eastAsia="Times New Roman" w:hAnsiTheme="minorHAnsi" w:cs="Courier New"/>
          <w:color w:val="222222"/>
          <w:lang w:eastAsia="es-ES"/>
          <w:rPrChange w:id="2208" w:author="Heleen Devos" w:date="2018-07-22T17:42:00Z">
            <w:rPr>
              <w:del w:id="2209" w:author="Eduardo Gonzalez" w:date="2018-07-30T10:03:00Z"/>
              <w:rFonts w:ascii="Courier New" w:eastAsia="Times New Roman" w:hAnsi="Courier New" w:cs="Courier New"/>
              <w:color w:val="222222"/>
              <w:sz w:val="20"/>
              <w:szCs w:val="20"/>
              <w:lang w:eastAsia="es-ES"/>
            </w:rPr>
          </w:rPrChange>
        </w:rPr>
      </w:pPr>
    </w:p>
    <w:p w14:paraId="6B5CB2D6" w14:textId="12AC3D85" w:rsidR="001D4985" w:rsidRPr="00A879E9" w:rsidDel="00C80F91" w:rsidRDefault="001D498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210" w:author="Eduardo Gonzalez" w:date="2018-07-30T10:03:00Z"/>
          <w:rFonts w:asciiTheme="minorHAnsi" w:eastAsia="Times New Roman" w:hAnsiTheme="minorHAnsi" w:cs="Courier New"/>
          <w:color w:val="222222"/>
          <w:lang w:eastAsia="es-ES"/>
          <w:rPrChange w:id="2211" w:author="Heleen Devos" w:date="2018-07-22T17:42:00Z">
            <w:rPr>
              <w:del w:id="2212" w:author="Eduardo Gonzalez" w:date="2018-07-30T10:03:00Z"/>
              <w:rFonts w:ascii="Courier New" w:eastAsia="Times New Roman" w:hAnsi="Courier New" w:cs="Courier New"/>
              <w:color w:val="222222"/>
              <w:sz w:val="20"/>
              <w:szCs w:val="20"/>
              <w:lang w:eastAsia="es-ES"/>
            </w:rPr>
          </w:rPrChange>
        </w:rPr>
      </w:pPr>
    </w:p>
    <w:p w14:paraId="5E45A10B" w14:textId="74C0C2FF" w:rsidR="001D4985" w:rsidRPr="00A879E9" w:rsidDel="00C80F91" w:rsidRDefault="001D498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213" w:author="Eduardo Gonzalez" w:date="2018-07-30T10:03:00Z"/>
          <w:rFonts w:asciiTheme="minorHAnsi" w:eastAsia="Times New Roman" w:hAnsiTheme="minorHAnsi" w:cs="Courier New"/>
          <w:color w:val="222222"/>
          <w:lang w:eastAsia="es-ES"/>
          <w:rPrChange w:id="2214" w:author="Heleen Devos" w:date="2018-07-22T17:42:00Z">
            <w:rPr>
              <w:del w:id="2215" w:author="Eduardo Gonzalez" w:date="2018-07-30T10:03:00Z"/>
              <w:rFonts w:ascii="Courier New" w:eastAsia="Times New Roman" w:hAnsi="Courier New" w:cs="Courier New"/>
              <w:color w:val="222222"/>
              <w:sz w:val="20"/>
              <w:szCs w:val="20"/>
              <w:lang w:eastAsia="es-ES"/>
            </w:rPr>
          </w:rPrChange>
        </w:rPr>
      </w:pPr>
    </w:p>
    <w:p w14:paraId="30401304" w14:textId="4EC5A0C8" w:rsidR="006452DB" w:rsidRPr="00A879E9" w:rsidDel="00C80F91" w:rsidRDefault="001D498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216" w:author="Eduardo Gonzalez" w:date="2018-07-30T10:03:00Z"/>
          <w:rFonts w:asciiTheme="minorHAnsi" w:eastAsia="Times New Roman" w:hAnsiTheme="minorHAnsi" w:cs="Courier New"/>
          <w:color w:val="222222"/>
          <w:lang w:eastAsia="es-ES"/>
          <w:rPrChange w:id="2217" w:author="Heleen Devos" w:date="2018-07-22T17:42:00Z">
            <w:rPr>
              <w:del w:id="2218" w:author="Eduardo Gonzalez" w:date="2018-07-30T10:03:00Z"/>
              <w:rFonts w:ascii="Courier New" w:eastAsia="Times New Roman" w:hAnsi="Courier New" w:cs="Courier New"/>
              <w:color w:val="222222"/>
              <w:sz w:val="20"/>
              <w:szCs w:val="20"/>
              <w:lang w:eastAsia="es-ES"/>
            </w:rPr>
          </w:rPrChange>
        </w:rPr>
      </w:pPr>
      <w:del w:id="2219" w:author="Eduardo Gonzalez" w:date="2018-07-30T10:03:00Z">
        <w:r w:rsidRPr="00A879E9" w:rsidDel="00C80F91">
          <w:rPr>
            <w:rFonts w:asciiTheme="minorHAnsi" w:eastAsia="Times New Roman" w:hAnsiTheme="minorHAnsi" w:cs="Courier New"/>
            <w:color w:val="222222"/>
            <w:lang w:eastAsia="es-ES"/>
            <w:rPrChange w:id="2220" w:author="Heleen Devos" w:date="2018-07-22T17:42:00Z">
              <w:rPr>
                <w:rFonts w:ascii="Courier New" w:eastAsia="Times New Roman" w:hAnsi="Courier New" w:cs="Courier New"/>
                <w:color w:val="222222"/>
                <w:sz w:val="20"/>
                <w:szCs w:val="20"/>
                <w:lang w:eastAsia="es-ES"/>
              </w:rPr>
            </w:rPrChange>
          </w:rPr>
          <w:delText>¿Cuáles son las etapas del Crowdfunding de inversión?</w:delText>
        </w:r>
      </w:del>
    </w:p>
    <w:p w14:paraId="25264923" w14:textId="0EB5F439" w:rsidR="006452DB" w:rsidRPr="00A879E9" w:rsidDel="00C80F91" w:rsidRDefault="006452DB"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221" w:author="Eduardo Gonzalez" w:date="2018-07-30T10:03:00Z"/>
          <w:rFonts w:asciiTheme="minorHAnsi" w:eastAsia="Times New Roman" w:hAnsiTheme="minorHAnsi" w:cs="Courier New"/>
          <w:color w:val="222222"/>
          <w:lang w:eastAsia="es-ES"/>
          <w:rPrChange w:id="2222" w:author="Heleen Devos" w:date="2018-07-22T17:42:00Z">
            <w:rPr>
              <w:del w:id="2223" w:author="Eduardo Gonzalez" w:date="2018-07-30T10:03:00Z"/>
              <w:rFonts w:ascii="Courier New" w:eastAsia="Times New Roman" w:hAnsi="Courier New" w:cs="Courier New"/>
              <w:color w:val="222222"/>
              <w:sz w:val="20"/>
              <w:szCs w:val="20"/>
              <w:lang w:eastAsia="es-ES"/>
            </w:rPr>
          </w:rPrChange>
        </w:rPr>
      </w:pPr>
    </w:p>
    <w:p w14:paraId="48D07E89" w14:textId="7566E0D5" w:rsidR="006452DB" w:rsidRPr="00A879E9" w:rsidDel="00C80F91" w:rsidRDefault="006452DB"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224" w:author="Eduardo Gonzalez" w:date="2018-07-30T10:03:00Z"/>
          <w:rFonts w:asciiTheme="minorHAnsi" w:eastAsia="Times New Roman" w:hAnsiTheme="minorHAnsi" w:cs="Courier New"/>
          <w:color w:val="222222"/>
          <w:lang w:eastAsia="es-ES"/>
          <w:rPrChange w:id="2225" w:author="Heleen Devos" w:date="2018-07-22T17:42:00Z">
            <w:rPr>
              <w:del w:id="2226" w:author="Eduardo Gonzalez" w:date="2018-07-30T10:03:00Z"/>
              <w:rFonts w:ascii="Courier New" w:eastAsia="Times New Roman" w:hAnsi="Courier New" w:cs="Courier New"/>
              <w:color w:val="222222"/>
              <w:sz w:val="20"/>
              <w:szCs w:val="20"/>
              <w:lang w:eastAsia="es-ES"/>
            </w:rPr>
          </w:rPrChange>
        </w:rPr>
      </w:pPr>
    </w:p>
    <w:p w14:paraId="019317CE" w14:textId="6743BADE" w:rsidR="006452DB" w:rsidRPr="00A879E9" w:rsidDel="00C80F91" w:rsidRDefault="001D498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227" w:author="Eduardo Gonzalez" w:date="2018-07-30T10:03:00Z"/>
          <w:rFonts w:asciiTheme="minorHAnsi" w:eastAsia="Times New Roman" w:hAnsiTheme="minorHAnsi" w:cs="Courier New"/>
          <w:color w:val="222222"/>
          <w:lang w:eastAsia="es-ES"/>
          <w:rPrChange w:id="2228" w:author="Heleen Devos" w:date="2018-07-22T17:42:00Z">
            <w:rPr>
              <w:del w:id="2229" w:author="Eduardo Gonzalez" w:date="2018-07-30T10:03:00Z"/>
              <w:rFonts w:ascii="Courier New" w:eastAsia="Times New Roman" w:hAnsi="Courier New" w:cs="Courier New"/>
              <w:color w:val="222222"/>
              <w:sz w:val="20"/>
              <w:szCs w:val="20"/>
              <w:lang w:eastAsia="es-ES"/>
            </w:rPr>
          </w:rPrChange>
        </w:rPr>
      </w:pPr>
      <w:del w:id="2230" w:author="Eduardo Gonzalez" w:date="2018-07-30T10:03:00Z">
        <w:r w:rsidRPr="00A879E9" w:rsidDel="00C80F91">
          <w:rPr>
            <w:rFonts w:asciiTheme="minorHAnsi" w:eastAsia="Times New Roman" w:hAnsiTheme="minorHAnsi" w:cs="Courier New"/>
            <w:color w:val="222222"/>
            <w:lang w:eastAsia="es-ES"/>
            <w:rPrChange w:id="2231" w:author="Heleen Devos" w:date="2018-07-22T17:42:00Z">
              <w:rPr>
                <w:rFonts w:ascii="Courier New" w:eastAsia="Times New Roman" w:hAnsi="Courier New" w:cs="Courier New"/>
                <w:color w:val="222222"/>
                <w:sz w:val="20"/>
                <w:szCs w:val="20"/>
                <w:lang w:eastAsia="es-ES"/>
              </w:rPr>
            </w:rPrChange>
          </w:rPr>
          <w:delText>Plataforma: se publica un proyecto en la plataforma indicando la cantidad de dinero que se necesita. Junto con la idea se presenta un plan de rentabilidad, el equipo y la información más relevante, junto a la rentabilidad que se quiere ofrecer a cada persona que aporte dinero según la cantidad que esta decide aportar.</w:delText>
        </w:r>
      </w:del>
    </w:p>
    <w:p w14:paraId="0304D8A3" w14:textId="2C64BB6E" w:rsidR="001D4985" w:rsidRPr="00A879E9" w:rsidDel="00C80F91" w:rsidRDefault="001D498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232" w:author="Eduardo Gonzalez" w:date="2018-07-30T10:03:00Z"/>
          <w:rFonts w:asciiTheme="minorHAnsi" w:eastAsia="Times New Roman" w:hAnsiTheme="minorHAnsi" w:cs="Courier New"/>
          <w:color w:val="222222"/>
          <w:lang w:eastAsia="es-ES"/>
          <w:rPrChange w:id="2233" w:author="Heleen Devos" w:date="2018-07-22T17:42:00Z">
            <w:rPr>
              <w:del w:id="2234" w:author="Eduardo Gonzalez" w:date="2018-07-30T10:03:00Z"/>
              <w:rFonts w:ascii="Courier New" w:eastAsia="Times New Roman" w:hAnsi="Courier New" w:cs="Courier New"/>
              <w:color w:val="222222"/>
              <w:sz w:val="20"/>
              <w:szCs w:val="20"/>
              <w:lang w:eastAsia="es-ES"/>
            </w:rPr>
          </w:rPrChange>
        </w:rPr>
      </w:pPr>
    </w:p>
    <w:p w14:paraId="6BF78B6D" w14:textId="129313A6" w:rsidR="006452DB" w:rsidRPr="00A879E9" w:rsidDel="00C80F91" w:rsidRDefault="001D498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235" w:author="Eduardo Gonzalez" w:date="2018-07-30T10:03:00Z"/>
          <w:rFonts w:asciiTheme="minorHAnsi" w:eastAsia="Times New Roman" w:hAnsiTheme="minorHAnsi" w:cs="Courier New"/>
          <w:color w:val="222222"/>
          <w:lang w:eastAsia="es-ES"/>
          <w:rPrChange w:id="2236" w:author="Heleen Devos" w:date="2018-07-22T17:42:00Z">
            <w:rPr>
              <w:del w:id="2237" w:author="Eduardo Gonzalez" w:date="2018-07-30T10:03:00Z"/>
              <w:rFonts w:ascii="Courier New" w:eastAsia="Times New Roman" w:hAnsi="Courier New" w:cs="Courier New"/>
              <w:color w:val="222222"/>
              <w:sz w:val="20"/>
              <w:szCs w:val="20"/>
              <w:lang w:eastAsia="es-ES"/>
            </w:rPr>
          </w:rPrChange>
        </w:rPr>
      </w:pPr>
      <w:del w:id="2238" w:author="Eduardo Gonzalez" w:date="2018-07-30T10:03:00Z">
        <w:r w:rsidRPr="00A879E9" w:rsidDel="00C80F91">
          <w:rPr>
            <w:rFonts w:asciiTheme="minorHAnsi" w:eastAsia="Times New Roman" w:hAnsiTheme="minorHAnsi" w:cs="Courier New"/>
            <w:color w:val="222222"/>
            <w:lang w:eastAsia="es-ES"/>
            <w:rPrChange w:id="2239" w:author="Heleen Devos" w:date="2018-07-22T17:42:00Z">
              <w:rPr>
                <w:rFonts w:ascii="Courier New" w:eastAsia="Times New Roman" w:hAnsi="Courier New" w:cs="Courier New"/>
                <w:color w:val="222222"/>
                <w:sz w:val="20"/>
                <w:szCs w:val="20"/>
                <w:lang w:eastAsia="es-ES"/>
              </w:rPr>
            </w:rPrChange>
          </w:rPr>
          <w:delText>Difusión de proyecto y recaudación: El creador del proyecto tiene el plazo limitado para recaudar la financiación en el que junto con la plataforma difunden la idea en todos los medios posibles.</w:delText>
        </w:r>
      </w:del>
    </w:p>
    <w:p w14:paraId="12ACD25E" w14:textId="2F6583A0" w:rsidR="00DB1B00" w:rsidRPr="00A879E9" w:rsidDel="00C80F91" w:rsidRDefault="00DB1B00"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240" w:author="Eduardo Gonzalez" w:date="2018-07-30T10:03:00Z"/>
          <w:rFonts w:asciiTheme="minorHAnsi" w:eastAsia="Times New Roman" w:hAnsiTheme="minorHAnsi" w:cs="Courier New"/>
          <w:color w:val="222222"/>
          <w:lang w:eastAsia="es-ES"/>
          <w:rPrChange w:id="2241" w:author="Heleen Devos" w:date="2018-07-22T17:42:00Z">
            <w:rPr>
              <w:del w:id="2242" w:author="Eduardo Gonzalez" w:date="2018-07-30T10:03:00Z"/>
              <w:rFonts w:ascii="Courier New" w:eastAsia="Times New Roman" w:hAnsi="Courier New" w:cs="Courier New"/>
              <w:color w:val="222222"/>
              <w:sz w:val="20"/>
              <w:szCs w:val="20"/>
              <w:lang w:eastAsia="es-ES"/>
            </w:rPr>
          </w:rPrChange>
        </w:rPr>
      </w:pPr>
    </w:p>
    <w:p w14:paraId="0B0F0B63" w14:textId="31B74986" w:rsidR="00DF6A45" w:rsidRPr="00A879E9" w:rsidDel="00C80F91" w:rsidRDefault="00DB1B00"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243" w:author="Eduardo Gonzalez" w:date="2018-07-30T10:03:00Z"/>
          <w:rFonts w:asciiTheme="minorHAnsi" w:eastAsia="Times New Roman" w:hAnsiTheme="minorHAnsi" w:cs="Courier New"/>
          <w:color w:val="222222"/>
          <w:lang w:eastAsia="es-ES"/>
          <w:rPrChange w:id="2244" w:author="Heleen Devos" w:date="2018-07-22T17:42:00Z">
            <w:rPr>
              <w:del w:id="2245" w:author="Eduardo Gonzalez" w:date="2018-07-30T10:03:00Z"/>
              <w:rFonts w:ascii="Courier New" w:eastAsia="Times New Roman" w:hAnsi="Courier New" w:cs="Courier New"/>
              <w:color w:val="222222"/>
              <w:sz w:val="20"/>
              <w:szCs w:val="20"/>
              <w:lang w:eastAsia="es-ES"/>
            </w:rPr>
          </w:rPrChange>
        </w:rPr>
      </w:pPr>
      <w:del w:id="2246" w:author="Eduardo Gonzalez" w:date="2018-07-30T10:03:00Z">
        <w:r w:rsidRPr="00A879E9" w:rsidDel="00C80F91">
          <w:rPr>
            <w:rFonts w:asciiTheme="minorHAnsi" w:eastAsia="Times New Roman" w:hAnsiTheme="minorHAnsi" w:cs="Courier New"/>
            <w:color w:val="222222"/>
            <w:lang w:eastAsia="es-ES"/>
            <w:rPrChange w:id="2247" w:author="Heleen Devos" w:date="2018-07-22T17:42:00Z">
              <w:rPr>
                <w:rFonts w:ascii="Courier New" w:eastAsia="Times New Roman" w:hAnsi="Courier New" w:cs="Courier New"/>
                <w:color w:val="222222"/>
                <w:sz w:val="20"/>
                <w:szCs w:val="20"/>
                <w:lang w:eastAsia="es-ES"/>
              </w:rPr>
            </w:rPrChange>
          </w:rPr>
          <w:delText>Éxito: Si se llega al 100% de lo solicitado se cobra en este momento el dinero al que se han comprometido los cofinanciadores y se hace la transferencia para que el crea</w:delText>
        </w:r>
        <w:r w:rsidR="00DF6A45" w:rsidRPr="00A879E9" w:rsidDel="00C80F91">
          <w:rPr>
            <w:rFonts w:asciiTheme="minorHAnsi" w:eastAsia="Times New Roman" w:hAnsiTheme="minorHAnsi" w:cs="Courier New"/>
            <w:color w:val="222222"/>
            <w:lang w:eastAsia="es-ES"/>
            <w:rPrChange w:id="2248" w:author="Heleen Devos" w:date="2018-07-22T17:42:00Z">
              <w:rPr>
                <w:rFonts w:ascii="Courier New" w:eastAsia="Times New Roman" w:hAnsi="Courier New" w:cs="Courier New"/>
                <w:color w:val="222222"/>
                <w:sz w:val="20"/>
                <w:szCs w:val="20"/>
                <w:lang w:eastAsia="es-ES"/>
              </w:rPr>
            </w:rPrChange>
          </w:rPr>
          <w:delText xml:space="preserve">dor pueda implementar la idea. </w:delText>
        </w:r>
      </w:del>
    </w:p>
    <w:p w14:paraId="5B348105" w14:textId="5F8C571F" w:rsidR="00DF6A45" w:rsidRPr="00A879E9" w:rsidDel="00C80F91" w:rsidRDefault="00DF6A4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249" w:author="Eduardo Gonzalez" w:date="2018-07-30T10:03:00Z"/>
          <w:rFonts w:asciiTheme="minorHAnsi" w:eastAsia="Times New Roman" w:hAnsiTheme="minorHAnsi" w:cs="Courier New"/>
          <w:color w:val="222222"/>
          <w:lang w:eastAsia="es-ES"/>
          <w:rPrChange w:id="2250" w:author="Heleen Devos" w:date="2018-07-22T17:42:00Z">
            <w:rPr>
              <w:del w:id="2251" w:author="Eduardo Gonzalez" w:date="2018-07-30T10:03:00Z"/>
              <w:rFonts w:ascii="Courier New" w:eastAsia="Times New Roman" w:hAnsi="Courier New" w:cs="Courier New"/>
              <w:color w:val="222222"/>
              <w:sz w:val="20"/>
              <w:szCs w:val="20"/>
              <w:lang w:eastAsia="es-ES"/>
            </w:rPr>
          </w:rPrChange>
        </w:rPr>
      </w:pPr>
    </w:p>
    <w:p w14:paraId="08469588" w14:textId="7F7A486D" w:rsidR="00DF6A45" w:rsidRPr="00A879E9" w:rsidDel="00C80F91" w:rsidRDefault="00DF6A4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252" w:author="Eduardo Gonzalez" w:date="2018-07-30T10:03:00Z"/>
          <w:rFonts w:asciiTheme="minorHAnsi" w:eastAsia="Times New Roman" w:hAnsiTheme="minorHAnsi" w:cs="Courier New"/>
          <w:color w:val="222222"/>
          <w:lang w:eastAsia="es-ES"/>
          <w:rPrChange w:id="2253" w:author="Heleen Devos" w:date="2018-07-22T17:42:00Z">
            <w:rPr>
              <w:del w:id="2254" w:author="Eduardo Gonzalez" w:date="2018-07-30T10:03:00Z"/>
              <w:rFonts w:ascii="Courier New" w:eastAsia="Times New Roman" w:hAnsi="Courier New" w:cs="Courier New"/>
              <w:color w:val="222222"/>
              <w:sz w:val="20"/>
              <w:szCs w:val="20"/>
              <w:lang w:eastAsia="es-ES"/>
            </w:rPr>
          </w:rPrChange>
        </w:rPr>
      </w:pPr>
      <w:del w:id="2255" w:author="Eduardo Gonzalez" w:date="2018-07-30T10:03:00Z">
        <w:r w:rsidRPr="00A879E9" w:rsidDel="00C80F91">
          <w:rPr>
            <w:rFonts w:asciiTheme="minorHAnsi" w:eastAsia="Times New Roman" w:hAnsiTheme="minorHAnsi" w:cs="Courier New"/>
            <w:color w:val="222222"/>
            <w:lang w:eastAsia="es-ES"/>
            <w:rPrChange w:id="2256" w:author="Heleen Devos" w:date="2018-07-22T17:42:00Z">
              <w:rPr>
                <w:rFonts w:ascii="Courier New" w:eastAsia="Times New Roman" w:hAnsi="Courier New" w:cs="Courier New"/>
                <w:color w:val="222222"/>
                <w:sz w:val="20"/>
                <w:szCs w:val="20"/>
                <w:lang w:eastAsia="es-ES"/>
              </w:rPr>
            </w:rPrChange>
          </w:rPr>
          <w:delText>D</w:delText>
        </w:r>
        <w:r w:rsidR="00DB1B00" w:rsidRPr="00A879E9" w:rsidDel="00C80F91">
          <w:rPr>
            <w:rFonts w:asciiTheme="minorHAnsi" w:eastAsia="Times New Roman" w:hAnsiTheme="minorHAnsi" w:cs="Courier New"/>
            <w:color w:val="222222"/>
            <w:lang w:eastAsia="es-ES"/>
            <w:rPrChange w:id="2257" w:author="Heleen Devos" w:date="2018-07-22T17:42:00Z">
              <w:rPr>
                <w:rFonts w:ascii="Courier New" w:eastAsia="Times New Roman" w:hAnsi="Courier New" w:cs="Courier New"/>
                <w:color w:val="222222"/>
                <w:sz w:val="20"/>
                <w:szCs w:val="20"/>
                <w:lang w:eastAsia="es-ES"/>
              </w:rPr>
            </w:rPrChange>
          </w:rPr>
          <w:delText xml:space="preserve">espués de ponerla en marcha el creador del proyecto entrega los informes de sus resultados y entrega la rentabilidad comprometida a sus cofinanciadores. Si el proyecto no recibe el 100% de la financiación solicitada, el dinero recaudado hasta el momento no se cobra y no se hace ninguna transferencia. </w:delText>
        </w:r>
      </w:del>
    </w:p>
    <w:p w14:paraId="16E3276C" w14:textId="11398598" w:rsidR="00DF6A45" w:rsidRPr="00A879E9" w:rsidDel="00C80F91" w:rsidRDefault="00DF6A4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258" w:author="Eduardo Gonzalez" w:date="2018-07-30T10:03:00Z"/>
          <w:rFonts w:asciiTheme="minorHAnsi" w:eastAsia="Times New Roman" w:hAnsiTheme="minorHAnsi" w:cs="Courier New"/>
          <w:color w:val="222222"/>
          <w:lang w:eastAsia="es-ES"/>
          <w:rPrChange w:id="2259" w:author="Heleen Devos" w:date="2018-07-22T17:42:00Z">
            <w:rPr>
              <w:del w:id="2260" w:author="Eduardo Gonzalez" w:date="2018-07-30T10:03:00Z"/>
              <w:rFonts w:ascii="Courier New" w:eastAsia="Times New Roman" w:hAnsi="Courier New" w:cs="Courier New"/>
              <w:color w:val="222222"/>
              <w:sz w:val="20"/>
              <w:szCs w:val="20"/>
              <w:lang w:eastAsia="es-ES"/>
            </w:rPr>
          </w:rPrChange>
        </w:rPr>
      </w:pPr>
    </w:p>
    <w:p w14:paraId="236C29BC" w14:textId="067CDD4E" w:rsidR="00DB1B00" w:rsidRPr="00A879E9" w:rsidDel="00C80F91" w:rsidRDefault="00DB1B00"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261" w:author="Eduardo Gonzalez" w:date="2018-07-30T10:03:00Z"/>
          <w:rFonts w:asciiTheme="minorHAnsi" w:eastAsia="Times New Roman" w:hAnsiTheme="minorHAnsi" w:cs="Courier New"/>
          <w:color w:val="222222"/>
          <w:lang w:eastAsia="es-ES"/>
          <w:rPrChange w:id="2262" w:author="Heleen Devos" w:date="2018-07-22T17:42:00Z">
            <w:rPr>
              <w:del w:id="2263" w:author="Eduardo Gonzalez" w:date="2018-07-30T10:03:00Z"/>
              <w:rFonts w:ascii="Courier New" w:eastAsia="Times New Roman" w:hAnsi="Courier New" w:cs="Courier New"/>
              <w:color w:val="222222"/>
              <w:sz w:val="20"/>
              <w:szCs w:val="20"/>
              <w:lang w:eastAsia="es-ES"/>
            </w:rPr>
          </w:rPrChange>
        </w:rPr>
      </w:pPr>
      <w:del w:id="2264" w:author="Eduardo Gonzalez" w:date="2018-07-30T10:03:00Z">
        <w:r w:rsidRPr="00A879E9" w:rsidDel="00C80F91">
          <w:rPr>
            <w:rFonts w:asciiTheme="minorHAnsi" w:eastAsia="Times New Roman" w:hAnsiTheme="minorHAnsi" w:cs="Courier New"/>
            <w:color w:val="222222"/>
            <w:lang w:eastAsia="es-ES"/>
            <w:rPrChange w:id="2265" w:author="Heleen Devos" w:date="2018-07-22T17:42:00Z">
              <w:rPr>
                <w:rFonts w:ascii="Courier New" w:eastAsia="Times New Roman" w:hAnsi="Courier New" w:cs="Courier New"/>
                <w:color w:val="222222"/>
                <w:sz w:val="20"/>
                <w:szCs w:val="20"/>
                <w:lang w:eastAsia="es-ES"/>
              </w:rPr>
            </w:rPrChange>
          </w:rPr>
          <w:delText xml:space="preserve">Todo esto si el creador del proyecto ha apostado por el modelo de </w:delText>
        </w:r>
        <w:r w:rsidR="00DF6A45" w:rsidRPr="00A879E9" w:rsidDel="00C80F91">
          <w:rPr>
            <w:rFonts w:asciiTheme="minorHAnsi" w:eastAsia="Times New Roman" w:hAnsiTheme="minorHAnsi" w:cs="Courier New"/>
            <w:color w:val="222222"/>
            <w:lang w:eastAsia="es-ES"/>
            <w:rPrChange w:id="2266" w:author="Heleen Devos" w:date="2018-07-22T17:42:00Z">
              <w:rPr>
                <w:rFonts w:ascii="Courier New" w:eastAsia="Times New Roman" w:hAnsi="Courier New" w:cs="Courier New"/>
                <w:color w:val="222222"/>
                <w:sz w:val="20"/>
                <w:szCs w:val="20"/>
                <w:lang w:eastAsia="es-ES"/>
              </w:rPr>
            </w:rPrChange>
          </w:rPr>
          <w:delText>Crowdfunding</w:delText>
        </w:r>
        <w:r w:rsidRPr="00A879E9" w:rsidDel="00C80F91">
          <w:rPr>
            <w:rFonts w:asciiTheme="minorHAnsi" w:eastAsia="Times New Roman" w:hAnsiTheme="minorHAnsi" w:cs="Courier New"/>
            <w:color w:val="222222"/>
            <w:lang w:eastAsia="es-ES"/>
            <w:rPrChange w:id="2267" w:author="Heleen Devos" w:date="2018-07-22T17:42:00Z">
              <w:rPr>
                <w:rFonts w:ascii="Courier New" w:eastAsia="Times New Roman" w:hAnsi="Courier New" w:cs="Courier New"/>
                <w:color w:val="222222"/>
                <w:sz w:val="20"/>
                <w:szCs w:val="20"/>
                <w:lang w:eastAsia="es-ES"/>
              </w:rPr>
            </w:rPrChange>
          </w:rPr>
          <w:delText xml:space="preserve"> que se llama “Todo o nada”. Hay otro modelo que se llama “Todo cuenta” donde el creador del proyecto recibe la suma la que ha logrado recaudar en el tiempo limitado.</w:delText>
        </w:r>
      </w:del>
    </w:p>
    <w:p w14:paraId="0789E06D" w14:textId="7F429E1F" w:rsidR="006452DB" w:rsidRPr="00A879E9" w:rsidDel="00C80F91" w:rsidRDefault="006452DB"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268" w:author="Eduardo Gonzalez" w:date="2018-07-30T10:03:00Z"/>
          <w:rFonts w:asciiTheme="minorHAnsi" w:eastAsia="Times New Roman" w:hAnsiTheme="minorHAnsi" w:cs="Courier New"/>
          <w:color w:val="222222"/>
          <w:lang w:eastAsia="es-ES"/>
          <w:rPrChange w:id="2269" w:author="Heleen Devos" w:date="2018-07-22T17:42:00Z">
            <w:rPr>
              <w:del w:id="2270" w:author="Eduardo Gonzalez" w:date="2018-07-30T10:03:00Z"/>
              <w:rFonts w:ascii="Courier New" w:eastAsia="Times New Roman" w:hAnsi="Courier New" w:cs="Courier New"/>
              <w:color w:val="222222"/>
              <w:sz w:val="20"/>
              <w:szCs w:val="20"/>
              <w:lang w:eastAsia="es-ES"/>
            </w:rPr>
          </w:rPrChange>
        </w:rPr>
      </w:pPr>
    </w:p>
    <w:p w14:paraId="4F7361E1" w14:textId="39B91295" w:rsidR="006452DB" w:rsidRPr="00A879E9" w:rsidDel="00C80F91" w:rsidRDefault="006452DB"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271" w:author="Eduardo Gonzalez" w:date="2018-07-30T10:03:00Z"/>
          <w:rFonts w:asciiTheme="minorHAnsi" w:hAnsiTheme="minorHAnsi"/>
          <w:b/>
          <w:u w:val="single"/>
          <w:rPrChange w:id="2272" w:author="Heleen Devos" w:date="2018-07-22T17:42:00Z">
            <w:rPr>
              <w:del w:id="2273" w:author="Eduardo Gonzalez" w:date="2018-07-30T10:03:00Z"/>
              <w:b/>
              <w:sz w:val="24"/>
              <w:szCs w:val="24"/>
              <w:u w:val="single"/>
            </w:rPr>
          </w:rPrChange>
        </w:rPr>
      </w:pPr>
    </w:p>
    <w:p w14:paraId="187EDBFE" w14:textId="128573AA" w:rsidR="00DF6A45" w:rsidRPr="00A879E9" w:rsidDel="00C80F91" w:rsidRDefault="00DF6A4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274" w:author="Eduardo Gonzalez" w:date="2018-07-30T10:03:00Z"/>
          <w:rFonts w:asciiTheme="minorHAnsi" w:eastAsia="Times New Roman" w:hAnsiTheme="minorHAnsi" w:cs="Courier New"/>
          <w:color w:val="222222"/>
          <w:lang w:eastAsia="es-ES"/>
          <w:rPrChange w:id="2275" w:author="Heleen Devos" w:date="2018-07-22T17:42:00Z">
            <w:rPr>
              <w:del w:id="2276" w:author="Eduardo Gonzalez" w:date="2018-07-30T10:03:00Z"/>
              <w:rFonts w:ascii="Courier New" w:eastAsia="Times New Roman" w:hAnsi="Courier New" w:cs="Courier New"/>
              <w:color w:val="222222"/>
              <w:sz w:val="20"/>
              <w:szCs w:val="20"/>
              <w:lang w:eastAsia="es-ES"/>
            </w:rPr>
          </w:rPrChange>
        </w:rPr>
      </w:pPr>
      <w:del w:id="2277" w:author="Eduardo Gonzalez" w:date="2018-07-30T10:03:00Z">
        <w:r w:rsidRPr="00A879E9" w:rsidDel="00C80F91">
          <w:rPr>
            <w:rFonts w:asciiTheme="minorHAnsi" w:eastAsia="Times New Roman" w:hAnsiTheme="minorHAnsi" w:cs="Courier New"/>
            <w:color w:val="222222"/>
            <w:lang w:eastAsia="es-ES"/>
            <w:rPrChange w:id="2278" w:author="Heleen Devos" w:date="2018-07-22T17:42:00Z">
              <w:rPr>
                <w:rFonts w:ascii="Courier New" w:eastAsia="Times New Roman" w:hAnsi="Courier New" w:cs="Courier New"/>
                <w:color w:val="222222"/>
                <w:sz w:val="20"/>
                <w:szCs w:val="20"/>
                <w:lang w:eastAsia="es-ES"/>
              </w:rPr>
            </w:rPrChange>
          </w:rPr>
          <w:delText>Principales Ventajas</w:delText>
        </w:r>
      </w:del>
    </w:p>
    <w:p w14:paraId="55CA5E4A" w14:textId="24B303F8" w:rsidR="00DF6A45" w:rsidRPr="00A879E9" w:rsidDel="00C80F91" w:rsidRDefault="00DF6A4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279" w:author="Eduardo Gonzalez" w:date="2018-07-30T10:03:00Z"/>
          <w:rFonts w:asciiTheme="minorHAnsi" w:eastAsia="Times New Roman" w:hAnsiTheme="minorHAnsi" w:cs="Courier New"/>
          <w:color w:val="222222"/>
          <w:lang w:eastAsia="es-ES"/>
          <w:rPrChange w:id="2280" w:author="Heleen Devos" w:date="2018-07-22T17:42:00Z">
            <w:rPr>
              <w:del w:id="2281" w:author="Eduardo Gonzalez" w:date="2018-07-30T10:03:00Z"/>
              <w:rFonts w:ascii="Courier New" w:eastAsia="Times New Roman" w:hAnsi="Courier New" w:cs="Courier New"/>
              <w:color w:val="222222"/>
              <w:sz w:val="20"/>
              <w:szCs w:val="20"/>
              <w:lang w:eastAsia="es-ES"/>
            </w:rPr>
          </w:rPrChange>
        </w:rPr>
      </w:pPr>
    </w:p>
    <w:p w14:paraId="4F900D81" w14:textId="2E88AB5B" w:rsidR="00DF6A45" w:rsidRPr="00A879E9" w:rsidDel="00C80F91" w:rsidRDefault="00DF6A4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282" w:author="Eduardo Gonzalez" w:date="2018-07-30T10:03:00Z"/>
          <w:rFonts w:asciiTheme="minorHAnsi" w:eastAsia="Times New Roman" w:hAnsiTheme="minorHAnsi" w:cs="Courier New"/>
          <w:color w:val="222222"/>
          <w:lang w:eastAsia="es-ES"/>
          <w:rPrChange w:id="2283" w:author="Heleen Devos" w:date="2018-07-22T17:42:00Z">
            <w:rPr>
              <w:del w:id="2284" w:author="Eduardo Gonzalez" w:date="2018-07-30T10:03:00Z"/>
              <w:rFonts w:ascii="Courier New" w:eastAsia="Times New Roman" w:hAnsi="Courier New" w:cs="Courier New"/>
              <w:color w:val="222222"/>
              <w:sz w:val="20"/>
              <w:szCs w:val="20"/>
              <w:lang w:eastAsia="es-ES"/>
            </w:rPr>
          </w:rPrChange>
        </w:rPr>
      </w:pPr>
      <w:del w:id="2285" w:author="Eduardo Gonzalez" w:date="2018-07-30T10:03:00Z">
        <w:r w:rsidRPr="00A879E9" w:rsidDel="00C80F91">
          <w:rPr>
            <w:rFonts w:asciiTheme="minorHAnsi" w:eastAsia="Times New Roman" w:hAnsiTheme="minorHAnsi" w:cs="Courier New"/>
            <w:color w:val="222222"/>
            <w:lang w:eastAsia="es-ES"/>
            <w:rPrChange w:id="2286" w:author="Heleen Devos" w:date="2018-07-22T17:42:00Z">
              <w:rPr>
                <w:rFonts w:ascii="Courier New" w:eastAsia="Times New Roman" w:hAnsi="Courier New" w:cs="Courier New"/>
                <w:color w:val="222222"/>
                <w:sz w:val="20"/>
                <w:szCs w:val="20"/>
                <w:lang w:eastAsia="es-ES"/>
              </w:rPr>
            </w:rPrChange>
          </w:rPr>
          <w:delText>Entre los principales beneficios de financiar la puesta en marcha de ideas mediante Crowdfunding no solo involucra el asunto de obtener el dinero, sino en el caso de emprendedores o proyectos en blancos es la posibilidad de obtener un feedback directo respecto de la opinión del mercado sobre el producto o servicios que se pretende lanzar al mercado.</w:delText>
        </w:r>
      </w:del>
    </w:p>
    <w:p w14:paraId="6462F8C9" w14:textId="4C229A2D" w:rsidR="00DF6A45" w:rsidRPr="00A879E9" w:rsidDel="00C80F91" w:rsidRDefault="00DF6A4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287" w:author="Eduardo Gonzalez" w:date="2018-07-30T10:03:00Z"/>
          <w:rFonts w:asciiTheme="minorHAnsi" w:eastAsia="Times New Roman" w:hAnsiTheme="minorHAnsi" w:cs="Courier New"/>
          <w:color w:val="222222"/>
          <w:lang w:eastAsia="es-ES"/>
          <w:rPrChange w:id="2288" w:author="Heleen Devos" w:date="2018-07-22T17:42:00Z">
            <w:rPr>
              <w:del w:id="2289" w:author="Eduardo Gonzalez" w:date="2018-07-30T10:03:00Z"/>
              <w:rFonts w:ascii="Courier New" w:eastAsia="Times New Roman" w:hAnsi="Courier New" w:cs="Courier New"/>
              <w:color w:val="222222"/>
              <w:sz w:val="20"/>
              <w:szCs w:val="20"/>
              <w:lang w:eastAsia="es-ES"/>
            </w:rPr>
          </w:rPrChange>
        </w:rPr>
      </w:pPr>
    </w:p>
    <w:p w14:paraId="43EF1894" w14:textId="575CC26D" w:rsidR="00DF6A45" w:rsidRPr="00A879E9" w:rsidDel="00C80F91" w:rsidRDefault="00DF6A4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290" w:author="Eduardo Gonzalez" w:date="2018-07-30T10:03:00Z"/>
          <w:rFonts w:asciiTheme="minorHAnsi" w:eastAsia="Times New Roman" w:hAnsiTheme="minorHAnsi" w:cs="Courier New"/>
          <w:color w:val="222222"/>
          <w:lang w:eastAsia="es-ES"/>
          <w:rPrChange w:id="2291" w:author="Heleen Devos" w:date="2018-07-22T17:42:00Z">
            <w:rPr>
              <w:del w:id="2292" w:author="Eduardo Gonzalez" w:date="2018-07-30T10:03:00Z"/>
              <w:rFonts w:ascii="Courier New" w:eastAsia="Times New Roman" w:hAnsi="Courier New" w:cs="Courier New"/>
              <w:color w:val="222222"/>
              <w:sz w:val="20"/>
              <w:szCs w:val="20"/>
              <w:lang w:eastAsia="es-ES"/>
            </w:rPr>
          </w:rPrChange>
        </w:rPr>
      </w:pPr>
      <w:del w:id="2293" w:author="Eduardo Gonzalez" w:date="2018-07-30T10:03:00Z">
        <w:r w:rsidRPr="00A879E9" w:rsidDel="00C80F91">
          <w:rPr>
            <w:rFonts w:asciiTheme="minorHAnsi" w:eastAsia="Times New Roman" w:hAnsiTheme="minorHAnsi" w:cs="Courier New"/>
            <w:color w:val="222222"/>
            <w:lang w:eastAsia="es-ES"/>
            <w:rPrChange w:id="2294" w:author="Heleen Devos" w:date="2018-07-22T17:42:00Z">
              <w:rPr>
                <w:rFonts w:ascii="Courier New" w:eastAsia="Times New Roman" w:hAnsi="Courier New" w:cs="Courier New"/>
                <w:color w:val="222222"/>
                <w:sz w:val="20"/>
                <w:szCs w:val="20"/>
                <w:lang w:eastAsia="es-ES"/>
              </w:rPr>
            </w:rPrChange>
          </w:rPr>
          <w:delText>Si el dinero se llega a recaudar al 100% puede ser una señal muy clara de aceptación del producto o servicio en el mercado, si sucede lo contrario puede ser una señal de que hay que darle una vuelta más a la idea.</w:delText>
        </w:r>
      </w:del>
    </w:p>
    <w:p w14:paraId="468EAC46" w14:textId="1C9BC5FD" w:rsidR="00DF6A45" w:rsidRPr="00A879E9" w:rsidDel="00C80F91" w:rsidRDefault="00DF6A4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295" w:author="Eduardo Gonzalez" w:date="2018-07-30T10:03:00Z"/>
          <w:rFonts w:asciiTheme="minorHAnsi" w:eastAsia="Times New Roman" w:hAnsiTheme="minorHAnsi" w:cs="Courier New"/>
          <w:color w:val="222222"/>
          <w:lang w:eastAsia="es-ES"/>
          <w:rPrChange w:id="2296" w:author="Heleen Devos" w:date="2018-07-22T17:42:00Z">
            <w:rPr>
              <w:del w:id="2297" w:author="Eduardo Gonzalez" w:date="2018-07-30T10:03:00Z"/>
              <w:rFonts w:ascii="Courier New" w:eastAsia="Times New Roman" w:hAnsi="Courier New" w:cs="Courier New"/>
              <w:color w:val="222222"/>
              <w:sz w:val="20"/>
              <w:szCs w:val="20"/>
              <w:lang w:eastAsia="es-ES"/>
            </w:rPr>
          </w:rPrChange>
        </w:rPr>
      </w:pPr>
    </w:p>
    <w:p w14:paraId="6A73D058" w14:textId="517A680A" w:rsidR="001D4985" w:rsidRPr="00A879E9" w:rsidDel="00C80F91" w:rsidRDefault="00C2425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298" w:author="Eduardo Gonzalez" w:date="2018-07-30T10:03:00Z"/>
          <w:rFonts w:asciiTheme="minorHAnsi" w:eastAsia="Times New Roman" w:hAnsiTheme="minorHAnsi" w:cs="Courier New"/>
          <w:color w:val="222222"/>
          <w:lang w:eastAsia="es-ES"/>
          <w:rPrChange w:id="2299" w:author="Heleen Devos" w:date="2018-07-22T17:42:00Z">
            <w:rPr>
              <w:del w:id="2300" w:author="Eduardo Gonzalez" w:date="2018-07-30T10:03:00Z"/>
              <w:rFonts w:ascii="Courier New" w:eastAsia="Times New Roman" w:hAnsi="Courier New" w:cs="Courier New"/>
              <w:color w:val="222222"/>
              <w:sz w:val="20"/>
              <w:szCs w:val="20"/>
              <w:lang w:eastAsia="es-ES"/>
            </w:rPr>
          </w:rPrChange>
        </w:rPr>
      </w:pPr>
      <w:del w:id="2301" w:author="Eduardo Gonzalez" w:date="2018-07-30T10:03:00Z">
        <w:r w:rsidRPr="00A879E9" w:rsidDel="00C80F91">
          <w:rPr>
            <w:rFonts w:asciiTheme="minorHAnsi" w:eastAsia="Times New Roman" w:hAnsiTheme="minorHAnsi" w:cs="Courier New"/>
            <w:color w:val="222222"/>
            <w:lang w:eastAsia="es-ES"/>
            <w:rPrChange w:id="2302" w:author="Heleen Devos" w:date="2018-07-22T17:42:00Z">
              <w:rPr>
                <w:rFonts w:ascii="Courier New" w:eastAsia="Times New Roman" w:hAnsi="Courier New" w:cs="Courier New"/>
                <w:color w:val="222222"/>
                <w:sz w:val="20"/>
                <w:szCs w:val="20"/>
                <w:lang w:eastAsia="es-ES"/>
              </w:rPr>
            </w:rPrChange>
          </w:rPr>
          <w:delText>Además de apoyar este tipo de proyectos quienes financian y realizan aportes en estas campañas poseen un involucramiento directo en estos proyectos, esto relacionado a sus creencias, valores y experiencias personales. Esto suma también al éxito del mismo emprendedor.</w:delText>
        </w:r>
      </w:del>
    </w:p>
    <w:p w14:paraId="780CB4C7" w14:textId="043A84EC" w:rsidR="001D4985" w:rsidRPr="00A879E9" w:rsidDel="00C80F91" w:rsidRDefault="001D498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303" w:author="Eduardo Gonzalez" w:date="2018-07-30T10:03:00Z"/>
          <w:rFonts w:asciiTheme="minorHAnsi" w:hAnsiTheme="minorHAnsi"/>
          <w:b/>
          <w:u w:val="single"/>
          <w:rPrChange w:id="2304" w:author="Heleen Devos" w:date="2018-07-22T17:42:00Z">
            <w:rPr>
              <w:del w:id="2305" w:author="Eduardo Gonzalez" w:date="2018-07-30T10:03:00Z"/>
              <w:b/>
              <w:sz w:val="24"/>
              <w:szCs w:val="24"/>
              <w:u w:val="single"/>
            </w:rPr>
          </w:rPrChange>
        </w:rPr>
      </w:pPr>
    </w:p>
    <w:p w14:paraId="1A803D51" w14:textId="5409F8EC" w:rsidR="001D4985" w:rsidRPr="00A879E9" w:rsidDel="00C80F91" w:rsidRDefault="001D498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306" w:author="Eduardo Gonzalez" w:date="2018-07-30T10:03:00Z"/>
          <w:rFonts w:asciiTheme="minorHAnsi" w:hAnsiTheme="minorHAnsi"/>
          <w:b/>
          <w:u w:val="single"/>
          <w:rPrChange w:id="2307" w:author="Heleen Devos" w:date="2018-07-22T17:42:00Z">
            <w:rPr>
              <w:del w:id="2308" w:author="Eduardo Gonzalez" w:date="2018-07-30T10:03:00Z"/>
              <w:b/>
              <w:sz w:val="24"/>
              <w:szCs w:val="24"/>
              <w:u w:val="single"/>
            </w:rPr>
          </w:rPrChange>
        </w:rPr>
      </w:pPr>
    </w:p>
    <w:p w14:paraId="44BD0C31" w14:textId="1D9F4F80" w:rsidR="001D4985" w:rsidRPr="00A879E9" w:rsidDel="00C80F91" w:rsidRDefault="001D498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309" w:author="Eduardo Gonzalez" w:date="2018-07-30T10:03:00Z"/>
          <w:rFonts w:asciiTheme="minorHAnsi" w:hAnsiTheme="minorHAnsi"/>
          <w:b/>
          <w:u w:val="single"/>
          <w:rPrChange w:id="2310" w:author="Heleen Devos" w:date="2018-07-22T17:42:00Z">
            <w:rPr>
              <w:del w:id="2311" w:author="Eduardo Gonzalez" w:date="2018-07-30T10:03:00Z"/>
              <w:b/>
              <w:sz w:val="24"/>
              <w:szCs w:val="24"/>
              <w:u w:val="single"/>
            </w:rPr>
          </w:rPrChange>
        </w:rPr>
      </w:pPr>
    </w:p>
    <w:p w14:paraId="23897D62" w14:textId="03B9AC35" w:rsidR="001D4985" w:rsidRPr="00A879E9" w:rsidDel="00C80F91" w:rsidRDefault="001D498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312" w:author="Eduardo Gonzalez" w:date="2018-07-30T10:03:00Z"/>
          <w:rFonts w:asciiTheme="minorHAnsi" w:hAnsiTheme="minorHAnsi"/>
          <w:b/>
          <w:u w:val="single"/>
          <w:rPrChange w:id="2313" w:author="Heleen Devos" w:date="2018-07-22T17:42:00Z">
            <w:rPr>
              <w:del w:id="2314" w:author="Eduardo Gonzalez" w:date="2018-07-30T10:03:00Z"/>
              <w:b/>
              <w:sz w:val="24"/>
              <w:szCs w:val="24"/>
              <w:u w:val="single"/>
            </w:rPr>
          </w:rPrChange>
        </w:rPr>
      </w:pPr>
    </w:p>
    <w:p w14:paraId="6C9BDA50" w14:textId="05102468" w:rsidR="001D4985" w:rsidRPr="00A879E9" w:rsidDel="00C80F91" w:rsidRDefault="001D498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315" w:author="Eduardo Gonzalez" w:date="2018-07-30T10:03:00Z"/>
          <w:rFonts w:asciiTheme="minorHAnsi" w:hAnsiTheme="minorHAnsi"/>
          <w:b/>
          <w:u w:val="single"/>
          <w:rPrChange w:id="2316" w:author="Heleen Devos" w:date="2018-07-22T17:42:00Z">
            <w:rPr>
              <w:del w:id="2317" w:author="Eduardo Gonzalez" w:date="2018-07-30T10:03:00Z"/>
              <w:b/>
              <w:sz w:val="24"/>
              <w:szCs w:val="24"/>
              <w:u w:val="single"/>
            </w:rPr>
          </w:rPrChange>
        </w:rPr>
      </w:pPr>
    </w:p>
    <w:p w14:paraId="3213145E" w14:textId="57515144" w:rsidR="001D4985" w:rsidRPr="00A879E9" w:rsidDel="00C80F91" w:rsidRDefault="001D498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318" w:author="Eduardo Gonzalez" w:date="2018-07-30T10:03:00Z"/>
          <w:rFonts w:asciiTheme="minorHAnsi" w:hAnsiTheme="minorHAnsi"/>
          <w:b/>
          <w:u w:val="single"/>
          <w:rPrChange w:id="2319" w:author="Heleen Devos" w:date="2018-07-22T17:42:00Z">
            <w:rPr>
              <w:del w:id="2320" w:author="Eduardo Gonzalez" w:date="2018-07-30T10:03:00Z"/>
              <w:b/>
              <w:sz w:val="24"/>
              <w:szCs w:val="24"/>
              <w:u w:val="single"/>
            </w:rPr>
          </w:rPrChange>
        </w:rPr>
      </w:pPr>
    </w:p>
    <w:p w14:paraId="210123CE" w14:textId="65A79357" w:rsidR="001D4985" w:rsidRPr="00A879E9" w:rsidDel="00C80F91" w:rsidRDefault="001D498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321" w:author="Eduardo Gonzalez" w:date="2018-07-30T10:03:00Z"/>
          <w:rFonts w:asciiTheme="minorHAnsi" w:hAnsiTheme="minorHAnsi"/>
          <w:b/>
          <w:u w:val="single"/>
          <w:rPrChange w:id="2322" w:author="Heleen Devos" w:date="2018-07-22T17:42:00Z">
            <w:rPr>
              <w:del w:id="2323" w:author="Eduardo Gonzalez" w:date="2018-07-30T10:03:00Z"/>
              <w:b/>
              <w:sz w:val="24"/>
              <w:szCs w:val="24"/>
              <w:u w:val="single"/>
            </w:rPr>
          </w:rPrChange>
        </w:rPr>
      </w:pPr>
    </w:p>
    <w:p w14:paraId="43C75E84" w14:textId="68CC5130" w:rsidR="001D4985" w:rsidRPr="00A879E9" w:rsidDel="00C80F91" w:rsidRDefault="001D498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324" w:author="Eduardo Gonzalez" w:date="2018-07-30T10:03:00Z"/>
          <w:rFonts w:asciiTheme="minorHAnsi" w:hAnsiTheme="minorHAnsi"/>
          <w:b/>
          <w:u w:val="single"/>
          <w:rPrChange w:id="2325" w:author="Heleen Devos" w:date="2018-07-22T17:42:00Z">
            <w:rPr>
              <w:del w:id="2326" w:author="Eduardo Gonzalez" w:date="2018-07-30T10:03:00Z"/>
              <w:b/>
              <w:sz w:val="24"/>
              <w:szCs w:val="24"/>
              <w:u w:val="single"/>
            </w:rPr>
          </w:rPrChange>
        </w:rPr>
      </w:pPr>
    </w:p>
    <w:p w14:paraId="5281CF22" w14:textId="01537D73" w:rsidR="001D4985" w:rsidRPr="00A879E9" w:rsidDel="00C80F91" w:rsidRDefault="001D498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327" w:author="Eduardo Gonzalez" w:date="2018-07-30T10:03:00Z"/>
          <w:rFonts w:asciiTheme="minorHAnsi" w:hAnsiTheme="minorHAnsi"/>
          <w:b/>
          <w:u w:val="single"/>
          <w:rPrChange w:id="2328" w:author="Heleen Devos" w:date="2018-07-22T17:42:00Z">
            <w:rPr>
              <w:del w:id="2329" w:author="Eduardo Gonzalez" w:date="2018-07-30T10:03:00Z"/>
              <w:b/>
              <w:sz w:val="24"/>
              <w:szCs w:val="24"/>
              <w:u w:val="single"/>
            </w:rPr>
          </w:rPrChange>
        </w:rPr>
      </w:pPr>
    </w:p>
    <w:p w14:paraId="58F43BBE" w14:textId="7B00648A" w:rsidR="00C24259" w:rsidRPr="00A879E9" w:rsidDel="00C80F91" w:rsidRDefault="00C2425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330" w:author="Eduardo Gonzalez" w:date="2018-07-30T10:03:00Z"/>
          <w:rFonts w:asciiTheme="minorHAnsi" w:hAnsiTheme="minorHAnsi"/>
          <w:b/>
          <w:u w:val="single"/>
          <w:rPrChange w:id="2331" w:author="Heleen Devos" w:date="2018-07-22T17:42:00Z">
            <w:rPr>
              <w:del w:id="2332" w:author="Eduardo Gonzalez" w:date="2018-07-30T10:03:00Z"/>
              <w:b/>
              <w:sz w:val="24"/>
              <w:szCs w:val="24"/>
              <w:u w:val="single"/>
            </w:rPr>
          </w:rPrChange>
        </w:rPr>
      </w:pPr>
    </w:p>
    <w:p w14:paraId="2CA4D38C" w14:textId="591DF213" w:rsidR="00C24259" w:rsidRPr="00A879E9" w:rsidDel="00C80F91" w:rsidRDefault="00C2425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333" w:author="Eduardo Gonzalez" w:date="2018-07-30T10:03:00Z"/>
          <w:rFonts w:asciiTheme="minorHAnsi" w:hAnsiTheme="minorHAnsi"/>
          <w:b/>
          <w:u w:val="single"/>
          <w:rPrChange w:id="2334" w:author="Heleen Devos" w:date="2018-07-22T17:42:00Z">
            <w:rPr>
              <w:del w:id="2335" w:author="Eduardo Gonzalez" w:date="2018-07-30T10:03:00Z"/>
              <w:b/>
              <w:sz w:val="24"/>
              <w:szCs w:val="24"/>
              <w:u w:val="single"/>
            </w:rPr>
          </w:rPrChange>
        </w:rPr>
      </w:pPr>
    </w:p>
    <w:p w14:paraId="4A546E70" w14:textId="6CDCB684" w:rsidR="00C24259" w:rsidRPr="00A879E9" w:rsidDel="00C80F91" w:rsidRDefault="00C2425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336" w:author="Eduardo Gonzalez" w:date="2018-07-30T10:03:00Z"/>
          <w:rFonts w:asciiTheme="minorHAnsi" w:hAnsiTheme="minorHAnsi"/>
          <w:b/>
          <w:u w:val="single"/>
          <w:rPrChange w:id="2337" w:author="Heleen Devos" w:date="2018-07-22T17:42:00Z">
            <w:rPr>
              <w:del w:id="2338" w:author="Eduardo Gonzalez" w:date="2018-07-30T10:03:00Z"/>
              <w:b/>
              <w:sz w:val="24"/>
              <w:szCs w:val="24"/>
              <w:u w:val="single"/>
            </w:rPr>
          </w:rPrChange>
        </w:rPr>
      </w:pPr>
    </w:p>
    <w:p w14:paraId="241D8A98" w14:textId="6A52CA34" w:rsidR="00C24259" w:rsidRPr="00A879E9" w:rsidDel="00C80F91" w:rsidRDefault="00C2425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339" w:author="Eduardo Gonzalez" w:date="2018-07-30T10:03:00Z"/>
          <w:rFonts w:asciiTheme="minorHAnsi" w:hAnsiTheme="minorHAnsi"/>
          <w:b/>
          <w:u w:val="single"/>
          <w:rPrChange w:id="2340" w:author="Heleen Devos" w:date="2018-07-22T17:42:00Z">
            <w:rPr>
              <w:del w:id="2341" w:author="Eduardo Gonzalez" w:date="2018-07-30T10:03:00Z"/>
              <w:b/>
              <w:sz w:val="24"/>
              <w:szCs w:val="24"/>
              <w:u w:val="single"/>
            </w:rPr>
          </w:rPrChange>
        </w:rPr>
      </w:pPr>
    </w:p>
    <w:p w14:paraId="1C5A9CC6" w14:textId="05242E98" w:rsidR="00C24259" w:rsidRPr="00A879E9" w:rsidDel="00C80F91" w:rsidRDefault="00C2425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342" w:author="Eduardo Gonzalez" w:date="2018-07-30T10:03:00Z"/>
          <w:rFonts w:asciiTheme="minorHAnsi" w:hAnsiTheme="minorHAnsi"/>
          <w:b/>
          <w:u w:val="single"/>
          <w:rPrChange w:id="2343" w:author="Heleen Devos" w:date="2018-07-22T17:42:00Z">
            <w:rPr>
              <w:del w:id="2344" w:author="Eduardo Gonzalez" w:date="2018-07-30T10:03:00Z"/>
              <w:b/>
              <w:sz w:val="24"/>
              <w:szCs w:val="24"/>
              <w:u w:val="single"/>
            </w:rPr>
          </w:rPrChange>
        </w:rPr>
      </w:pPr>
    </w:p>
    <w:p w14:paraId="2AF7E832" w14:textId="4EEEF288" w:rsidR="001F16FB" w:rsidDel="00C80F91" w:rsidRDefault="001F16FB"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345" w:author="Heleen Devos" w:date="2018-07-22T17:55:00Z"/>
          <w:del w:id="2346" w:author="Eduardo Gonzalez" w:date="2018-07-30T10:03:00Z"/>
          <w:rFonts w:asciiTheme="minorHAnsi" w:hAnsiTheme="minorHAnsi" w:cs="Courier New"/>
          <w:b/>
          <w:color w:val="000000"/>
          <w:u w:val="single"/>
        </w:rPr>
      </w:pPr>
      <w:ins w:id="2347" w:author="Heleen Devos" w:date="2018-07-22T17:55:00Z">
        <w:del w:id="2348" w:author="Eduardo Gonzalez" w:date="2018-07-30T10:03:00Z">
          <w:r w:rsidDel="00C80F91">
            <w:rPr>
              <w:rFonts w:asciiTheme="minorHAnsi" w:hAnsiTheme="minorHAnsi" w:cs="Courier New"/>
              <w:b/>
              <w:color w:val="000000"/>
              <w:u w:val="single"/>
            </w:rPr>
            <w:br w:type="page"/>
          </w:r>
        </w:del>
      </w:ins>
    </w:p>
    <w:p w14:paraId="5B3D0A35" w14:textId="2C71547A" w:rsidR="00C24259" w:rsidRPr="009E736B" w:rsidDel="00C80F91" w:rsidRDefault="009E73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349" w:author="Eduardo Gonzalez" w:date="2018-07-30T10:03:00Z"/>
          <w:rFonts w:asciiTheme="minorHAnsi" w:hAnsiTheme="minorHAnsi"/>
          <w:b/>
          <w:sz w:val="28"/>
          <w:u w:val="single"/>
          <w:rPrChange w:id="2350" w:author="Heleen Devos" w:date="2018-07-22T17:58:00Z">
            <w:rPr>
              <w:del w:id="2351" w:author="Eduardo Gonzalez" w:date="2018-07-30T10:03:00Z"/>
              <w:rFonts w:ascii="Courier New" w:hAnsi="Courier New" w:cs="Courier New"/>
              <w:b/>
              <w:color w:val="000000"/>
              <w:sz w:val="24"/>
              <w:szCs w:val="24"/>
              <w:u w:val="single"/>
            </w:rPr>
          </w:rPrChange>
        </w:rPr>
        <w:pPrChange w:id="2352" w:author="Heleen Devos" w:date="2018-07-22T17:58:00Z">
          <w:pPr>
            <w:pStyle w:val="Prrafodelista"/>
            <w:numPr>
              <w:numId w:val="8"/>
            </w:numPr>
            <w:pBdr>
              <w:top w:val="nil"/>
              <w:left w:val="nil"/>
              <w:bottom w:val="nil"/>
              <w:right w:val="nil"/>
              <w:between w:val="nil"/>
            </w:pBdr>
            <w:ind w:left="1080" w:hanging="720"/>
          </w:pPr>
        </w:pPrChange>
      </w:pPr>
      <w:ins w:id="2353" w:author="Heleen Devos" w:date="2018-07-22T17:58:00Z">
        <w:del w:id="2354" w:author="Eduardo Gonzalez" w:date="2018-07-30T10:03:00Z">
          <w:r w:rsidDel="00C80F91">
            <w:rPr>
              <w:rFonts w:asciiTheme="minorHAnsi" w:hAnsiTheme="minorHAnsi"/>
              <w:b/>
              <w:sz w:val="28"/>
              <w:u w:val="single"/>
            </w:rPr>
            <w:delText xml:space="preserve">3. </w:delText>
          </w:r>
        </w:del>
      </w:ins>
      <w:del w:id="2355" w:author="Eduardo Gonzalez" w:date="2018-07-30T10:03:00Z">
        <w:r w:rsidR="00C24259" w:rsidRPr="009E736B" w:rsidDel="00C80F91">
          <w:rPr>
            <w:rFonts w:asciiTheme="minorHAnsi" w:hAnsiTheme="minorHAnsi"/>
            <w:b/>
            <w:sz w:val="28"/>
            <w:u w:val="single"/>
            <w:rPrChange w:id="2356" w:author="Heleen Devos" w:date="2018-07-22T17:58:00Z">
              <w:rPr>
                <w:rFonts w:ascii="Courier New" w:hAnsi="Courier New" w:cs="Courier New"/>
                <w:b/>
                <w:color w:val="000000"/>
                <w:sz w:val="24"/>
                <w:szCs w:val="24"/>
                <w:u w:val="single"/>
              </w:rPr>
            </w:rPrChange>
          </w:rPr>
          <w:delText>E</w:delText>
        </w:r>
      </w:del>
      <w:ins w:id="2357" w:author="Heleen Devos" w:date="2018-07-22T17:58:00Z">
        <w:del w:id="2358" w:author="Eduardo Gonzalez" w:date="2018-07-30T10:03:00Z">
          <w:r w:rsidDel="00C80F91">
            <w:rPr>
              <w:rFonts w:asciiTheme="minorHAnsi" w:hAnsiTheme="minorHAnsi"/>
              <w:b/>
              <w:sz w:val="28"/>
              <w:u w:val="single"/>
            </w:rPr>
            <w:delText>RgON</w:delText>
          </w:r>
        </w:del>
      </w:ins>
      <w:del w:id="2359" w:author="Eduardo Gonzalez" w:date="2018-07-30T10:03:00Z">
        <w:r w:rsidR="00C24259" w:rsidRPr="009E736B" w:rsidDel="00C80F91">
          <w:rPr>
            <w:rFonts w:asciiTheme="minorHAnsi" w:hAnsiTheme="minorHAnsi"/>
            <w:b/>
            <w:sz w:val="28"/>
            <w:u w:val="single"/>
            <w:rPrChange w:id="2360" w:author="Heleen Devos" w:date="2018-07-22T17:58:00Z">
              <w:rPr>
                <w:rFonts w:ascii="Courier New" w:hAnsi="Courier New" w:cs="Courier New"/>
                <w:b/>
                <w:color w:val="000000"/>
                <w:sz w:val="24"/>
                <w:szCs w:val="24"/>
                <w:u w:val="single"/>
              </w:rPr>
            </w:rPrChange>
          </w:rPr>
          <w:delText>rgon: Ecosistema Descentralizado de Crowdfunding y Exchange</w:delText>
        </w:r>
      </w:del>
    </w:p>
    <w:p w14:paraId="4FBD6886" w14:textId="12C292E8" w:rsidR="00C24259" w:rsidRPr="00A879E9" w:rsidDel="00C80F91" w:rsidRDefault="00C2425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361" w:author="Eduardo Gonzalez" w:date="2018-07-30T10:03:00Z"/>
          <w:rFonts w:asciiTheme="minorHAnsi" w:hAnsiTheme="minorHAnsi"/>
          <w:b/>
          <w:u w:val="single"/>
          <w:rPrChange w:id="2362" w:author="Heleen Devos" w:date="2018-07-22T17:42:00Z">
            <w:rPr>
              <w:del w:id="2363" w:author="Eduardo Gonzalez" w:date="2018-07-30T10:03:00Z"/>
              <w:b/>
              <w:sz w:val="24"/>
              <w:szCs w:val="24"/>
              <w:u w:val="single"/>
            </w:rPr>
          </w:rPrChange>
        </w:rPr>
      </w:pPr>
    </w:p>
    <w:p w14:paraId="305FAB48" w14:textId="563BFA2A" w:rsidR="002B414C" w:rsidRPr="009C5D09" w:rsidDel="00C80F91" w:rsidRDefault="009C5D0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364" w:author="Heleen Devos" w:date="2018-07-22T18:41:00Z"/>
          <w:del w:id="2365" w:author="Eduardo Gonzalez" w:date="2018-07-30T10:03:00Z"/>
          <w:rFonts w:asciiTheme="minorHAnsi" w:hAnsiTheme="minorHAnsi"/>
          <w:rPrChange w:id="2366" w:author="Heleen Devos" w:date="2018-07-22T18:41:00Z">
            <w:rPr>
              <w:ins w:id="2367" w:author="Heleen Devos" w:date="2018-07-22T18:41:00Z"/>
              <w:del w:id="2368" w:author="Eduardo Gonzalez" w:date="2018-07-30T10:03:00Z"/>
              <w:rFonts w:asciiTheme="minorHAnsi" w:hAnsiTheme="minorHAnsi"/>
              <w:b/>
              <w:u w:val="single"/>
            </w:rPr>
          </w:rPrChange>
        </w:rPr>
      </w:pPr>
      <w:ins w:id="2369" w:author="Heleen Devos" w:date="2018-07-22T18:41:00Z">
        <w:del w:id="2370" w:author="Eduardo Gonzalez" w:date="2018-07-30T10:03:00Z">
          <w:r w:rsidRPr="009C5D09" w:rsidDel="00C80F91">
            <w:rPr>
              <w:rFonts w:asciiTheme="minorHAnsi" w:hAnsiTheme="minorHAnsi"/>
              <w:rPrChange w:id="2371" w:author="Heleen Devos" w:date="2018-07-22T18:41:00Z">
                <w:rPr>
                  <w:rFonts w:asciiTheme="minorHAnsi" w:hAnsiTheme="minorHAnsi"/>
                  <w:b/>
                  <w:u w:val="single"/>
                </w:rPr>
              </w:rPrChange>
            </w:rPr>
            <w:delText>Definicion de ERgON</w:delText>
          </w:r>
        </w:del>
      </w:ins>
    </w:p>
    <w:p w14:paraId="41D67A06" w14:textId="55F8FE4A" w:rsidR="009C5D09" w:rsidRPr="009C5D09" w:rsidDel="00C80F91" w:rsidRDefault="009C5D0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372" w:author="Eduardo Gonzalez" w:date="2018-07-30T10:03:00Z"/>
          <w:rFonts w:asciiTheme="minorHAnsi" w:hAnsiTheme="minorHAnsi"/>
          <w:rPrChange w:id="2373" w:author="Heleen Devos" w:date="2018-07-22T18:41:00Z">
            <w:rPr>
              <w:del w:id="2374" w:author="Eduardo Gonzalez" w:date="2018-07-30T10:03:00Z"/>
              <w:b/>
              <w:sz w:val="24"/>
              <w:szCs w:val="24"/>
              <w:u w:val="single"/>
            </w:rPr>
          </w:rPrChange>
        </w:rPr>
      </w:pPr>
    </w:p>
    <w:p w14:paraId="613AB163" w14:textId="22E24850" w:rsidR="00C24259" w:rsidRPr="00A879E9" w:rsidDel="00C80F91" w:rsidRDefault="00C2425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375" w:author="Eduardo Gonzalez" w:date="2018-07-30T10:03:00Z"/>
          <w:rFonts w:asciiTheme="minorHAnsi" w:eastAsia="Times New Roman" w:hAnsiTheme="minorHAnsi" w:cs="Courier New"/>
          <w:color w:val="222222"/>
          <w:lang w:eastAsia="es-ES"/>
          <w:rPrChange w:id="2376" w:author="Heleen Devos" w:date="2018-07-22T17:42:00Z">
            <w:rPr>
              <w:del w:id="2377" w:author="Eduardo Gonzalez" w:date="2018-07-30T10:03:00Z"/>
              <w:rFonts w:ascii="Courier New" w:eastAsia="Times New Roman" w:hAnsi="Courier New" w:cs="Courier New"/>
              <w:color w:val="222222"/>
              <w:sz w:val="20"/>
              <w:szCs w:val="20"/>
              <w:lang w:eastAsia="es-ES"/>
            </w:rPr>
          </w:rPrChange>
        </w:rPr>
      </w:pPr>
      <w:del w:id="2378" w:author="Eduardo Gonzalez" w:date="2018-07-30T10:03:00Z">
        <w:r w:rsidRPr="00A879E9" w:rsidDel="00C80F91">
          <w:rPr>
            <w:rFonts w:asciiTheme="minorHAnsi" w:eastAsia="Times New Roman" w:hAnsiTheme="minorHAnsi" w:cs="Courier New"/>
            <w:color w:val="222222"/>
            <w:lang w:eastAsia="es-ES"/>
            <w:rPrChange w:id="2379" w:author="Heleen Devos" w:date="2018-07-22T17:42:00Z">
              <w:rPr>
                <w:rFonts w:ascii="Courier New" w:eastAsia="Times New Roman" w:hAnsi="Courier New" w:cs="Courier New"/>
                <w:color w:val="222222"/>
                <w:sz w:val="20"/>
                <w:szCs w:val="20"/>
                <w:lang w:eastAsia="es-ES"/>
              </w:rPr>
            </w:rPrChange>
          </w:rPr>
          <w:delText>En lo principal</w:delText>
        </w:r>
        <w:r w:rsidR="00F83CDC" w:rsidRPr="00A879E9" w:rsidDel="00C80F91">
          <w:rPr>
            <w:rFonts w:asciiTheme="minorHAnsi" w:eastAsia="Times New Roman" w:hAnsiTheme="minorHAnsi" w:cs="Courier New"/>
            <w:color w:val="222222"/>
            <w:lang w:eastAsia="es-ES"/>
            <w:rPrChange w:id="2380" w:author="Heleen Devos" w:date="2018-07-22T17:42:00Z">
              <w:rPr>
                <w:rFonts w:ascii="Courier New" w:eastAsia="Times New Roman" w:hAnsi="Courier New" w:cs="Courier New"/>
                <w:color w:val="222222"/>
                <w:sz w:val="20"/>
                <w:szCs w:val="20"/>
                <w:lang w:eastAsia="es-ES"/>
              </w:rPr>
            </w:rPrChange>
          </w:rPr>
          <w:delText xml:space="preserve"> el Proyecto ERGON</w:delText>
        </w:r>
      </w:del>
      <w:ins w:id="2381" w:author="Heleen Devos" w:date="2018-07-22T18:01:00Z">
        <w:del w:id="2382" w:author="Eduardo Gonzalez" w:date="2018-07-30T10:03:00Z">
          <w:r w:rsidR="009E736B" w:rsidDel="00C80F91">
            <w:rPr>
              <w:rFonts w:asciiTheme="minorHAnsi" w:eastAsia="Times New Roman" w:hAnsiTheme="minorHAnsi" w:cs="Courier New"/>
              <w:color w:val="222222"/>
              <w:lang w:eastAsia="es-ES"/>
            </w:rPr>
            <w:delText>ERgON</w:delText>
          </w:r>
        </w:del>
      </w:ins>
      <w:del w:id="2383" w:author="Eduardo Gonzalez" w:date="2018-07-30T10:03:00Z">
        <w:r w:rsidR="00F83CDC" w:rsidRPr="00A879E9" w:rsidDel="00C80F91">
          <w:rPr>
            <w:rFonts w:asciiTheme="minorHAnsi" w:eastAsia="Times New Roman" w:hAnsiTheme="minorHAnsi" w:cs="Courier New"/>
            <w:color w:val="222222"/>
            <w:lang w:eastAsia="es-ES"/>
            <w:rPrChange w:id="2384" w:author="Heleen Devos" w:date="2018-07-22T17:42:00Z">
              <w:rPr>
                <w:rFonts w:ascii="Courier New" w:eastAsia="Times New Roman" w:hAnsi="Courier New" w:cs="Courier New"/>
                <w:color w:val="222222"/>
                <w:sz w:val="20"/>
                <w:szCs w:val="20"/>
                <w:lang w:eastAsia="es-ES"/>
              </w:rPr>
            </w:rPrChange>
          </w:rPr>
          <w:delText xml:space="preserve"> constara de 3 </w:delText>
        </w:r>
      </w:del>
      <w:ins w:id="2385" w:author="Heleen Devos" w:date="2018-07-22T18:34:00Z">
        <w:del w:id="2386" w:author="Eduardo Gonzalez" w:date="2018-07-30T10:03:00Z">
          <w:r w:rsidR="0007379D" w:rsidDel="00C80F91">
            <w:rPr>
              <w:rFonts w:asciiTheme="minorHAnsi" w:eastAsia="Times New Roman" w:hAnsiTheme="minorHAnsi" w:cs="Courier New"/>
              <w:color w:val="222222"/>
              <w:lang w:eastAsia="es-ES"/>
            </w:rPr>
            <w:delText>tres</w:delText>
          </w:r>
          <w:r w:rsidR="0007379D" w:rsidRPr="00A879E9" w:rsidDel="00C80F91">
            <w:rPr>
              <w:rFonts w:asciiTheme="minorHAnsi" w:eastAsia="Times New Roman" w:hAnsiTheme="minorHAnsi" w:cs="Courier New"/>
              <w:color w:val="222222"/>
              <w:lang w:eastAsia="es-ES"/>
              <w:rPrChange w:id="2387" w:author="Heleen Devos" w:date="2018-07-22T17:42:00Z">
                <w:rPr>
                  <w:rFonts w:ascii="Courier New" w:eastAsia="Times New Roman" w:hAnsi="Courier New" w:cs="Courier New"/>
                  <w:color w:val="222222"/>
                  <w:sz w:val="20"/>
                  <w:szCs w:val="20"/>
                  <w:lang w:eastAsia="es-ES"/>
                </w:rPr>
              </w:rPrChange>
            </w:rPr>
            <w:delText xml:space="preserve"> </w:delText>
          </w:r>
        </w:del>
      </w:ins>
      <w:del w:id="2388" w:author="Eduardo Gonzalez" w:date="2018-07-30T10:03:00Z">
        <w:r w:rsidRPr="00A879E9" w:rsidDel="00C80F91">
          <w:rPr>
            <w:rFonts w:asciiTheme="minorHAnsi" w:eastAsia="Times New Roman" w:hAnsiTheme="minorHAnsi" w:cs="Courier New"/>
            <w:color w:val="222222"/>
            <w:lang w:eastAsia="es-ES"/>
            <w:rPrChange w:id="2389" w:author="Heleen Devos" w:date="2018-07-22T17:42:00Z">
              <w:rPr>
                <w:rFonts w:ascii="Courier New" w:eastAsia="Times New Roman" w:hAnsi="Courier New" w:cs="Courier New"/>
                <w:color w:val="222222"/>
                <w:sz w:val="20"/>
                <w:szCs w:val="20"/>
                <w:lang w:eastAsia="es-ES"/>
              </w:rPr>
            </w:rPrChange>
          </w:rPr>
          <w:delText>fases</w:delText>
        </w:r>
        <w:r w:rsidR="00F83CDC" w:rsidRPr="00A879E9" w:rsidDel="00C80F91">
          <w:rPr>
            <w:rFonts w:asciiTheme="minorHAnsi" w:eastAsia="Times New Roman" w:hAnsiTheme="minorHAnsi" w:cs="Courier New"/>
            <w:color w:val="222222"/>
            <w:lang w:eastAsia="es-ES"/>
            <w:rPrChange w:id="2390" w:author="Heleen Devos" w:date="2018-07-22T17:42:00Z">
              <w:rPr>
                <w:rFonts w:ascii="Courier New" w:eastAsia="Times New Roman" w:hAnsi="Courier New" w:cs="Courier New"/>
                <w:color w:val="222222"/>
                <w:sz w:val="20"/>
                <w:szCs w:val="20"/>
                <w:lang w:eastAsia="es-ES"/>
              </w:rPr>
            </w:rPrChange>
          </w:rPr>
          <w:delText>:</w:delText>
        </w:r>
      </w:del>
    </w:p>
    <w:p w14:paraId="23B400B4" w14:textId="5DFCF04A" w:rsidR="00F83CDC" w:rsidRPr="00A879E9" w:rsidDel="00C80F91" w:rsidRDefault="00F83CD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391" w:author="Eduardo Gonzalez" w:date="2018-07-30T10:03:00Z"/>
          <w:rFonts w:asciiTheme="minorHAnsi" w:eastAsia="Times New Roman" w:hAnsiTheme="minorHAnsi" w:cs="Courier New"/>
          <w:color w:val="222222"/>
          <w:lang w:eastAsia="es-ES"/>
          <w:rPrChange w:id="2392" w:author="Heleen Devos" w:date="2018-07-22T17:42:00Z">
            <w:rPr>
              <w:del w:id="2393" w:author="Eduardo Gonzalez" w:date="2018-07-30T10:03:00Z"/>
              <w:rFonts w:ascii="Courier New" w:eastAsia="Times New Roman" w:hAnsi="Courier New" w:cs="Courier New"/>
              <w:color w:val="222222"/>
              <w:sz w:val="20"/>
              <w:szCs w:val="20"/>
              <w:lang w:eastAsia="es-ES"/>
            </w:rPr>
          </w:rPrChange>
        </w:rPr>
      </w:pPr>
    </w:p>
    <w:p w14:paraId="4B8BB5C8" w14:textId="4B9B2ECF" w:rsidR="002B414C" w:rsidRPr="00A879E9" w:rsidDel="00C80F91" w:rsidRDefault="002B414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394" w:author="Eduardo Gonzalez" w:date="2018-07-30T10:03:00Z"/>
          <w:rFonts w:asciiTheme="minorHAnsi" w:eastAsia="Times New Roman" w:hAnsiTheme="minorHAnsi" w:cs="Courier New"/>
          <w:color w:val="222222"/>
          <w:lang w:eastAsia="es-ES"/>
          <w:rPrChange w:id="2395" w:author="Heleen Devos" w:date="2018-07-22T17:42:00Z">
            <w:rPr>
              <w:del w:id="2396" w:author="Eduardo Gonzalez" w:date="2018-07-30T10:03:00Z"/>
              <w:rFonts w:ascii="Courier New" w:eastAsia="Times New Roman" w:hAnsi="Courier New" w:cs="Courier New"/>
              <w:color w:val="222222"/>
              <w:sz w:val="20"/>
              <w:szCs w:val="20"/>
              <w:lang w:eastAsia="es-ES"/>
            </w:rPr>
          </w:rPrChange>
        </w:rPr>
      </w:pPr>
    </w:p>
    <w:p w14:paraId="49C9A2EE" w14:textId="124B4D56" w:rsidR="00F83CDC" w:rsidRPr="00A879E9" w:rsidDel="00C80F91" w:rsidRDefault="000E7A8F"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397" w:author="Eduardo Gonzalez" w:date="2018-07-30T10:03:00Z"/>
          <w:rFonts w:asciiTheme="minorHAnsi" w:eastAsia="Times New Roman" w:hAnsiTheme="minorHAnsi" w:cs="Courier New"/>
          <w:color w:val="222222"/>
          <w:lang w:eastAsia="es-ES"/>
          <w:rPrChange w:id="2398" w:author="Heleen Devos" w:date="2018-07-22T17:42:00Z">
            <w:rPr>
              <w:del w:id="2399" w:author="Eduardo Gonzalez" w:date="2018-07-30T10:03:00Z"/>
              <w:rFonts w:ascii="Courier New" w:eastAsia="Times New Roman" w:hAnsi="Courier New" w:cs="Courier New"/>
              <w:color w:val="222222"/>
              <w:sz w:val="20"/>
              <w:szCs w:val="20"/>
              <w:lang w:eastAsia="es-ES"/>
            </w:rPr>
          </w:rPrChange>
        </w:rPr>
      </w:pPr>
      <w:del w:id="2400" w:author="Eduardo Gonzalez" w:date="2018-07-30T10:03:00Z">
        <w:r w:rsidRPr="00A879E9" w:rsidDel="00C80F91">
          <w:rPr>
            <w:rFonts w:asciiTheme="minorHAnsi" w:eastAsia="Times New Roman" w:hAnsiTheme="minorHAnsi" w:cs="Courier New"/>
            <w:noProof/>
            <w:color w:val="222222"/>
            <w:rPrChange w:id="2401" w:author="Unknown">
              <w:rPr>
                <w:rFonts w:ascii="Courier New" w:eastAsia="Times New Roman" w:hAnsi="Courier New" w:cs="Courier New"/>
                <w:noProof/>
                <w:color w:val="222222"/>
                <w:sz w:val="20"/>
                <w:szCs w:val="20"/>
              </w:rPr>
            </w:rPrChange>
          </w:rPr>
          <w:drawing>
            <wp:anchor distT="0" distB="0" distL="114300" distR="114300" simplePos="0" relativeHeight="251681792" behindDoc="1" locked="0" layoutInCell="1" allowOverlap="1" wp14:anchorId="1E729063" wp14:editId="2C19E368">
              <wp:simplePos x="0" y="0"/>
              <wp:positionH relativeFrom="column">
                <wp:posOffset>470920</wp:posOffset>
              </wp:positionH>
              <wp:positionV relativeFrom="paragraph">
                <wp:posOffset>6971</wp:posOffset>
              </wp:positionV>
              <wp:extent cx="4933315" cy="5038090"/>
              <wp:effectExtent l="0" t="0" r="635" b="0"/>
              <wp:wrapThrough wrapText="bothSides">
                <wp:wrapPolygon edited="0">
                  <wp:start x="0" y="0"/>
                  <wp:lineTo x="0" y="21480"/>
                  <wp:lineTo x="21519" y="21480"/>
                  <wp:lineTo x="21519"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33315" cy="5038090"/>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577C662B" w14:textId="6DE29E1A" w:rsidR="00C24259" w:rsidRPr="00A879E9" w:rsidDel="00C80F91" w:rsidRDefault="00C2425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402" w:author="Eduardo Gonzalez" w:date="2018-07-30T10:03:00Z"/>
          <w:rFonts w:asciiTheme="minorHAnsi" w:eastAsia="Times New Roman" w:hAnsiTheme="minorHAnsi" w:cs="Courier New"/>
          <w:color w:val="222222"/>
          <w:lang w:eastAsia="es-ES"/>
          <w:rPrChange w:id="2403" w:author="Heleen Devos" w:date="2018-07-22T17:42:00Z">
            <w:rPr>
              <w:del w:id="2404" w:author="Eduardo Gonzalez" w:date="2018-07-30T10:03:00Z"/>
              <w:rFonts w:ascii="Courier New" w:eastAsia="Times New Roman" w:hAnsi="Courier New" w:cs="Courier New"/>
              <w:color w:val="222222"/>
              <w:sz w:val="20"/>
              <w:szCs w:val="20"/>
              <w:lang w:eastAsia="es-ES"/>
            </w:rPr>
          </w:rPrChange>
        </w:rPr>
      </w:pPr>
    </w:p>
    <w:p w14:paraId="5A685410" w14:textId="29D83EB0" w:rsidR="00C24259" w:rsidRPr="00A879E9" w:rsidDel="00C80F91" w:rsidRDefault="00C2425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405" w:author="Eduardo Gonzalez" w:date="2018-07-30T10:03:00Z"/>
          <w:rFonts w:asciiTheme="minorHAnsi" w:eastAsia="Times New Roman" w:hAnsiTheme="minorHAnsi" w:cs="Courier New"/>
          <w:color w:val="222222"/>
          <w:lang w:eastAsia="es-ES"/>
          <w:rPrChange w:id="2406" w:author="Heleen Devos" w:date="2018-07-22T17:42:00Z">
            <w:rPr>
              <w:del w:id="2407" w:author="Eduardo Gonzalez" w:date="2018-07-30T10:03:00Z"/>
              <w:rFonts w:ascii="Courier New" w:eastAsia="Times New Roman" w:hAnsi="Courier New" w:cs="Courier New"/>
              <w:color w:val="222222"/>
              <w:sz w:val="20"/>
              <w:szCs w:val="20"/>
              <w:lang w:eastAsia="es-ES"/>
            </w:rPr>
          </w:rPrChange>
        </w:rPr>
      </w:pPr>
    </w:p>
    <w:p w14:paraId="6F6DDED9" w14:textId="67E9A77F" w:rsidR="00C24259" w:rsidRPr="00A879E9" w:rsidDel="00C80F91" w:rsidRDefault="00C2425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408" w:author="Eduardo Gonzalez" w:date="2018-07-30T10:03:00Z"/>
          <w:rFonts w:asciiTheme="minorHAnsi" w:hAnsiTheme="minorHAnsi"/>
          <w:b/>
          <w:u w:val="single"/>
          <w:rPrChange w:id="2409" w:author="Heleen Devos" w:date="2018-07-22T17:42:00Z">
            <w:rPr>
              <w:del w:id="2410" w:author="Eduardo Gonzalez" w:date="2018-07-30T10:03:00Z"/>
              <w:b/>
              <w:sz w:val="24"/>
              <w:szCs w:val="24"/>
              <w:u w:val="single"/>
            </w:rPr>
          </w:rPrChange>
        </w:rPr>
      </w:pPr>
    </w:p>
    <w:p w14:paraId="650B2065" w14:textId="09CBB0DF" w:rsidR="00C24259" w:rsidRPr="00A879E9" w:rsidDel="00C80F91" w:rsidRDefault="00C2425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411" w:author="Eduardo Gonzalez" w:date="2018-07-30T10:03:00Z"/>
          <w:rFonts w:asciiTheme="minorHAnsi" w:hAnsiTheme="minorHAnsi"/>
          <w:b/>
          <w:u w:val="single"/>
          <w:rPrChange w:id="2412" w:author="Heleen Devos" w:date="2018-07-22T17:42:00Z">
            <w:rPr>
              <w:del w:id="2413" w:author="Eduardo Gonzalez" w:date="2018-07-30T10:03:00Z"/>
              <w:b/>
              <w:sz w:val="24"/>
              <w:szCs w:val="24"/>
              <w:u w:val="single"/>
            </w:rPr>
          </w:rPrChange>
        </w:rPr>
      </w:pPr>
    </w:p>
    <w:p w14:paraId="76E69C61" w14:textId="664D068B" w:rsidR="00C24259" w:rsidRPr="00A879E9" w:rsidDel="00C80F91" w:rsidRDefault="00C2425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414" w:author="Eduardo Gonzalez" w:date="2018-07-30T10:03:00Z"/>
          <w:rFonts w:asciiTheme="minorHAnsi" w:hAnsiTheme="minorHAnsi"/>
          <w:b/>
          <w:u w:val="single"/>
          <w:rPrChange w:id="2415" w:author="Heleen Devos" w:date="2018-07-22T17:42:00Z">
            <w:rPr>
              <w:del w:id="2416" w:author="Eduardo Gonzalez" w:date="2018-07-30T10:03:00Z"/>
              <w:b/>
              <w:sz w:val="24"/>
              <w:szCs w:val="24"/>
              <w:u w:val="single"/>
            </w:rPr>
          </w:rPrChange>
        </w:rPr>
      </w:pPr>
    </w:p>
    <w:p w14:paraId="080A1F57" w14:textId="3400F0CB" w:rsidR="001D4985" w:rsidRPr="00A879E9" w:rsidDel="00C80F91" w:rsidRDefault="001D498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417" w:author="Eduardo Gonzalez" w:date="2018-07-30T10:03:00Z"/>
          <w:rFonts w:asciiTheme="minorHAnsi" w:hAnsiTheme="minorHAnsi"/>
          <w:b/>
          <w:u w:val="single"/>
          <w:rPrChange w:id="2418" w:author="Heleen Devos" w:date="2018-07-22T17:42:00Z">
            <w:rPr>
              <w:del w:id="2419" w:author="Eduardo Gonzalez" w:date="2018-07-30T10:03:00Z"/>
              <w:b/>
              <w:sz w:val="24"/>
              <w:szCs w:val="24"/>
              <w:u w:val="single"/>
            </w:rPr>
          </w:rPrChange>
        </w:rPr>
      </w:pPr>
    </w:p>
    <w:p w14:paraId="076107E1" w14:textId="23225D9C" w:rsidR="001D4985" w:rsidRPr="00A879E9" w:rsidDel="00C80F91" w:rsidRDefault="001D498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420" w:author="Eduardo Gonzalez" w:date="2018-07-30T10:03:00Z"/>
          <w:rFonts w:asciiTheme="minorHAnsi" w:hAnsiTheme="minorHAnsi"/>
          <w:b/>
          <w:u w:val="single"/>
          <w:rPrChange w:id="2421" w:author="Heleen Devos" w:date="2018-07-22T17:42:00Z">
            <w:rPr>
              <w:del w:id="2422" w:author="Eduardo Gonzalez" w:date="2018-07-30T10:03:00Z"/>
              <w:b/>
              <w:sz w:val="24"/>
              <w:szCs w:val="24"/>
              <w:u w:val="single"/>
            </w:rPr>
          </w:rPrChange>
        </w:rPr>
      </w:pPr>
    </w:p>
    <w:p w14:paraId="3077E9DA" w14:textId="786DF68C" w:rsidR="00441D39" w:rsidRPr="00A879E9" w:rsidDel="00C80F91" w:rsidRDefault="00441D3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423" w:author="Eduardo Gonzalez" w:date="2018-07-30T10:03:00Z"/>
          <w:rFonts w:asciiTheme="minorHAnsi" w:hAnsiTheme="minorHAnsi"/>
          <w:rPrChange w:id="2424" w:author="Heleen Devos" w:date="2018-07-22T17:42:00Z">
            <w:rPr>
              <w:del w:id="2425" w:author="Eduardo Gonzalez" w:date="2018-07-30T10:03:00Z"/>
            </w:rPr>
          </w:rPrChange>
        </w:rPr>
      </w:pPr>
    </w:p>
    <w:p w14:paraId="035322FF" w14:textId="2D9840A3" w:rsidR="00F83CDC" w:rsidRPr="00A879E9" w:rsidDel="00C80F91" w:rsidRDefault="00F83CD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426" w:author="Eduardo Gonzalez" w:date="2018-07-30T10:03:00Z"/>
          <w:rFonts w:asciiTheme="minorHAnsi" w:hAnsiTheme="minorHAnsi"/>
          <w:rPrChange w:id="2427" w:author="Heleen Devos" w:date="2018-07-22T17:42:00Z">
            <w:rPr>
              <w:del w:id="2428" w:author="Eduardo Gonzalez" w:date="2018-07-30T10:03:00Z"/>
            </w:rPr>
          </w:rPrChange>
        </w:rPr>
      </w:pPr>
    </w:p>
    <w:p w14:paraId="2772391A" w14:textId="44F476B8" w:rsidR="00F83CDC" w:rsidRPr="00A879E9" w:rsidDel="00C80F91" w:rsidRDefault="00F83CD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429" w:author="Eduardo Gonzalez" w:date="2018-07-30T10:03:00Z"/>
          <w:rFonts w:asciiTheme="minorHAnsi" w:hAnsiTheme="minorHAnsi"/>
          <w:rPrChange w:id="2430" w:author="Heleen Devos" w:date="2018-07-22T17:42:00Z">
            <w:rPr>
              <w:del w:id="2431" w:author="Eduardo Gonzalez" w:date="2018-07-30T10:03:00Z"/>
            </w:rPr>
          </w:rPrChange>
        </w:rPr>
      </w:pPr>
    </w:p>
    <w:p w14:paraId="64055138" w14:textId="717B51F3" w:rsidR="00F83CDC" w:rsidRPr="00A879E9" w:rsidDel="00C80F91" w:rsidRDefault="00F83CD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432" w:author="Eduardo Gonzalez" w:date="2018-07-30T10:03:00Z"/>
          <w:rFonts w:asciiTheme="minorHAnsi" w:hAnsiTheme="minorHAnsi"/>
          <w:rPrChange w:id="2433" w:author="Heleen Devos" w:date="2018-07-22T17:42:00Z">
            <w:rPr>
              <w:del w:id="2434" w:author="Eduardo Gonzalez" w:date="2018-07-30T10:03:00Z"/>
            </w:rPr>
          </w:rPrChange>
        </w:rPr>
      </w:pPr>
    </w:p>
    <w:p w14:paraId="3B09B9B8" w14:textId="2303C0B4" w:rsidR="00F83CDC" w:rsidRPr="00A879E9" w:rsidDel="00C80F91" w:rsidRDefault="00F83CD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435" w:author="Eduardo Gonzalez" w:date="2018-07-30T10:03:00Z"/>
          <w:rFonts w:asciiTheme="minorHAnsi" w:hAnsiTheme="minorHAnsi"/>
          <w:rPrChange w:id="2436" w:author="Heleen Devos" w:date="2018-07-22T17:42:00Z">
            <w:rPr>
              <w:del w:id="2437" w:author="Eduardo Gonzalez" w:date="2018-07-30T10:03:00Z"/>
            </w:rPr>
          </w:rPrChange>
        </w:rPr>
      </w:pPr>
    </w:p>
    <w:p w14:paraId="7F26A2A7" w14:textId="620482BE" w:rsidR="00F83CDC" w:rsidRPr="00A879E9" w:rsidDel="00C80F91" w:rsidRDefault="00F83CD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438" w:author="Eduardo Gonzalez" w:date="2018-07-30T10:03:00Z"/>
          <w:rFonts w:asciiTheme="minorHAnsi" w:hAnsiTheme="minorHAnsi"/>
          <w:rPrChange w:id="2439" w:author="Heleen Devos" w:date="2018-07-22T17:42:00Z">
            <w:rPr>
              <w:del w:id="2440" w:author="Eduardo Gonzalez" w:date="2018-07-30T10:03:00Z"/>
            </w:rPr>
          </w:rPrChange>
        </w:rPr>
      </w:pPr>
    </w:p>
    <w:p w14:paraId="083AE692" w14:textId="6218AC8E" w:rsidR="00F83CDC" w:rsidRPr="00A879E9" w:rsidDel="00C80F91" w:rsidRDefault="00F83CD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441" w:author="Eduardo Gonzalez" w:date="2018-07-30T10:03:00Z"/>
          <w:rFonts w:asciiTheme="minorHAnsi" w:hAnsiTheme="minorHAnsi"/>
          <w:rPrChange w:id="2442" w:author="Heleen Devos" w:date="2018-07-22T17:42:00Z">
            <w:rPr>
              <w:del w:id="2443" w:author="Eduardo Gonzalez" w:date="2018-07-30T10:03:00Z"/>
            </w:rPr>
          </w:rPrChange>
        </w:rPr>
      </w:pPr>
    </w:p>
    <w:p w14:paraId="56AC12EE" w14:textId="67A0B540" w:rsidR="00F83CDC" w:rsidRPr="00A879E9" w:rsidDel="00C80F91" w:rsidRDefault="00F83CD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444" w:author="Eduardo Gonzalez" w:date="2018-07-30T10:03:00Z"/>
          <w:rFonts w:asciiTheme="minorHAnsi" w:hAnsiTheme="minorHAnsi"/>
          <w:rPrChange w:id="2445" w:author="Heleen Devos" w:date="2018-07-22T17:42:00Z">
            <w:rPr>
              <w:del w:id="2446" w:author="Eduardo Gonzalez" w:date="2018-07-30T10:03:00Z"/>
            </w:rPr>
          </w:rPrChange>
        </w:rPr>
      </w:pPr>
    </w:p>
    <w:p w14:paraId="225F0E87" w14:textId="1B564725" w:rsidR="00F83CDC" w:rsidRPr="00A879E9" w:rsidDel="00C80F91" w:rsidRDefault="00F83CD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447" w:author="Eduardo Gonzalez" w:date="2018-07-30T10:03:00Z"/>
          <w:rFonts w:asciiTheme="minorHAnsi" w:hAnsiTheme="minorHAnsi"/>
          <w:rPrChange w:id="2448" w:author="Heleen Devos" w:date="2018-07-22T17:42:00Z">
            <w:rPr>
              <w:del w:id="2449" w:author="Eduardo Gonzalez" w:date="2018-07-30T10:03:00Z"/>
            </w:rPr>
          </w:rPrChange>
        </w:rPr>
      </w:pPr>
    </w:p>
    <w:p w14:paraId="33BD1142" w14:textId="57F429B0" w:rsidR="00F83CDC" w:rsidRPr="00A879E9" w:rsidDel="00C80F91" w:rsidRDefault="00F83CD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450" w:author="Eduardo Gonzalez" w:date="2018-07-30T10:03:00Z"/>
          <w:rFonts w:asciiTheme="minorHAnsi" w:hAnsiTheme="minorHAnsi"/>
          <w:rPrChange w:id="2451" w:author="Heleen Devos" w:date="2018-07-22T17:42:00Z">
            <w:rPr>
              <w:del w:id="2452" w:author="Eduardo Gonzalez" w:date="2018-07-30T10:03:00Z"/>
            </w:rPr>
          </w:rPrChange>
        </w:rPr>
      </w:pPr>
    </w:p>
    <w:p w14:paraId="774BDE00" w14:textId="4CF01735" w:rsidR="00F83CDC" w:rsidRPr="00A879E9" w:rsidDel="00C80F91" w:rsidRDefault="00F83CD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453" w:author="Eduardo Gonzalez" w:date="2018-07-30T10:03:00Z"/>
          <w:rFonts w:asciiTheme="minorHAnsi" w:hAnsiTheme="minorHAnsi"/>
          <w:rPrChange w:id="2454" w:author="Heleen Devos" w:date="2018-07-22T17:42:00Z">
            <w:rPr>
              <w:del w:id="2455" w:author="Eduardo Gonzalez" w:date="2018-07-30T10:03:00Z"/>
            </w:rPr>
          </w:rPrChange>
        </w:rPr>
      </w:pPr>
    </w:p>
    <w:p w14:paraId="34909BB7" w14:textId="31B73707" w:rsidR="000E7A8F" w:rsidRPr="00A879E9" w:rsidDel="00C80F91" w:rsidRDefault="000E7A8F"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456" w:author="Eduardo Gonzalez" w:date="2018-07-30T10:03:00Z"/>
          <w:rFonts w:asciiTheme="minorHAnsi" w:hAnsiTheme="minorHAnsi"/>
          <w:rPrChange w:id="2457" w:author="Heleen Devos" w:date="2018-07-22T17:42:00Z">
            <w:rPr>
              <w:del w:id="2458" w:author="Eduardo Gonzalez" w:date="2018-07-30T10:03:00Z"/>
            </w:rPr>
          </w:rPrChange>
        </w:rPr>
      </w:pPr>
    </w:p>
    <w:p w14:paraId="2AB27CBF" w14:textId="5CC6DB29" w:rsidR="000E7A8F" w:rsidRPr="00A879E9" w:rsidDel="00C80F91" w:rsidRDefault="000E7A8F"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459" w:author="Eduardo Gonzalez" w:date="2018-07-30T10:03:00Z"/>
          <w:rFonts w:asciiTheme="minorHAnsi" w:hAnsiTheme="minorHAnsi"/>
          <w:rPrChange w:id="2460" w:author="Heleen Devos" w:date="2018-07-22T17:42:00Z">
            <w:rPr>
              <w:del w:id="2461" w:author="Eduardo Gonzalez" w:date="2018-07-30T10:03:00Z"/>
            </w:rPr>
          </w:rPrChange>
        </w:rPr>
      </w:pPr>
    </w:p>
    <w:p w14:paraId="1C6866E2" w14:textId="53D2A902" w:rsidR="00F83CDC" w:rsidRPr="00A879E9" w:rsidDel="00C80F91" w:rsidRDefault="00F83CD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462" w:author="Eduardo Gonzalez" w:date="2018-07-30T10:03:00Z"/>
          <w:rFonts w:asciiTheme="minorHAnsi" w:hAnsiTheme="minorHAnsi"/>
          <w:rPrChange w:id="2463" w:author="Heleen Devos" w:date="2018-07-22T17:42:00Z">
            <w:rPr>
              <w:del w:id="2464" w:author="Eduardo Gonzalez" w:date="2018-07-30T10:03:00Z"/>
            </w:rPr>
          </w:rPrChange>
        </w:rPr>
      </w:pPr>
    </w:p>
    <w:p w14:paraId="6C3FA81E" w14:textId="53AA87E5" w:rsidR="00A35B95" w:rsidRPr="00A879E9" w:rsidDel="00C80F91" w:rsidRDefault="00A35B9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465" w:author="Eduardo Gonzalez" w:date="2018-07-30T10:03:00Z"/>
          <w:rFonts w:asciiTheme="minorHAnsi" w:hAnsiTheme="minorHAnsi"/>
          <w:rPrChange w:id="2466" w:author="Heleen Devos" w:date="2018-07-22T17:42:00Z">
            <w:rPr>
              <w:del w:id="2467" w:author="Eduardo Gonzalez" w:date="2018-07-30T10:03:00Z"/>
            </w:rPr>
          </w:rPrChange>
        </w:rPr>
      </w:pPr>
    </w:p>
    <w:p w14:paraId="612173B1" w14:textId="502C31AF" w:rsidR="00A35B95" w:rsidRPr="00A879E9" w:rsidDel="00C80F91" w:rsidRDefault="00A35B9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468" w:author="Eduardo Gonzalez" w:date="2018-07-30T10:03:00Z"/>
          <w:rFonts w:asciiTheme="minorHAnsi" w:hAnsiTheme="minorHAnsi"/>
          <w:rPrChange w:id="2469" w:author="Heleen Devos" w:date="2018-07-22T17:42:00Z">
            <w:rPr>
              <w:del w:id="2470" w:author="Eduardo Gonzalez" w:date="2018-07-30T10:03:00Z"/>
            </w:rPr>
          </w:rPrChange>
        </w:rPr>
      </w:pPr>
    </w:p>
    <w:p w14:paraId="5B60439C" w14:textId="4A7AEA14" w:rsidR="00A35B95" w:rsidRPr="00A879E9" w:rsidDel="00C80F91" w:rsidRDefault="00A35B9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471" w:author="Eduardo Gonzalez" w:date="2018-07-30T10:03:00Z"/>
          <w:rFonts w:asciiTheme="minorHAnsi" w:hAnsiTheme="minorHAnsi"/>
          <w:rPrChange w:id="2472" w:author="Heleen Devos" w:date="2018-07-22T17:42:00Z">
            <w:rPr>
              <w:del w:id="2473" w:author="Eduardo Gonzalez" w:date="2018-07-30T10:03:00Z"/>
            </w:rPr>
          </w:rPrChange>
        </w:rPr>
      </w:pPr>
    </w:p>
    <w:p w14:paraId="170EB09C" w14:textId="6872E37F" w:rsidR="00A35B95" w:rsidRPr="00A879E9" w:rsidDel="00C80F91" w:rsidRDefault="00A35B9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474" w:author="Eduardo Gonzalez" w:date="2018-07-30T10:03:00Z"/>
          <w:rFonts w:asciiTheme="minorHAnsi" w:hAnsiTheme="minorHAnsi"/>
          <w:rPrChange w:id="2475" w:author="Heleen Devos" w:date="2018-07-22T17:42:00Z">
            <w:rPr>
              <w:del w:id="2476" w:author="Eduardo Gonzalez" w:date="2018-07-30T10:03:00Z"/>
            </w:rPr>
          </w:rPrChange>
        </w:rPr>
      </w:pPr>
    </w:p>
    <w:p w14:paraId="299A0A98" w14:textId="1A8E5E00" w:rsidR="00A35B95" w:rsidRPr="00A879E9" w:rsidDel="00C80F91" w:rsidRDefault="00A35B9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477" w:author="Eduardo Gonzalez" w:date="2018-07-30T10:03:00Z"/>
          <w:rFonts w:asciiTheme="minorHAnsi" w:hAnsiTheme="minorHAnsi"/>
          <w:rPrChange w:id="2478" w:author="Heleen Devos" w:date="2018-07-22T17:42:00Z">
            <w:rPr>
              <w:del w:id="2479" w:author="Eduardo Gonzalez" w:date="2018-07-30T10:03:00Z"/>
            </w:rPr>
          </w:rPrChange>
        </w:rPr>
      </w:pPr>
    </w:p>
    <w:p w14:paraId="15952C5B" w14:textId="62B8D7D3" w:rsidR="00A35B95" w:rsidRPr="00A879E9" w:rsidDel="00C80F91" w:rsidRDefault="00A35B9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480" w:author="Eduardo Gonzalez" w:date="2018-07-30T10:03:00Z"/>
          <w:rFonts w:asciiTheme="minorHAnsi" w:hAnsiTheme="minorHAnsi"/>
          <w:rPrChange w:id="2481" w:author="Heleen Devos" w:date="2018-07-22T17:42:00Z">
            <w:rPr>
              <w:del w:id="2482" w:author="Eduardo Gonzalez" w:date="2018-07-30T10:03:00Z"/>
            </w:rPr>
          </w:rPrChange>
        </w:rPr>
      </w:pPr>
    </w:p>
    <w:p w14:paraId="16D36F4F" w14:textId="683CB1D6" w:rsidR="00A35B95" w:rsidRPr="00A879E9" w:rsidDel="00C80F91" w:rsidRDefault="00A35B9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483" w:author="Eduardo Gonzalez" w:date="2018-07-30T10:03:00Z"/>
          <w:rFonts w:asciiTheme="minorHAnsi" w:hAnsiTheme="minorHAnsi"/>
          <w:rPrChange w:id="2484" w:author="Heleen Devos" w:date="2018-07-22T17:42:00Z">
            <w:rPr>
              <w:del w:id="2485" w:author="Eduardo Gonzalez" w:date="2018-07-30T10:03:00Z"/>
            </w:rPr>
          </w:rPrChange>
        </w:rPr>
      </w:pPr>
    </w:p>
    <w:p w14:paraId="4861F1C8" w14:textId="7B7F4611" w:rsidR="00A35B95" w:rsidRPr="00A879E9" w:rsidDel="00C80F91" w:rsidRDefault="00A35B9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486" w:author="Eduardo Gonzalez" w:date="2018-07-30T10:03:00Z"/>
          <w:rFonts w:asciiTheme="minorHAnsi" w:hAnsiTheme="minorHAnsi"/>
          <w:rPrChange w:id="2487" w:author="Heleen Devos" w:date="2018-07-22T17:42:00Z">
            <w:rPr>
              <w:del w:id="2488" w:author="Eduardo Gonzalez" w:date="2018-07-30T10:03:00Z"/>
            </w:rPr>
          </w:rPrChange>
        </w:rPr>
      </w:pPr>
    </w:p>
    <w:p w14:paraId="70855574" w14:textId="5CAFE685" w:rsidR="00A35B95" w:rsidRPr="00A879E9" w:rsidDel="00C80F91" w:rsidRDefault="00A35B9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489" w:author="Eduardo Gonzalez" w:date="2018-07-30T10:03:00Z"/>
          <w:rFonts w:asciiTheme="minorHAnsi" w:hAnsiTheme="minorHAnsi"/>
          <w:rPrChange w:id="2490" w:author="Heleen Devos" w:date="2018-07-22T17:42:00Z">
            <w:rPr>
              <w:del w:id="2491" w:author="Eduardo Gonzalez" w:date="2018-07-30T10:03:00Z"/>
            </w:rPr>
          </w:rPrChange>
        </w:rPr>
      </w:pPr>
    </w:p>
    <w:p w14:paraId="462C2E23" w14:textId="632B6F54" w:rsidR="002B414C" w:rsidRPr="00A879E9" w:rsidDel="00C80F91" w:rsidRDefault="002B414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492" w:author="Eduardo Gonzalez" w:date="2018-07-30T10:03:00Z"/>
          <w:rFonts w:asciiTheme="minorHAnsi" w:hAnsiTheme="minorHAnsi"/>
          <w:rPrChange w:id="2493" w:author="Heleen Devos" w:date="2018-07-22T17:42:00Z">
            <w:rPr>
              <w:del w:id="2494" w:author="Eduardo Gonzalez" w:date="2018-07-30T10:03:00Z"/>
            </w:rPr>
          </w:rPrChange>
        </w:rPr>
      </w:pPr>
    </w:p>
    <w:p w14:paraId="27F2DD3E" w14:textId="145AE2C1" w:rsidR="00A35B95" w:rsidRPr="00A879E9" w:rsidDel="00C80F91" w:rsidRDefault="00A35B9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495" w:author="Eduardo Gonzalez" w:date="2018-07-30T10:03:00Z"/>
          <w:rFonts w:asciiTheme="minorHAnsi" w:hAnsiTheme="minorHAnsi"/>
          <w:rPrChange w:id="2496" w:author="Heleen Devos" w:date="2018-07-22T17:42:00Z">
            <w:rPr>
              <w:del w:id="2497" w:author="Eduardo Gonzalez" w:date="2018-07-30T10:03:00Z"/>
            </w:rPr>
          </w:rPrChange>
        </w:rPr>
      </w:pPr>
    </w:p>
    <w:p w14:paraId="2B1E55E9" w14:textId="3F13260D" w:rsidR="00027F8A" w:rsidRPr="004B254B" w:rsidDel="00C80F91" w:rsidRDefault="00027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498" w:author="Eduardo Gonzalez" w:date="2018-07-30T10:03:00Z"/>
          <w:rFonts w:asciiTheme="minorHAnsi" w:hAnsiTheme="minorHAnsi" w:cs="Courier New"/>
          <w:b/>
          <w:color w:val="000000"/>
          <w:u w:val="single"/>
          <w:rPrChange w:id="2499" w:author="Heleen Devos" w:date="2018-07-22T18:35:00Z">
            <w:rPr>
              <w:del w:id="2500" w:author="Eduardo Gonzalez" w:date="2018-07-30T10:03:00Z"/>
              <w:rFonts w:ascii="Courier New" w:hAnsi="Courier New" w:cs="Courier New"/>
              <w:b/>
              <w:color w:val="000000"/>
              <w:sz w:val="24"/>
              <w:szCs w:val="24"/>
              <w:u w:val="single"/>
            </w:rPr>
          </w:rPrChange>
        </w:rPr>
        <w:pPrChange w:id="2501" w:author="Heleen Devos" w:date="2018-07-22T18:35:00Z">
          <w:pPr>
            <w:pStyle w:val="Prrafodelista"/>
            <w:numPr>
              <w:numId w:val="8"/>
            </w:numPr>
            <w:pBdr>
              <w:top w:val="nil"/>
              <w:left w:val="nil"/>
              <w:bottom w:val="nil"/>
              <w:right w:val="nil"/>
              <w:between w:val="nil"/>
            </w:pBdr>
            <w:ind w:left="1080" w:hanging="720"/>
          </w:pPr>
        </w:pPrChange>
      </w:pPr>
      <w:del w:id="2502" w:author="Eduardo Gonzalez" w:date="2018-07-30T10:03:00Z">
        <w:r w:rsidRPr="004B254B" w:rsidDel="00C80F91">
          <w:rPr>
            <w:rFonts w:asciiTheme="minorHAnsi" w:hAnsiTheme="minorHAnsi" w:cs="Courier New"/>
            <w:b/>
            <w:color w:val="000000"/>
            <w:u w:val="single"/>
            <w:rPrChange w:id="2503" w:author="Heleen Devos" w:date="2018-07-22T18:35:00Z">
              <w:rPr>
                <w:rFonts w:ascii="Courier New" w:hAnsi="Courier New" w:cs="Courier New"/>
                <w:b/>
                <w:color w:val="000000"/>
                <w:sz w:val="24"/>
                <w:szCs w:val="24"/>
                <w:u w:val="single"/>
              </w:rPr>
            </w:rPrChange>
          </w:rPr>
          <w:delText>FASE I: ICO ERGON</w:delText>
        </w:r>
      </w:del>
      <w:ins w:id="2504" w:author="Heleen Devos" w:date="2018-07-22T18:01:00Z">
        <w:del w:id="2505" w:author="Eduardo Gonzalez" w:date="2018-07-30T10:03:00Z">
          <w:r w:rsidR="009E736B" w:rsidRPr="004B254B" w:rsidDel="00C80F91">
            <w:rPr>
              <w:rFonts w:asciiTheme="minorHAnsi" w:hAnsiTheme="minorHAnsi" w:cs="Courier New"/>
              <w:b/>
              <w:color w:val="000000"/>
              <w:u w:val="single"/>
              <w:rPrChange w:id="2506" w:author="Heleen Devos" w:date="2018-07-22T18:35:00Z">
                <w:rPr/>
              </w:rPrChange>
            </w:rPr>
            <w:delText>ERgON</w:delText>
          </w:r>
        </w:del>
      </w:ins>
      <w:del w:id="2507" w:author="Eduardo Gonzalez" w:date="2018-07-30T10:03:00Z">
        <w:r w:rsidRPr="004B254B" w:rsidDel="00C80F91">
          <w:rPr>
            <w:rFonts w:asciiTheme="minorHAnsi" w:hAnsiTheme="minorHAnsi" w:cs="Courier New"/>
            <w:b/>
            <w:color w:val="000000"/>
            <w:u w:val="single"/>
            <w:rPrChange w:id="2508" w:author="Heleen Devos" w:date="2018-07-22T18:35:00Z">
              <w:rPr>
                <w:rFonts w:ascii="Courier New" w:hAnsi="Courier New" w:cs="Courier New"/>
                <w:b/>
                <w:color w:val="000000"/>
                <w:sz w:val="24"/>
                <w:szCs w:val="24"/>
                <w:u w:val="single"/>
              </w:rPr>
            </w:rPrChange>
          </w:rPr>
          <w:delText xml:space="preserve">  </w:delText>
        </w:r>
      </w:del>
    </w:p>
    <w:p w14:paraId="45D2A2F0" w14:textId="5CA78CD9" w:rsidR="00027F8A" w:rsidRPr="00A879E9" w:rsidDel="00C80F91" w:rsidRDefault="00027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09" w:author="Eduardo Gonzalez" w:date="2018-07-30T10:03:00Z"/>
          <w:rFonts w:asciiTheme="minorHAnsi" w:eastAsia="Times New Roman" w:hAnsiTheme="minorHAnsi" w:cs="Courier New"/>
          <w:color w:val="222222"/>
          <w:lang w:eastAsia="es-ES"/>
          <w:rPrChange w:id="2510" w:author="Heleen Devos" w:date="2018-07-22T17:42:00Z">
            <w:rPr>
              <w:del w:id="2511" w:author="Eduardo Gonzalez" w:date="2018-07-30T10:03:00Z"/>
              <w:rFonts w:ascii="Courier New" w:eastAsia="Times New Roman" w:hAnsi="Courier New" w:cs="Courier New"/>
              <w:color w:val="222222"/>
              <w:sz w:val="20"/>
              <w:szCs w:val="20"/>
              <w:lang w:eastAsia="es-ES"/>
            </w:rPr>
          </w:rPrChange>
        </w:rPr>
      </w:pPr>
    </w:p>
    <w:p w14:paraId="3CC19C1E" w14:textId="22D34FA7" w:rsidR="000F4200" w:rsidRPr="00A879E9" w:rsidDel="00C80F91" w:rsidRDefault="000F4200"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12" w:author="Eduardo Gonzalez" w:date="2018-07-30T10:03:00Z"/>
          <w:rFonts w:asciiTheme="minorHAnsi" w:eastAsia="Times New Roman" w:hAnsiTheme="minorHAnsi" w:cs="Courier New"/>
          <w:color w:val="222222"/>
          <w:lang w:eastAsia="es-ES"/>
          <w:rPrChange w:id="2513" w:author="Heleen Devos" w:date="2018-07-22T17:42:00Z">
            <w:rPr>
              <w:del w:id="2514" w:author="Eduardo Gonzalez" w:date="2018-07-30T10:03:00Z"/>
              <w:rFonts w:ascii="Courier New" w:eastAsia="Times New Roman" w:hAnsi="Courier New" w:cs="Courier New"/>
              <w:color w:val="222222"/>
              <w:sz w:val="20"/>
              <w:szCs w:val="20"/>
              <w:lang w:eastAsia="es-ES"/>
            </w:rPr>
          </w:rPrChange>
        </w:rPr>
      </w:pPr>
    </w:p>
    <w:p w14:paraId="1DDE0466" w14:textId="5F566B4E" w:rsidR="004B254B" w:rsidDel="00C80F91" w:rsidRDefault="004B254B"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515" w:author="Heleen Devos" w:date="2018-07-22T18:36:00Z"/>
          <w:del w:id="2516" w:author="Eduardo Gonzalez" w:date="2018-07-30T10:03:00Z"/>
          <w:rFonts w:asciiTheme="minorHAnsi" w:eastAsia="Times New Roman" w:hAnsiTheme="minorHAnsi" w:cs="Courier New"/>
          <w:color w:val="222222"/>
          <w:lang w:eastAsia="es-ES"/>
        </w:rPr>
      </w:pPr>
    </w:p>
    <w:p w14:paraId="6A8EF6F3" w14:textId="01080C16" w:rsidR="00027F8A" w:rsidRPr="00A879E9" w:rsidDel="00C80F91" w:rsidRDefault="00027F8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17" w:author="Eduardo Gonzalez" w:date="2018-07-30T10:03:00Z"/>
          <w:rFonts w:asciiTheme="minorHAnsi" w:eastAsia="Times New Roman" w:hAnsiTheme="minorHAnsi" w:cs="Courier New"/>
          <w:color w:val="222222"/>
          <w:lang w:eastAsia="es-ES"/>
          <w:rPrChange w:id="2518" w:author="Heleen Devos" w:date="2018-07-22T17:42:00Z">
            <w:rPr>
              <w:del w:id="2519" w:author="Eduardo Gonzalez" w:date="2018-07-30T10:03:00Z"/>
              <w:rFonts w:ascii="Courier New" w:eastAsia="Times New Roman" w:hAnsi="Courier New" w:cs="Courier New"/>
              <w:color w:val="222222"/>
              <w:sz w:val="20"/>
              <w:szCs w:val="20"/>
              <w:lang w:eastAsia="es-ES"/>
            </w:rPr>
          </w:rPrChange>
        </w:rPr>
      </w:pPr>
      <w:del w:id="2520" w:author="Eduardo Gonzalez" w:date="2018-07-30T10:03:00Z">
        <w:r w:rsidRPr="00A879E9" w:rsidDel="00C80F91">
          <w:rPr>
            <w:rFonts w:asciiTheme="minorHAnsi" w:eastAsia="Times New Roman" w:hAnsiTheme="minorHAnsi" w:cs="Courier New"/>
            <w:color w:val="222222"/>
            <w:lang w:eastAsia="es-ES"/>
            <w:rPrChange w:id="2521" w:author="Heleen Devos" w:date="2018-07-22T17:42:00Z">
              <w:rPr>
                <w:rFonts w:ascii="Courier New" w:eastAsia="Times New Roman" w:hAnsi="Courier New" w:cs="Courier New"/>
                <w:color w:val="222222"/>
                <w:sz w:val="20"/>
                <w:szCs w:val="20"/>
                <w:lang w:eastAsia="es-ES"/>
              </w:rPr>
            </w:rPrChange>
          </w:rPr>
          <w:delText xml:space="preserve">ERgON generará un nuevo token de utilidad (ERC-20) de la red Ethereum, este será llamado ERG. Queremos que </w:delText>
        </w:r>
      </w:del>
      <w:ins w:id="2522" w:author="Heleen Devos" w:date="2018-07-22T18:35:00Z">
        <w:del w:id="2523" w:author="Eduardo Gonzalez" w:date="2018-07-30T10:03:00Z">
          <w:r w:rsidR="004B254B" w:rsidDel="00C80F91">
            <w:rPr>
              <w:rFonts w:asciiTheme="minorHAnsi" w:eastAsia="Times New Roman" w:hAnsiTheme="minorHAnsi" w:cs="Courier New"/>
              <w:color w:val="222222"/>
              <w:lang w:eastAsia="es-ES"/>
            </w:rPr>
            <w:delText>L</w:delText>
          </w:r>
        </w:del>
      </w:ins>
      <w:del w:id="2524" w:author="Eduardo Gonzalez" w:date="2018-07-30T10:03:00Z">
        <w:r w:rsidRPr="00A879E9" w:rsidDel="00C80F91">
          <w:rPr>
            <w:rFonts w:asciiTheme="minorHAnsi" w:eastAsia="Times New Roman" w:hAnsiTheme="minorHAnsi" w:cs="Courier New"/>
            <w:color w:val="222222"/>
            <w:lang w:eastAsia="es-ES"/>
            <w:rPrChange w:id="2525" w:author="Heleen Devos" w:date="2018-07-22T17:42:00Z">
              <w:rPr>
                <w:rFonts w:ascii="Courier New" w:eastAsia="Times New Roman" w:hAnsi="Courier New" w:cs="Courier New"/>
                <w:color w:val="222222"/>
                <w:sz w:val="20"/>
                <w:szCs w:val="20"/>
                <w:lang w:eastAsia="es-ES"/>
              </w:rPr>
            </w:rPrChange>
          </w:rPr>
          <w:delText xml:space="preserve">los tokens de ERG sean </w:delText>
        </w:r>
      </w:del>
      <w:ins w:id="2526" w:author="Heleen Devos" w:date="2018-07-22T18:36:00Z">
        <w:del w:id="2527" w:author="Eduardo Gonzalez" w:date="2018-07-30T10:03:00Z">
          <w:r w:rsidR="004B254B" w:rsidRPr="00A879E9" w:rsidDel="00C80F91">
            <w:rPr>
              <w:rFonts w:asciiTheme="minorHAnsi" w:eastAsia="Times New Roman" w:hAnsiTheme="minorHAnsi" w:cs="Courier New"/>
              <w:color w:val="222222"/>
              <w:lang w:eastAsia="es-ES"/>
              <w:rPrChange w:id="2528" w:author="Heleen Devos" w:date="2018-07-22T17:42:00Z">
                <w:rPr>
                  <w:rFonts w:ascii="Courier New" w:eastAsia="Times New Roman" w:hAnsi="Courier New" w:cs="Courier New"/>
                  <w:color w:val="222222"/>
                  <w:sz w:val="20"/>
                  <w:szCs w:val="20"/>
                  <w:lang w:eastAsia="es-ES"/>
                </w:rPr>
              </w:rPrChange>
            </w:rPr>
            <w:delText>se</w:delText>
          </w:r>
          <w:r w:rsidR="004B254B" w:rsidDel="00C80F91">
            <w:rPr>
              <w:rFonts w:asciiTheme="minorHAnsi" w:eastAsia="Times New Roman" w:hAnsiTheme="minorHAnsi" w:cs="Courier New"/>
              <w:color w:val="222222"/>
              <w:lang w:eastAsia="es-ES"/>
            </w:rPr>
            <w:delText>rá</w:delText>
          </w:r>
          <w:r w:rsidR="004B254B" w:rsidRPr="00A879E9" w:rsidDel="00C80F91">
            <w:rPr>
              <w:rFonts w:asciiTheme="minorHAnsi" w:eastAsia="Times New Roman" w:hAnsiTheme="minorHAnsi" w:cs="Courier New"/>
              <w:color w:val="222222"/>
              <w:lang w:eastAsia="es-ES"/>
              <w:rPrChange w:id="2529" w:author="Heleen Devos" w:date="2018-07-22T17:42:00Z">
                <w:rPr>
                  <w:rFonts w:ascii="Courier New" w:eastAsia="Times New Roman" w:hAnsi="Courier New" w:cs="Courier New"/>
                  <w:color w:val="222222"/>
                  <w:sz w:val="20"/>
                  <w:szCs w:val="20"/>
                  <w:lang w:eastAsia="es-ES"/>
                </w:rPr>
              </w:rPrChange>
            </w:rPr>
            <w:delText xml:space="preserve">n </w:delText>
          </w:r>
        </w:del>
      </w:ins>
      <w:del w:id="2530" w:author="Eduardo Gonzalez" w:date="2018-07-30T10:03:00Z">
        <w:r w:rsidRPr="00A879E9" w:rsidDel="00C80F91">
          <w:rPr>
            <w:rFonts w:asciiTheme="minorHAnsi" w:eastAsia="Times New Roman" w:hAnsiTheme="minorHAnsi" w:cs="Courier New"/>
            <w:color w:val="222222"/>
            <w:lang w:eastAsia="es-ES"/>
            <w:rPrChange w:id="2531" w:author="Heleen Devos" w:date="2018-07-22T17:42:00Z">
              <w:rPr>
                <w:rFonts w:ascii="Courier New" w:eastAsia="Times New Roman" w:hAnsi="Courier New" w:cs="Courier New"/>
                <w:color w:val="222222"/>
                <w:sz w:val="20"/>
                <w:szCs w:val="20"/>
                <w:lang w:eastAsia="es-ES"/>
              </w:rPr>
            </w:rPrChange>
          </w:rPr>
          <w:delText>el principal mecanismo de intercambio para prácticamente todas las transacciones dentro del ecosistema ERgON:</w:delText>
        </w:r>
      </w:del>
    </w:p>
    <w:p w14:paraId="09A4B022" w14:textId="2CC46523" w:rsidR="00027F8A" w:rsidRPr="00A879E9" w:rsidDel="00C80F91" w:rsidRDefault="00027F8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32" w:author="Eduardo Gonzalez" w:date="2018-07-30T10:03:00Z"/>
          <w:rFonts w:asciiTheme="minorHAnsi" w:eastAsia="Times New Roman" w:hAnsiTheme="minorHAnsi" w:cs="Courier New"/>
          <w:color w:val="222222"/>
          <w:lang w:eastAsia="es-ES"/>
          <w:rPrChange w:id="2533" w:author="Heleen Devos" w:date="2018-07-22T17:42:00Z">
            <w:rPr>
              <w:del w:id="2534" w:author="Eduardo Gonzalez" w:date="2018-07-30T10:03:00Z"/>
              <w:rFonts w:ascii="Courier New" w:eastAsia="Times New Roman" w:hAnsi="Courier New" w:cs="Courier New"/>
              <w:color w:val="222222"/>
              <w:sz w:val="20"/>
              <w:szCs w:val="20"/>
              <w:lang w:eastAsia="es-ES"/>
            </w:rPr>
          </w:rPrChange>
        </w:rPr>
      </w:pPr>
    </w:p>
    <w:p w14:paraId="0E05B264" w14:textId="1B8B5D7E" w:rsidR="00027F8A" w:rsidRPr="00A879E9" w:rsidDel="00C80F91" w:rsidRDefault="00027F8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35" w:author="Eduardo Gonzalez" w:date="2018-07-30T10:03:00Z"/>
          <w:rFonts w:asciiTheme="minorHAnsi" w:eastAsia="Times New Roman" w:hAnsiTheme="minorHAnsi" w:cs="Courier New"/>
          <w:color w:val="222222"/>
          <w:lang w:eastAsia="es-ES"/>
          <w:rPrChange w:id="2536" w:author="Heleen Devos" w:date="2018-07-22T17:42:00Z">
            <w:rPr>
              <w:del w:id="2537" w:author="Eduardo Gonzalez" w:date="2018-07-30T10:03:00Z"/>
              <w:rFonts w:ascii="Courier New" w:eastAsia="Times New Roman" w:hAnsi="Courier New" w:cs="Courier New"/>
              <w:color w:val="222222"/>
              <w:sz w:val="20"/>
              <w:szCs w:val="20"/>
              <w:lang w:eastAsia="es-ES"/>
            </w:rPr>
          </w:rPrChange>
        </w:rPr>
      </w:pPr>
      <w:del w:id="2538" w:author="Eduardo Gonzalez" w:date="2018-07-30T10:03:00Z">
        <w:r w:rsidRPr="00A879E9" w:rsidDel="00C80F91">
          <w:rPr>
            <w:rFonts w:asciiTheme="minorHAnsi" w:eastAsia="Times New Roman" w:hAnsiTheme="minorHAnsi" w:cs="Courier New"/>
            <w:color w:val="222222"/>
            <w:lang w:eastAsia="es-ES"/>
            <w:rPrChange w:id="2539" w:author="Heleen Devos" w:date="2018-07-22T17:42:00Z">
              <w:rPr>
                <w:rFonts w:ascii="Courier New" w:eastAsia="Times New Roman" w:hAnsi="Courier New" w:cs="Courier New"/>
                <w:color w:val="222222"/>
                <w:sz w:val="20"/>
                <w:szCs w:val="20"/>
                <w:lang w:eastAsia="es-ES"/>
              </w:rPr>
            </w:rPrChange>
          </w:rPr>
          <w:delText>Respaldando un proyecto de crowdfunding para recompensas no monetarias.</w:delText>
        </w:r>
      </w:del>
    </w:p>
    <w:p w14:paraId="0B9955FC" w14:textId="0EB5487D" w:rsidR="00027F8A" w:rsidRPr="00A879E9" w:rsidDel="00C80F91" w:rsidRDefault="00027F8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40" w:author="Eduardo Gonzalez" w:date="2018-07-30T10:03:00Z"/>
          <w:rFonts w:asciiTheme="minorHAnsi" w:eastAsia="Times New Roman" w:hAnsiTheme="minorHAnsi" w:cs="Courier New"/>
          <w:color w:val="222222"/>
          <w:lang w:eastAsia="es-ES"/>
          <w:rPrChange w:id="2541" w:author="Heleen Devos" w:date="2018-07-22T17:42:00Z">
            <w:rPr>
              <w:del w:id="2542" w:author="Eduardo Gonzalez" w:date="2018-07-30T10:03:00Z"/>
              <w:rFonts w:ascii="Courier New" w:eastAsia="Times New Roman" w:hAnsi="Courier New" w:cs="Courier New"/>
              <w:color w:val="222222"/>
              <w:sz w:val="20"/>
              <w:szCs w:val="20"/>
              <w:lang w:eastAsia="es-ES"/>
            </w:rPr>
          </w:rPrChange>
        </w:rPr>
      </w:pPr>
      <w:del w:id="2543" w:author="Eduardo Gonzalez" w:date="2018-07-30T10:03:00Z">
        <w:r w:rsidRPr="00A879E9" w:rsidDel="00C80F91">
          <w:rPr>
            <w:rFonts w:asciiTheme="minorHAnsi" w:eastAsia="Times New Roman" w:hAnsiTheme="minorHAnsi" w:cs="Courier New"/>
            <w:color w:val="222222"/>
            <w:lang w:eastAsia="es-ES"/>
            <w:rPrChange w:id="2544" w:author="Heleen Devos" w:date="2018-07-22T17:42:00Z">
              <w:rPr>
                <w:rFonts w:ascii="Courier New" w:eastAsia="Times New Roman" w:hAnsi="Courier New" w:cs="Courier New"/>
                <w:color w:val="222222"/>
                <w:sz w:val="20"/>
                <w:szCs w:val="20"/>
                <w:lang w:eastAsia="es-ES"/>
              </w:rPr>
            </w:rPrChange>
          </w:rPr>
          <w:delText>Compras en el mercado por fundadores de bienes y servicios.</w:delText>
        </w:r>
      </w:del>
    </w:p>
    <w:p w14:paraId="14846C1B" w14:textId="1759C287" w:rsidR="00027F8A" w:rsidRPr="00A879E9" w:rsidDel="00C80F91" w:rsidRDefault="00027F8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45" w:author="Eduardo Gonzalez" w:date="2018-07-30T10:03:00Z"/>
          <w:rFonts w:asciiTheme="minorHAnsi" w:eastAsia="Times New Roman" w:hAnsiTheme="minorHAnsi" w:cs="Courier New"/>
          <w:color w:val="222222"/>
          <w:lang w:eastAsia="es-ES"/>
          <w:rPrChange w:id="2546" w:author="Heleen Devos" w:date="2018-07-22T17:42:00Z">
            <w:rPr>
              <w:del w:id="2547" w:author="Eduardo Gonzalez" w:date="2018-07-30T10:03:00Z"/>
              <w:rFonts w:ascii="Courier New" w:eastAsia="Times New Roman" w:hAnsi="Courier New" w:cs="Courier New"/>
              <w:color w:val="222222"/>
              <w:sz w:val="20"/>
              <w:szCs w:val="20"/>
              <w:lang w:eastAsia="es-ES"/>
            </w:rPr>
          </w:rPrChange>
        </w:rPr>
      </w:pPr>
      <w:del w:id="2548" w:author="Eduardo Gonzalez" w:date="2018-07-30T10:03:00Z">
        <w:r w:rsidRPr="00A879E9" w:rsidDel="00C80F91">
          <w:rPr>
            <w:rFonts w:asciiTheme="minorHAnsi" w:eastAsia="Times New Roman" w:hAnsiTheme="minorHAnsi" w:cs="Courier New"/>
            <w:color w:val="222222"/>
            <w:lang w:eastAsia="es-ES"/>
            <w:rPrChange w:id="2549" w:author="Heleen Devos" w:date="2018-07-22T17:42:00Z">
              <w:rPr>
                <w:rFonts w:ascii="Courier New" w:eastAsia="Times New Roman" w:hAnsi="Courier New" w:cs="Courier New"/>
                <w:color w:val="222222"/>
                <w:sz w:val="20"/>
                <w:szCs w:val="20"/>
                <w:lang w:eastAsia="es-ES"/>
              </w:rPr>
            </w:rPrChange>
          </w:rPr>
          <w:delText>Compras de los consumidores en ERgON para productos financiados después del crowdfunding.</w:delText>
        </w:r>
      </w:del>
    </w:p>
    <w:p w14:paraId="37340D31" w14:textId="6988666B" w:rsidR="00027F8A" w:rsidRPr="00A879E9" w:rsidDel="00C80F91" w:rsidRDefault="00027F8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50" w:author="Eduardo Gonzalez" w:date="2018-07-30T10:03:00Z"/>
          <w:rFonts w:asciiTheme="minorHAnsi" w:eastAsia="Times New Roman" w:hAnsiTheme="minorHAnsi" w:cs="Courier New"/>
          <w:color w:val="222222"/>
          <w:lang w:eastAsia="es-ES"/>
          <w:rPrChange w:id="2551" w:author="Heleen Devos" w:date="2018-07-22T17:42:00Z">
            <w:rPr>
              <w:del w:id="2552" w:author="Eduardo Gonzalez" w:date="2018-07-30T10:03:00Z"/>
              <w:rFonts w:ascii="Courier New" w:eastAsia="Times New Roman" w:hAnsi="Courier New" w:cs="Courier New"/>
              <w:color w:val="222222"/>
              <w:sz w:val="20"/>
              <w:szCs w:val="20"/>
              <w:lang w:eastAsia="es-ES"/>
            </w:rPr>
          </w:rPrChange>
        </w:rPr>
      </w:pPr>
    </w:p>
    <w:p w14:paraId="62EAF248" w14:textId="7CC56884" w:rsidR="00027F8A" w:rsidRPr="00A879E9" w:rsidDel="00C80F91" w:rsidRDefault="000F4200"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53" w:author="Eduardo Gonzalez" w:date="2018-07-30T10:03:00Z"/>
          <w:rFonts w:asciiTheme="minorHAnsi" w:eastAsia="Times New Roman" w:hAnsiTheme="minorHAnsi" w:cs="Courier New"/>
          <w:b/>
          <w:color w:val="222222"/>
          <w:u w:val="single"/>
          <w:lang w:val="es-ES" w:eastAsia="es-ES"/>
          <w:rPrChange w:id="2554" w:author="Heleen Devos" w:date="2018-07-22T17:42:00Z">
            <w:rPr>
              <w:del w:id="2555" w:author="Eduardo Gonzalez" w:date="2018-07-30T10:03:00Z"/>
              <w:rFonts w:ascii="Courier New" w:eastAsia="Times New Roman" w:hAnsi="Courier New" w:cs="Courier New"/>
              <w:b/>
              <w:color w:val="222222"/>
              <w:sz w:val="20"/>
              <w:szCs w:val="20"/>
              <w:u w:val="single"/>
              <w:lang w:val="es-ES" w:eastAsia="es-ES"/>
            </w:rPr>
          </w:rPrChange>
        </w:rPr>
      </w:pPr>
      <w:del w:id="2556" w:author="Eduardo Gonzalez" w:date="2018-07-30T10:03:00Z">
        <w:r w:rsidRPr="00A879E9" w:rsidDel="00C80F91">
          <w:rPr>
            <w:rFonts w:asciiTheme="minorHAnsi" w:eastAsia="Times New Roman" w:hAnsiTheme="minorHAnsi" w:cs="Courier New"/>
            <w:b/>
            <w:color w:val="222222"/>
            <w:u w:val="single"/>
            <w:lang w:val="es-ES" w:eastAsia="es-ES"/>
            <w:rPrChange w:id="2557" w:author="Heleen Devos" w:date="2018-07-22T17:42:00Z">
              <w:rPr>
                <w:rFonts w:ascii="Courier New" w:eastAsia="Times New Roman" w:hAnsi="Courier New" w:cs="Courier New"/>
                <w:b/>
                <w:color w:val="222222"/>
                <w:sz w:val="20"/>
                <w:szCs w:val="20"/>
                <w:u w:val="single"/>
                <w:lang w:val="es-ES" w:eastAsia="es-ES"/>
              </w:rPr>
            </w:rPrChange>
          </w:rPr>
          <w:delText>Pre-sale de ICO</w:delText>
        </w:r>
      </w:del>
    </w:p>
    <w:p w14:paraId="6A5D9A0E" w14:textId="3C4797F3" w:rsidR="00027F8A" w:rsidRPr="004B254B" w:rsidDel="00C80F91" w:rsidRDefault="00027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58" w:author="Eduardo Gonzalez" w:date="2018-07-30T10:03:00Z"/>
          <w:rFonts w:asciiTheme="minorHAnsi" w:eastAsia="Times New Roman" w:hAnsiTheme="minorHAnsi" w:cs="Courier New"/>
          <w:color w:val="222222"/>
          <w:lang w:eastAsia="es-ES"/>
          <w:rPrChange w:id="2559" w:author="Heleen Devos" w:date="2018-07-22T18:36:00Z">
            <w:rPr>
              <w:del w:id="2560" w:author="Eduardo Gonzalez" w:date="2018-07-30T10:03:00Z"/>
              <w:rFonts w:ascii="Courier New" w:eastAsia="Times New Roman" w:hAnsi="Courier New" w:cs="Courier New"/>
              <w:color w:val="222222"/>
              <w:sz w:val="20"/>
              <w:szCs w:val="20"/>
              <w:lang w:eastAsia="es-ES"/>
            </w:rPr>
          </w:rPrChange>
        </w:rPr>
        <w:pPrChange w:id="2561" w:author="Heleen Devos" w:date="2018-07-22T18:36:00Z">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40"/>
          </w:pPr>
        </w:pPrChange>
      </w:pPr>
    </w:p>
    <w:p w14:paraId="23EC0C7D" w14:textId="7C076F72" w:rsidR="00027F8A" w:rsidRPr="00A879E9" w:rsidDel="00C80F91" w:rsidRDefault="00027F8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62" w:author="Eduardo Gonzalez" w:date="2018-07-30T10:03:00Z"/>
          <w:rFonts w:asciiTheme="minorHAnsi" w:eastAsia="Times New Roman" w:hAnsiTheme="minorHAnsi" w:cs="Courier New"/>
          <w:color w:val="222222"/>
          <w:lang w:eastAsia="es-ES"/>
          <w:rPrChange w:id="2563" w:author="Heleen Devos" w:date="2018-07-22T17:42:00Z">
            <w:rPr>
              <w:del w:id="2564" w:author="Eduardo Gonzalez" w:date="2018-07-30T10:03:00Z"/>
              <w:rFonts w:ascii="Courier New" w:eastAsia="Times New Roman" w:hAnsi="Courier New" w:cs="Courier New"/>
              <w:color w:val="222222"/>
              <w:sz w:val="20"/>
              <w:szCs w:val="20"/>
              <w:lang w:eastAsia="es-ES"/>
            </w:rPr>
          </w:rPrChange>
        </w:rPr>
      </w:pPr>
      <w:del w:id="2565" w:author="Eduardo Gonzalez" w:date="2018-07-30T10:03:00Z">
        <w:r w:rsidRPr="00A879E9" w:rsidDel="00C80F91">
          <w:rPr>
            <w:rFonts w:asciiTheme="minorHAnsi" w:eastAsia="Times New Roman" w:hAnsiTheme="minorHAnsi" w:cs="Courier New"/>
            <w:color w:val="222222"/>
            <w:lang w:eastAsia="es-ES"/>
            <w:rPrChange w:id="2566" w:author="Heleen Devos" w:date="2018-07-22T17:42:00Z">
              <w:rPr>
                <w:rFonts w:ascii="Courier New" w:eastAsia="Times New Roman" w:hAnsi="Courier New" w:cs="Courier New"/>
                <w:color w:val="222222"/>
                <w:sz w:val="20"/>
                <w:szCs w:val="20"/>
                <w:lang w:eastAsia="es-ES"/>
              </w:rPr>
            </w:rPrChange>
          </w:rPr>
          <w:delText>Los ERG se distribuirán a cambio de contribuciones en ETH durante dos fases de venta, la preventa y la ICO principal. El suministro total tiene un tope de xxxxxx de tokens ERG.</w:delText>
        </w:r>
        <w:r w:rsidR="000F4200" w:rsidRPr="00A879E9" w:rsidDel="00C80F91">
          <w:rPr>
            <w:rFonts w:asciiTheme="minorHAnsi" w:eastAsia="Times New Roman" w:hAnsiTheme="minorHAnsi" w:cs="Courier New"/>
            <w:color w:val="222222"/>
            <w:lang w:eastAsia="es-ES"/>
            <w:rPrChange w:id="2567" w:author="Heleen Devos" w:date="2018-07-22T17:42:00Z">
              <w:rPr>
                <w:rFonts w:ascii="Courier New" w:eastAsia="Times New Roman" w:hAnsi="Courier New" w:cs="Courier New"/>
                <w:color w:val="222222"/>
                <w:sz w:val="20"/>
                <w:szCs w:val="20"/>
                <w:lang w:eastAsia="es-ES"/>
              </w:rPr>
            </w:rPrChange>
          </w:rPr>
          <w:delText xml:space="preserve"> </w:delText>
        </w:r>
        <w:r w:rsidRPr="00A879E9" w:rsidDel="00C80F91">
          <w:rPr>
            <w:rFonts w:asciiTheme="minorHAnsi" w:eastAsia="Times New Roman" w:hAnsiTheme="minorHAnsi" w:cs="Courier New"/>
            <w:color w:val="222222"/>
            <w:lang w:eastAsia="es-ES"/>
            <w:rPrChange w:id="2568" w:author="Heleen Devos" w:date="2018-07-22T17:42:00Z">
              <w:rPr>
                <w:rFonts w:ascii="Courier New" w:eastAsia="Times New Roman" w:hAnsi="Courier New" w:cs="Courier New"/>
                <w:color w:val="222222"/>
                <w:sz w:val="20"/>
                <w:szCs w:val="20"/>
                <w:lang w:eastAsia="es-ES"/>
              </w:rPr>
            </w:rPrChange>
          </w:rPr>
          <w:delText>Nuestra preventa pública tendrá lugar en los meses de xxxxx y xxxxx.</w:delText>
        </w:r>
        <w:r w:rsidR="000F4200" w:rsidRPr="00A879E9" w:rsidDel="00C80F91">
          <w:rPr>
            <w:rFonts w:asciiTheme="minorHAnsi" w:eastAsia="Times New Roman" w:hAnsiTheme="minorHAnsi" w:cs="Courier New"/>
            <w:color w:val="222222"/>
            <w:lang w:eastAsia="es-ES"/>
            <w:rPrChange w:id="2569" w:author="Heleen Devos" w:date="2018-07-22T17:42:00Z">
              <w:rPr>
                <w:rFonts w:ascii="Courier New" w:eastAsia="Times New Roman" w:hAnsi="Courier New" w:cs="Courier New"/>
                <w:color w:val="222222"/>
                <w:sz w:val="20"/>
                <w:szCs w:val="20"/>
                <w:lang w:eastAsia="es-ES"/>
              </w:rPr>
            </w:rPrChange>
          </w:rPr>
          <w:delText xml:space="preserve"> </w:delText>
        </w:r>
        <w:r w:rsidRPr="00A879E9" w:rsidDel="00C80F91">
          <w:rPr>
            <w:rFonts w:asciiTheme="minorHAnsi" w:eastAsia="Times New Roman" w:hAnsiTheme="minorHAnsi" w:cs="Courier New"/>
            <w:color w:val="222222"/>
            <w:lang w:eastAsia="es-ES"/>
            <w:rPrChange w:id="2570" w:author="Heleen Devos" w:date="2018-07-22T17:42:00Z">
              <w:rPr>
                <w:rFonts w:ascii="Courier New" w:eastAsia="Times New Roman" w:hAnsi="Courier New" w:cs="Courier New"/>
                <w:color w:val="222222"/>
                <w:sz w:val="20"/>
                <w:szCs w:val="20"/>
                <w:lang w:eastAsia="es-ES"/>
              </w:rPr>
            </w:rPrChange>
          </w:rPr>
          <w:delText xml:space="preserve">El precio durante la preventa </w:delText>
        </w:r>
        <w:r w:rsidR="000F4200" w:rsidRPr="00A879E9" w:rsidDel="00C80F91">
          <w:rPr>
            <w:rFonts w:asciiTheme="minorHAnsi" w:eastAsia="Times New Roman" w:hAnsiTheme="minorHAnsi" w:cs="Courier New"/>
            <w:color w:val="222222"/>
            <w:lang w:eastAsia="es-ES"/>
            <w:rPrChange w:id="2571" w:author="Heleen Devos" w:date="2018-07-22T17:42:00Z">
              <w:rPr>
                <w:rFonts w:ascii="Courier New" w:eastAsia="Times New Roman" w:hAnsi="Courier New" w:cs="Courier New"/>
                <w:color w:val="222222"/>
                <w:sz w:val="20"/>
                <w:szCs w:val="20"/>
                <w:lang w:eastAsia="es-ES"/>
              </w:rPr>
            </w:rPrChange>
          </w:rPr>
          <w:delText>será</w:delText>
        </w:r>
        <w:r w:rsidRPr="00A879E9" w:rsidDel="00C80F91">
          <w:rPr>
            <w:rFonts w:asciiTheme="minorHAnsi" w:eastAsia="Times New Roman" w:hAnsiTheme="minorHAnsi" w:cs="Courier New"/>
            <w:color w:val="222222"/>
            <w:lang w:eastAsia="es-ES"/>
            <w:rPrChange w:id="2572" w:author="Heleen Devos" w:date="2018-07-22T17:42:00Z">
              <w:rPr>
                <w:rFonts w:ascii="Courier New" w:eastAsia="Times New Roman" w:hAnsi="Courier New" w:cs="Courier New"/>
                <w:color w:val="222222"/>
                <w:sz w:val="20"/>
                <w:szCs w:val="20"/>
                <w:lang w:eastAsia="es-ES"/>
              </w:rPr>
            </w:rPrChange>
          </w:rPr>
          <w:delText xml:space="preserve"> de aproximadamente xxxxx por ERG.</w:delText>
        </w:r>
      </w:del>
    </w:p>
    <w:p w14:paraId="31A7E57D" w14:textId="444B585B" w:rsidR="00027F8A" w:rsidRPr="00A879E9" w:rsidDel="00C80F91" w:rsidRDefault="00027F8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73" w:author="Eduardo Gonzalez" w:date="2018-07-30T10:03:00Z"/>
          <w:rFonts w:asciiTheme="minorHAnsi" w:eastAsia="Times New Roman" w:hAnsiTheme="minorHAnsi" w:cs="Courier New"/>
          <w:color w:val="222222"/>
          <w:lang w:eastAsia="es-ES"/>
          <w:rPrChange w:id="2574" w:author="Heleen Devos" w:date="2018-07-22T17:42:00Z">
            <w:rPr>
              <w:del w:id="2575" w:author="Eduardo Gonzalez" w:date="2018-07-30T10:03:00Z"/>
              <w:rFonts w:ascii="Courier New" w:eastAsia="Times New Roman" w:hAnsi="Courier New" w:cs="Courier New"/>
              <w:color w:val="222222"/>
              <w:sz w:val="20"/>
              <w:szCs w:val="20"/>
              <w:lang w:eastAsia="es-ES"/>
            </w:rPr>
          </w:rPrChange>
        </w:rPr>
      </w:pPr>
    </w:p>
    <w:p w14:paraId="111BAA3B" w14:textId="19898349" w:rsidR="00027F8A" w:rsidRPr="00A879E9" w:rsidDel="00C80F91" w:rsidRDefault="00027F8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76" w:author="Eduardo Gonzalez" w:date="2018-07-30T10:03:00Z"/>
          <w:rFonts w:asciiTheme="minorHAnsi" w:eastAsia="Times New Roman" w:hAnsiTheme="minorHAnsi" w:cs="Courier New"/>
          <w:color w:val="222222"/>
          <w:lang w:eastAsia="es-ES"/>
          <w:rPrChange w:id="2577" w:author="Heleen Devos" w:date="2018-07-22T17:42:00Z">
            <w:rPr>
              <w:del w:id="2578" w:author="Eduardo Gonzalez" w:date="2018-07-30T10:03:00Z"/>
              <w:rFonts w:ascii="Courier New" w:eastAsia="Times New Roman" w:hAnsi="Courier New" w:cs="Courier New"/>
              <w:color w:val="222222"/>
              <w:sz w:val="20"/>
              <w:szCs w:val="20"/>
              <w:lang w:eastAsia="es-ES"/>
            </w:rPr>
          </w:rPrChange>
        </w:rPr>
      </w:pPr>
    </w:p>
    <w:p w14:paraId="6D5E474A" w14:textId="53FE5B06" w:rsidR="00027F8A" w:rsidRPr="00A879E9" w:rsidDel="00C80F91" w:rsidRDefault="00027F8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79" w:author="Eduardo Gonzalez" w:date="2018-07-30T10:03:00Z"/>
          <w:rFonts w:asciiTheme="minorHAnsi" w:eastAsia="Times New Roman" w:hAnsiTheme="minorHAnsi" w:cs="Courier New"/>
          <w:b/>
          <w:color w:val="222222"/>
          <w:u w:val="single"/>
          <w:lang w:val="es-ES" w:eastAsia="es-ES"/>
          <w:rPrChange w:id="2580" w:author="Heleen Devos" w:date="2018-07-22T17:42:00Z">
            <w:rPr>
              <w:del w:id="2581" w:author="Eduardo Gonzalez" w:date="2018-07-30T10:03:00Z"/>
              <w:rFonts w:ascii="Courier New" w:eastAsia="Times New Roman" w:hAnsi="Courier New" w:cs="Courier New"/>
              <w:b/>
              <w:color w:val="222222"/>
              <w:sz w:val="20"/>
              <w:szCs w:val="20"/>
              <w:u w:val="single"/>
              <w:lang w:val="es-ES" w:eastAsia="es-ES"/>
            </w:rPr>
          </w:rPrChange>
        </w:rPr>
      </w:pPr>
      <w:del w:id="2582" w:author="Eduardo Gonzalez" w:date="2018-07-30T10:03:00Z">
        <w:r w:rsidRPr="00A879E9" w:rsidDel="00C80F91">
          <w:rPr>
            <w:rFonts w:asciiTheme="minorHAnsi" w:eastAsia="Times New Roman" w:hAnsiTheme="minorHAnsi" w:cs="Courier New"/>
            <w:b/>
            <w:color w:val="222222"/>
            <w:u w:val="single"/>
            <w:lang w:val="es-ES" w:eastAsia="es-ES"/>
            <w:rPrChange w:id="2583" w:author="Heleen Devos" w:date="2018-07-22T17:42:00Z">
              <w:rPr>
                <w:rFonts w:ascii="Courier New" w:eastAsia="Times New Roman" w:hAnsi="Courier New" w:cs="Courier New"/>
                <w:b/>
                <w:color w:val="222222"/>
                <w:sz w:val="20"/>
                <w:szCs w:val="20"/>
                <w:u w:val="single"/>
                <w:lang w:val="es-ES" w:eastAsia="es-ES"/>
              </w:rPr>
            </w:rPrChange>
          </w:rPr>
          <w:delText>Fase principal de ICO</w:delText>
        </w:r>
      </w:del>
    </w:p>
    <w:p w14:paraId="54E1C204" w14:textId="5FF6CF51" w:rsidR="00027F8A" w:rsidRPr="004B254B" w:rsidDel="00C80F91" w:rsidRDefault="00027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84" w:author="Eduardo Gonzalez" w:date="2018-07-30T10:03:00Z"/>
          <w:rFonts w:asciiTheme="minorHAnsi" w:eastAsia="Times New Roman" w:hAnsiTheme="minorHAnsi" w:cs="Courier New"/>
          <w:color w:val="222222"/>
          <w:lang w:eastAsia="es-ES"/>
          <w:rPrChange w:id="2585" w:author="Heleen Devos" w:date="2018-07-22T18:36:00Z">
            <w:rPr>
              <w:del w:id="2586" w:author="Eduardo Gonzalez" w:date="2018-07-30T10:03:00Z"/>
              <w:rFonts w:ascii="Courier New" w:eastAsia="Times New Roman" w:hAnsi="Courier New" w:cs="Courier New"/>
              <w:color w:val="222222"/>
              <w:sz w:val="20"/>
              <w:szCs w:val="20"/>
              <w:lang w:eastAsia="es-ES"/>
            </w:rPr>
          </w:rPrChange>
        </w:rPr>
      </w:pPr>
    </w:p>
    <w:p w14:paraId="73DCEF16" w14:textId="720B6F82" w:rsidR="00027F8A" w:rsidRPr="00A879E9" w:rsidDel="00C80F91" w:rsidRDefault="00027F8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87" w:author="Eduardo Gonzalez" w:date="2018-07-30T10:03:00Z"/>
          <w:rFonts w:asciiTheme="minorHAnsi" w:eastAsia="Times New Roman" w:hAnsiTheme="minorHAnsi" w:cs="Courier New"/>
          <w:color w:val="222222"/>
          <w:lang w:eastAsia="es-ES"/>
          <w:rPrChange w:id="2588" w:author="Heleen Devos" w:date="2018-07-22T17:42:00Z">
            <w:rPr>
              <w:del w:id="2589" w:author="Eduardo Gonzalez" w:date="2018-07-30T10:03:00Z"/>
              <w:rFonts w:ascii="Courier New" w:eastAsia="Times New Roman" w:hAnsi="Courier New" w:cs="Courier New"/>
              <w:color w:val="222222"/>
              <w:sz w:val="20"/>
              <w:szCs w:val="20"/>
              <w:lang w:eastAsia="es-ES"/>
            </w:rPr>
          </w:rPrChange>
        </w:rPr>
      </w:pPr>
      <w:del w:id="2590" w:author="Eduardo Gonzalez" w:date="2018-07-30T10:03:00Z">
        <w:r w:rsidRPr="00A879E9" w:rsidDel="00C80F91">
          <w:rPr>
            <w:rFonts w:asciiTheme="minorHAnsi" w:eastAsia="Times New Roman" w:hAnsiTheme="minorHAnsi" w:cs="Courier New"/>
            <w:color w:val="222222"/>
            <w:lang w:eastAsia="es-ES"/>
            <w:rPrChange w:id="2591" w:author="Heleen Devos" w:date="2018-07-22T17:42:00Z">
              <w:rPr>
                <w:rFonts w:ascii="Courier New" w:eastAsia="Times New Roman" w:hAnsi="Courier New" w:cs="Courier New"/>
                <w:color w:val="222222"/>
                <w:sz w:val="20"/>
                <w:szCs w:val="20"/>
                <w:lang w:eastAsia="es-ES"/>
              </w:rPr>
            </w:rPrChange>
          </w:rPr>
          <w:delText>La fase principal de ICO está programada para el xxxxx hasta el xxxxx. El token tendrá un precio aproximadamente xxxxxx. Sujeto a fluctuaciones de la tasa de cambio ETH a USD.</w:delText>
        </w:r>
      </w:del>
    </w:p>
    <w:p w14:paraId="7DCD24D0" w14:textId="3BC1B242" w:rsidR="00027F8A" w:rsidRPr="00A879E9" w:rsidDel="00C80F91" w:rsidRDefault="00027F8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92" w:author="Eduardo Gonzalez" w:date="2018-07-30T10:03:00Z"/>
          <w:rFonts w:asciiTheme="minorHAnsi" w:eastAsia="Times New Roman" w:hAnsiTheme="minorHAnsi" w:cs="Courier New"/>
          <w:color w:val="222222"/>
          <w:lang w:eastAsia="es-ES"/>
          <w:rPrChange w:id="2593" w:author="Heleen Devos" w:date="2018-07-22T17:42:00Z">
            <w:rPr>
              <w:del w:id="2594" w:author="Eduardo Gonzalez" w:date="2018-07-30T10:03:00Z"/>
              <w:rFonts w:ascii="Courier New" w:eastAsia="Times New Roman" w:hAnsi="Courier New" w:cs="Courier New"/>
              <w:color w:val="222222"/>
              <w:sz w:val="20"/>
              <w:szCs w:val="20"/>
              <w:lang w:eastAsia="es-ES"/>
            </w:rPr>
          </w:rPrChange>
        </w:rPr>
      </w:pPr>
    </w:p>
    <w:p w14:paraId="420A2949" w14:textId="0910303A" w:rsidR="00027F8A" w:rsidRPr="00A879E9" w:rsidDel="00C80F91" w:rsidRDefault="00027F8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595" w:author="Eduardo Gonzalez" w:date="2018-07-30T10:03:00Z"/>
          <w:rFonts w:asciiTheme="minorHAnsi" w:hAnsiTheme="minorHAnsi"/>
          <w:color w:val="222222"/>
          <w:rPrChange w:id="2596" w:author="Heleen Devos" w:date="2018-07-22T17:42:00Z">
            <w:rPr>
              <w:del w:id="2597" w:author="Eduardo Gonzalez" w:date="2018-07-30T10:03:00Z"/>
              <w:color w:val="222222"/>
            </w:rPr>
          </w:rPrChange>
        </w:rPr>
      </w:pPr>
      <w:del w:id="2598" w:author="Eduardo Gonzalez" w:date="2018-07-30T10:03:00Z">
        <w:r w:rsidRPr="00A879E9" w:rsidDel="00C80F91">
          <w:rPr>
            <w:rFonts w:asciiTheme="minorHAnsi" w:hAnsiTheme="minorHAnsi"/>
            <w:color w:val="222222"/>
            <w:rPrChange w:id="2599" w:author="Heleen Devos" w:date="2018-07-22T17:42:00Z">
              <w:rPr>
                <w:color w:val="222222"/>
              </w:rPr>
            </w:rPrChange>
          </w:rPr>
          <w:delText xml:space="preserve">Como las contribuciones estarán en ETH, arreglaremos el tipo de cambio ETH vs ERG antes del comienzo del período principal de ICO. </w:delText>
        </w:r>
      </w:del>
    </w:p>
    <w:p w14:paraId="1ADEBAC0" w14:textId="4D16D166" w:rsidR="00027F8A" w:rsidRPr="00A879E9" w:rsidDel="00C80F91" w:rsidRDefault="00027F8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600" w:author="Eduardo Gonzalez" w:date="2018-07-30T10:03:00Z"/>
          <w:rFonts w:asciiTheme="minorHAnsi" w:hAnsiTheme="minorHAnsi"/>
          <w:color w:val="222222"/>
          <w:rPrChange w:id="2601" w:author="Heleen Devos" w:date="2018-07-22T17:42:00Z">
            <w:rPr>
              <w:del w:id="2602" w:author="Eduardo Gonzalez" w:date="2018-07-30T10:03:00Z"/>
              <w:color w:val="222222"/>
            </w:rPr>
          </w:rPrChange>
        </w:rPr>
      </w:pPr>
    </w:p>
    <w:p w14:paraId="6DAF1A6F" w14:textId="103FDA4F" w:rsidR="00027F8A" w:rsidRPr="00A879E9" w:rsidDel="00C80F91" w:rsidRDefault="00027F8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603" w:author="Eduardo Gonzalez" w:date="2018-07-30T10:03:00Z"/>
          <w:rFonts w:asciiTheme="minorHAnsi" w:hAnsiTheme="minorHAnsi"/>
          <w:color w:val="222222"/>
          <w:rPrChange w:id="2604" w:author="Heleen Devos" w:date="2018-07-22T17:42:00Z">
            <w:rPr>
              <w:del w:id="2605" w:author="Eduardo Gonzalez" w:date="2018-07-30T10:03:00Z"/>
              <w:color w:val="222222"/>
            </w:rPr>
          </w:rPrChange>
        </w:rPr>
      </w:pPr>
      <w:del w:id="2606" w:author="Eduardo Gonzalez" w:date="2018-07-30T10:03:00Z">
        <w:r w:rsidRPr="00A879E9" w:rsidDel="00C80F91">
          <w:rPr>
            <w:rFonts w:asciiTheme="minorHAnsi" w:hAnsiTheme="minorHAnsi"/>
            <w:color w:val="222222"/>
            <w:rPrChange w:id="2607" w:author="Heleen Devos" w:date="2018-07-22T17:42:00Z">
              <w:rPr>
                <w:color w:val="222222"/>
              </w:rPr>
            </w:rPrChange>
          </w:rPr>
          <w:delText>Habrá xxxxxxx</w:delText>
        </w:r>
        <w:r w:rsidR="000F4200" w:rsidRPr="00A879E9" w:rsidDel="00C80F91">
          <w:rPr>
            <w:rFonts w:asciiTheme="minorHAnsi" w:hAnsiTheme="minorHAnsi"/>
            <w:color w:val="222222"/>
            <w:rPrChange w:id="2608" w:author="Heleen Devos" w:date="2018-07-22T17:42:00Z">
              <w:rPr>
                <w:color w:val="222222"/>
              </w:rPr>
            </w:rPrChange>
          </w:rPr>
          <w:delText xml:space="preserve"> tokens </w:delText>
        </w:r>
        <w:r w:rsidRPr="00A879E9" w:rsidDel="00C80F91">
          <w:rPr>
            <w:rFonts w:asciiTheme="minorHAnsi" w:hAnsiTheme="minorHAnsi"/>
            <w:color w:val="222222"/>
            <w:rPrChange w:id="2609" w:author="Heleen Devos" w:date="2018-07-22T17:42:00Z">
              <w:rPr>
                <w:color w:val="222222"/>
              </w:rPr>
            </w:rPrChange>
          </w:rPr>
          <w:delText>disponibles para distribución, con un objetivo de financiación de aproximadamente USD xxxxxxx.</w:delText>
        </w:r>
      </w:del>
    </w:p>
    <w:p w14:paraId="7196077C" w14:textId="7CA6BD85" w:rsidR="00027F8A" w:rsidRPr="00A879E9" w:rsidDel="00C80F91" w:rsidRDefault="00027F8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610" w:author="Eduardo Gonzalez" w:date="2018-07-30T10:03:00Z"/>
          <w:rFonts w:asciiTheme="minorHAnsi" w:hAnsiTheme="minorHAnsi"/>
          <w:color w:val="222222"/>
          <w:rPrChange w:id="2611" w:author="Heleen Devos" w:date="2018-07-22T17:42:00Z">
            <w:rPr>
              <w:del w:id="2612" w:author="Eduardo Gonzalez" w:date="2018-07-30T10:03:00Z"/>
              <w:color w:val="222222"/>
            </w:rPr>
          </w:rPrChange>
        </w:rPr>
      </w:pPr>
    </w:p>
    <w:p w14:paraId="23AA274B" w14:textId="5531F73D" w:rsidR="00027F8A" w:rsidRPr="00A879E9" w:rsidDel="00C80F91" w:rsidRDefault="00027F8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613" w:author="Eduardo Gonzalez" w:date="2018-07-30T10:03:00Z"/>
          <w:rFonts w:asciiTheme="minorHAnsi" w:hAnsiTheme="minorHAnsi"/>
          <w:color w:val="222222"/>
          <w:rPrChange w:id="2614" w:author="Heleen Devos" w:date="2018-07-22T17:42:00Z">
            <w:rPr>
              <w:del w:id="2615" w:author="Eduardo Gonzalez" w:date="2018-07-30T10:03:00Z"/>
              <w:color w:val="222222"/>
            </w:rPr>
          </w:rPrChange>
        </w:rPr>
      </w:pPr>
      <w:del w:id="2616" w:author="Eduardo Gonzalez" w:date="2018-07-30T10:03:00Z">
        <w:r w:rsidRPr="00A879E9" w:rsidDel="00C80F91">
          <w:rPr>
            <w:rFonts w:asciiTheme="minorHAnsi" w:hAnsiTheme="minorHAnsi"/>
            <w:color w:val="222222"/>
            <w:rPrChange w:id="2617" w:author="Heleen Devos" w:date="2018-07-22T17:42:00Z">
              <w:rPr>
                <w:color w:val="222222"/>
              </w:rPr>
            </w:rPrChange>
          </w:rPr>
          <w:delText xml:space="preserve">ERgON está obligado por ley a recoger la informacion Know-Your-Customer (KYC) y Anti-Money-Laundering (AML) sobre los participantes de ICO. </w:delText>
        </w:r>
      </w:del>
    </w:p>
    <w:p w14:paraId="51B23CD7" w14:textId="78E6B420" w:rsidR="000F4200" w:rsidRPr="00A879E9" w:rsidDel="00C80F91" w:rsidRDefault="000F4200"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618" w:author="Eduardo Gonzalez" w:date="2018-07-30T10:03:00Z"/>
          <w:rFonts w:asciiTheme="minorHAnsi" w:hAnsiTheme="minorHAnsi"/>
          <w:color w:val="222222"/>
          <w:rPrChange w:id="2619" w:author="Heleen Devos" w:date="2018-07-22T17:42:00Z">
            <w:rPr>
              <w:del w:id="2620" w:author="Eduardo Gonzalez" w:date="2018-07-30T10:03:00Z"/>
              <w:color w:val="222222"/>
            </w:rPr>
          </w:rPrChange>
        </w:rPr>
      </w:pPr>
    </w:p>
    <w:p w14:paraId="3DD4E0B8" w14:textId="3FBB84B8" w:rsidR="00027F8A" w:rsidRPr="00A879E9" w:rsidDel="00C80F91" w:rsidRDefault="00027F8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621" w:author="Eduardo Gonzalez" w:date="2018-07-30T10:03:00Z"/>
          <w:rFonts w:asciiTheme="minorHAnsi" w:hAnsiTheme="minorHAnsi"/>
          <w:color w:val="222222"/>
          <w:rPrChange w:id="2622" w:author="Heleen Devos" w:date="2018-07-22T17:42:00Z">
            <w:rPr>
              <w:del w:id="2623" w:author="Eduardo Gonzalez" w:date="2018-07-30T10:03:00Z"/>
              <w:color w:val="222222"/>
            </w:rPr>
          </w:rPrChange>
        </w:rPr>
      </w:pPr>
      <w:del w:id="2624" w:author="Eduardo Gonzalez" w:date="2018-07-30T10:03:00Z">
        <w:r w:rsidRPr="00A879E9" w:rsidDel="00C80F91">
          <w:rPr>
            <w:rFonts w:asciiTheme="minorHAnsi" w:hAnsiTheme="minorHAnsi"/>
            <w:color w:val="222222"/>
            <w:rPrChange w:id="2625" w:author="Heleen Devos" w:date="2018-07-22T17:42:00Z">
              <w:rPr>
                <w:color w:val="222222"/>
              </w:rPr>
            </w:rPrChange>
          </w:rPr>
          <w:delText>Como parte de la aplicación del cumplimiento, todos los tokens ERG distribuidos durante la venta principal de la ICO, estarán inicialmente en un estado de bloqueo. Al completar el ICO, todos los participantes</w:delText>
        </w:r>
        <w:r w:rsidR="000F4200" w:rsidRPr="00A879E9" w:rsidDel="00C80F91">
          <w:rPr>
            <w:rFonts w:asciiTheme="minorHAnsi" w:hAnsiTheme="minorHAnsi"/>
            <w:color w:val="222222"/>
            <w:rPrChange w:id="2626" w:author="Heleen Devos" w:date="2018-07-22T17:42:00Z">
              <w:rPr>
                <w:color w:val="222222"/>
              </w:rPr>
            </w:rPrChange>
          </w:rPr>
          <w:delText xml:space="preserve"> cuya información KYC y AML se encuentre aprobada </w:delText>
        </w:r>
        <w:r w:rsidRPr="00A879E9" w:rsidDel="00C80F91">
          <w:rPr>
            <w:rFonts w:asciiTheme="minorHAnsi" w:hAnsiTheme="minorHAnsi"/>
            <w:color w:val="222222"/>
            <w:rPrChange w:id="2627" w:author="Heleen Devos" w:date="2018-07-22T17:42:00Z">
              <w:rPr>
                <w:color w:val="222222"/>
              </w:rPr>
            </w:rPrChange>
          </w:rPr>
          <w:delText>tendrá</w:delText>
        </w:r>
        <w:r w:rsidR="000F4200" w:rsidRPr="00A879E9" w:rsidDel="00C80F91">
          <w:rPr>
            <w:rFonts w:asciiTheme="minorHAnsi" w:hAnsiTheme="minorHAnsi"/>
            <w:color w:val="222222"/>
            <w:rPrChange w:id="2628" w:author="Heleen Devos" w:date="2018-07-22T17:42:00Z">
              <w:rPr>
                <w:color w:val="222222"/>
              </w:rPr>
            </w:rPrChange>
          </w:rPr>
          <w:delText>n</w:delText>
        </w:r>
        <w:r w:rsidRPr="00A879E9" w:rsidDel="00C80F91">
          <w:rPr>
            <w:rFonts w:asciiTheme="minorHAnsi" w:hAnsiTheme="minorHAnsi"/>
            <w:color w:val="222222"/>
            <w:rPrChange w:id="2629" w:author="Heleen Devos" w:date="2018-07-22T17:42:00Z">
              <w:rPr>
                <w:color w:val="222222"/>
              </w:rPr>
            </w:rPrChange>
          </w:rPr>
          <w:delText xml:space="preserve"> sus tokens desbloqueados durante un período de aproximadamente dos semanas.</w:delText>
        </w:r>
      </w:del>
    </w:p>
    <w:p w14:paraId="2ABDB9CD" w14:textId="17DF6BB3" w:rsidR="00027F8A" w:rsidRPr="00A879E9" w:rsidDel="00C80F91" w:rsidRDefault="00027F8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630" w:author="Eduardo Gonzalez" w:date="2018-07-30T10:03:00Z"/>
          <w:rFonts w:asciiTheme="minorHAnsi" w:hAnsiTheme="minorHAnsi"/>
          <w:color w:val="222222"/>
          <w:rPrChange w:id="2631" w:author="Heleen Devos" w:date="2018-07-22T17:42:00Z">
            <w:rPr>
              <w:del w:id="2632" w:author="Eduardo Gonzalez" w:date="2018-07-30T10:03:00Z"/>
              <w:color w:val="222222"/>
            </w:rPr>
          </w:rPrChange>
        </w:rPr>
      </w:pPr>
    </w:p>
    <w:p w14:paraId="4B8DC7D6" w14:textId="1A21E4D4" w:rsidR="000F4200" w:rsidRPr="00A879E9" w:rsidDel="00C80F91" w:rsidRDefault="000F4200"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633" w:author="Eduardo Gonzalez" w:date="2018-07-30T10:03:00Z"/>
          <w:rFonts w:asciiTheme="minorHAnsi" w:eastAsia="Times New Roman" w:hAnsiTheme="minorHAnsi" w:cs="Courier New"/>
          <w:b/>
          <w:color w:val="222222"/>
          <w:u w:val="single"/>
          <w:lang w:val="es-ES" w:eastAsia="es-ES"/>
          <w:rPrChange w:id="2634" w:author="Heleen Devos" w:date="2018-07-22T17:42:00Z">
            <w:rPr>
              <w:del w:id="2635" w:author="Eduardo Gonzalez" w:date="2018-07-30T10:03:00Z"/>
              <w:rFonts w:ascii="Courier New" w:eastAsia="Times New Roman" w:hAnsi="Courier New" w:cs="Courier New"/>
              <w:b/>
              <w:color w:val="222222"/>
              <w:sz w:val="20"/>
              <w:szCs w:val="20"/>
              <w:u w:val="single"/>
              <w:lang w:val="es-ES" w:eastAsia="es-ES"/>
            </w:rPr>
          </w:rPrChange>
        </w:rPr>
      </w:pPr>
      <w:del w:id="2636" w:author="Eduardo Gonzalez" w:date="2018-07-30T10:03:00Z">
        <w:r w:rsidRPr="00A879E9" w:rsidDel="00C80F91">
          <w:rPr>
            <w:rFonts w:asciiTheme="minorHAnsi" w:eastAsia="Times New Roman" w:hAnsiTheme="minorHAnsi" w:cs="Courier New"/>
            <w:b/>
            <w:color w:val="222222"/>
            <w:u w:val="single"/>
            <w:lang w:val="es-ES" w:eastAsia="es-ES"/>
            <w:rPrChange w:id="2637" w:author="Heleen Devos" w:date="2018-07-22T17:42:00Z">
              <w:rPr>
                <w:rFonts w:ascii="Courier New" w:eastAsia="Times New Roman" w:hAnsi="Courier New" w:cs="Courier New"/>
                <w:b/>
                <w:color w:val="222222"/>
                <w:sz w:val="20"/>
                <w:szCs w:val="20"/>
                <w:u w:val="single"/>
                <w:lang w:val="es-ES" w:eastAsia="es-ES"/>
              </w:rPr>
            </w:rPrChange>
          </w:rPr>
          <w:delText>Fase post ICO</w:delText>
        </w:r>
      </w:del>
    </w:p>
    <w:p w14:paraId="193838D5" w14:textId="215451D0" w:rsidR="000F4200" w:rsidRPr="004B254B" w:rsidDel="00C80F91" w:rsidRDefault="000F4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638" w:author="Eduardo Gonzalez" w:date="2018-07-30T10:03:00Z"/>
          <w:rFonts w:asciiTheme="minorHAnsi" w:eastAsia="Times New Roman" w:hAnsiTheme="minorHAnsi" w:cs="Courier New"/>
          <w:color w:val="222222"/>
          <w:lang w:val="es-ES" w:eastAsia="es-ES"/>
          <w:rPrChange w:id="2639" w:author="Heleen Devos" w:date="2018-07-22T18:37:00Z">
            <w:rPr>
              <w:del w:id="2640" w:author="Eduardo Gonzalez" w:date="2018-07-30T10:03:00Z"/>
              <w:rFonts w:ascii="Courier New" w:eastAsia="Times New Roman" w:hAnsi="Courier New" w:cs="Courier New"/>
              <w:color w:val="222222"/>
              <w:sz w:val="20"/>
              <w:szCs w:val="20"/>
              <w:lang w:val="es-ES" w:eastAsia="es-ES"/>
            </w:rPr>
          </w:rPrChange>
        </w:rPr>
        <w:pPrChange w:id="2641" w:author="Heleen Devos" w:date="2018-07-22T18:37:00Z">
          <w:pPr>
            <w:spacing w:after="0" w:line="240" w:lineRule="auto"/>
          </w:pPr>
        </w:pPrChange>
      </w:pPr>
    </w:p>
    <w:p w14:paraId="1CE8FFEC" w14:textId="5B07000A" w:rsidR="000F4200" w:rsidRPr="00A879E9" w:rsidDel="00C80F91" w:rsidRDefault="000F4200"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642" w:author="Eduardo Gonzalez" w:date="2018-07-30T10:03:00Z"/>
          <w:rFonts w:asciiTheme="minorHAnsi" w:eastAsia="Times New Roman" w:hAnsiTheme="minorHAnsi" w:cs="Courier New"/>
          <w:color w:val="222222"/>
          <w:lang w:val="es-ES" w:eastAsia="es-ES"/>
          <w:rPrChange w:id="2643" w:author="Heleen Devos" w:date="2018-07-22T17:42:00Z">
            <w:rPr>
              <w:del w:id="2644" w:author="Eduardo Gonzalez" w:date="2018-07-30T10:03:00Z"/>
              <w:rFonts w:ascii="Courier New" w:eastAsia="Times New Roman" w:hAnsi="Courier New" w:cs="Courier New"/>
              <w:color w:val="222222"/>
              <w:sz w:val="20"/>
              <w:szCs w:val="20"/>
              <w:lang w:val="es-ES" w:eastAsia="es-ES"/>
            </w:rPr>
          </w:rPrChange>
        </w:rPr>
      </w:pPr>
      <w:del w:id="2645" w:author="Eduardo Gonzalez" w:date="2018-07-30T10:03:00Z">
        <w:r w:rsidRPr="00A879E9" w:rsidDel="00C80F91">
          <w:rPr>
            <w:rFonts w:asciiTheme="minorHAnsi" w:eastAsia="Times New Roman" w:hAnsiTheme="minorHAnsi" w:cs="Courier New"/>
            <w:color w:val="222222"/>
            <w:lang w:val="es-ES" w:eastAsia="es-ES"/>
            <w:rPrChange w:id="2646" w:author="Heleen Devos" w:date="2018-07-22T17:42:00Z">
              <w:rPr>
                <w:rFonts w:ascii="Courier New" w:eastAsia="Times New Roman" w:hAnsi="Courier New" w:cs="Courier New"/>
                <w:color w:val="222222"/>
                <w:sz w:val="20"/>
                <w:szCs w:val="20"/>
                <w:lang w:val="es-ES" w:eastAsia="es-ES"/>
              </w:rPr>
            </w:rPrChange>
          </w:rPr>
          <w:delText>Los tokens se desbloquearán durante un período de aproximadamente dos semanas, el token ERG se incluirá en la lista de nuestra plataforma.</w:delText>
        </w:r>
      </w:del>
    </w:p>
    <w:p w14:paraId="31AED195" w14:textId="36996875" w:rsidR="000F4200" w:rsidRPr="00A879E9" w:rsidDel="00C80F91" w:rsidRDefault="000F4200"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647" w:author="Eduardo Gonzalez" w:date="2018-07-30T10:03:00Z"/>
          <w:rFonts w:asciiTheme="minorHAnsi" w:eastAsia="Times New Roman" w:hAnsiTheme="minorHAnsi" w:cs="Courier New"/>
          <w:color w:val="222222"/>
          <w:lang w:val="es-ES" w:eastAsia="es-ES"/>
          <w:rPrChange w:id="2648" w:author="Heleen Devos" w:date="2018-07-22T17:42:00Z">
            <w:rPr>
              <w:del w:id="2649" w:author="Eduardo Gonzalez" w:date="2018-07-30T10:03:00Z"/>
              <w:rFonts w:ascii="Courier New" w:eastAsia="Times New Roman" w:hAnsi="Courier New" w:cs="Courier New"/>
              <w:color w:val="222222"/>
              <w:sz w:val="20"/>
              <w:szCs w:val="20"/>
              <w:lang w:val="es-ES" w:eastAsia="es-ES"/>
            </w:rPr>
          </w:rPrChange>
        </w:rPr>
      </w:pPr>
    </w:p>
    <w:p w14:paraId="1AAB1A99" w14:textId="336C2B85" w:rsidR="000F4200" w:rsidRPr="00A879E9" w:rsidDel="00C80F91" w:rsidRDefault="000F4200"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650" w:author="Eduardo Gonzalez" w:date="2018-07-30T10:03:00Z"/>
          <w:rFonts w:asciiTheme="minorHAnsi" w:eastAsia="Times New Roman" w:hAnsiTheme="minorHAnsi" w:cs="Courier New"/>
          <w:color w:val="222222"/>
          <w:lang w:val="es-ES" w:eastAsia="es-ES"/>
          <w:rPrChange w:id="2651" w:author="Heleen Devos" w:date="2018-07-22T17:42:00Z">
            <w:rPr>
              <w:del w:id="2652" w:author="Eduardo Gonzalez" w:date="2018-07-30T10:03:00Z"/>
              <w:rFonts w:ascii="Courier New" w:eastAsia="Times New Roman" w:hAnsi="Courier New" w:cs="Courier New"/>
              <w:color w:val="222222"/>
              <w:sz w:val="20"/>
              <w:szCs w:val="20"/>
              <w:lang w:val="es-ES" w:eastAsia="es-ES"/>
            </w:rPr>
          </w:rPrChange>
        </w:rPr>
      </w:pPr>
      <w:del w:id="2653" w:author="Eduardo Gonzalez" w:date="2018-07-30T10:03:00Z">
        <w:r w:rsidRPr="00A879E9" w:rsidDel="00C80F91">
          <w:rPr>
            <w:rFonts w:asciiTheme="minorHAnsi" w:eastAsia="Times New Roman" w:hAnsiTheme="minorHAnsi" w:cs="Courier New"/>
            <w:color w:val="222222"/>
            <w:lang w:val="es-ES" w:eastAsia="es-ES"/>
            <w:rPrChange w:id="2654" w:author="Heleen Devos" w:date="2018-07-22T17:42:00Z">
              <w:rPr>
                <w:rFonts w:ascii="Courier New" w:eastAsia="Times New Roman" w:hAnsi="Courier New" w:cs="Courier New"/>
                <w:color w:val="222222"/>
                <w:sz w:val="20"/>
                <w:szCs w:val="20"/>
                <w:lang w:val="es-ES" w:eastAsia="es-ES"/>
              </w:rPr>
            </w:rPrChange>
          </w:rPr>
          <w:delText>Reserva de token</w:delText>
        </w:r>
      </w:del>
      <w:ins w:id="2655" w:author="Heleen Devos" w:date="2018-07-22T18:37:00Z">
        <w:del w:id="2656" w:author="Eduardo Gonzalez" w:date="2018-07-30T10:03:00Z">
          <w:r w:rsidR="004B254B" w:rsidDel="00C80F91">
            <w:rPr>
              <w:rFonts w:asciiTheme="minorHAnsi" w:eastAsia="Times New Roman" w:hAnsiTheme="minorHAnsi" w:cs="Courier New"/>
              <w:color w:val="222222"/>
              <w:lang w:val="es-ES" w:eastAsia="es-ES"/>
            </w:rPr>
            <w:delText xml:space="preserve">: </w:delText>
          </w:r>
        </w:del>
      </w:ins>
    </w:p>
    <w:p w14:paraId="31280E6A" w14:textId="729EA916" w:rsidR="000F4200" w:rsidRPr="004B254B" w:rsidDel="00C80F91" w:rsidRDefault="000F4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657" w:author="Eduardo Gonzalez" w:date="2018-07-30T10:03:00Z"/>
          <w:rFonts w:asciiTheme="minorHAnsi" w:eastAsia="Times New Roman" w:hAnsiTheme="minorHAnsi" w:cs="Courier New"/>
          <w:color w:val="222222"/>
          <w:lang w:val="es-ES" w:eastAsia="es-ES"/>
          <w:rPrChange w:id="2658" w:author="Heleen Devos" w:date="2018-07-22T18:37:00Z">
            <w:rPr>
              <w:del w:id="2659" w:author="Eduardo Gonzalez" w:date="2018-07-30T10:03:00Z"/>
              <w:rFonts w:ascii="Courier New" w:eastAsia="Times New Roman" w:hAnsi="Courier New" w:cs="Courier New"/>
              <w:color w:val="222222"/>
              <w:sz w:val="20"/>
              <w:szCs w:val="20"/>
              <w:lang w:val="es-ES" w:eastAsia="es-ES"/>
            </w:rPr>
          </w:rPrChange>
        </w:rPr>
        <w:pPrChange w:id="2660" w:author="Heleen Devos" w:date="2018-07-22T18:37:00Z">
          <w:pPr>
            <w:spacing w:after="0" w:line="240" w:lineRule="auto"/>
          </w:pPr>
        </w:pPrChange>
      </w:pPr>
      <w:del w:id="2661" w:author="Eduardo Gonzalez" w:date="2018-07-30T10:03:00Z">
        <w:r w:rsidRPr="004B254B" w:rsidDel="00C80F91">
          <w:rPr>
            <w:rFonts w:asciiTheme="minorHAnsi" w:eastAsia="Times New Roman" w:hAnsiTheme="minorHAnsi" w:cs="Courier New"/>
            <w:color w:val="222222"/>
            <w:lang w:val="es-ES" w:eastAsia="es-ES"/>
            <w:rPrChange w:id="2662" w:author="Heleen Devos" w:date="2018-07-22T18:37:00Z">
              <w:rPr>
                <w:rFonts w:ascii="Courier New" w:eastAsia="Times New Roman" w:hAnsi="Courier New" w:cs="Courier New"/>
                <w:color w:val="222222"/>
                <w:sz w:val="20"/>
                <w:szCs w:val="20"/>
                <w:lang w:val="es-ES" w:eastAsia="es-ES"/>
              </w:rPr>
            </w:rPrChange>
          </w:rPr>
          <w:delText>E</w:delText>
        </w:r>
      </w:del>
      <w:ins w:id="2663" w:author="Heleen Devos" w:date="2018-07-22T18:37:00Z">
        <w:del w:id="2664" w:author="Eduardo Gonzalez" w:date="2018-07-30T10:03:00Z">
          <w:r w:rsidR="004B254B" w:rsidDel="00C80F91">
            <w:rPr>
              <w:rFonts w:asciiTheme="minorHAnsi" w:eastAsia="Times New Roman" w:hAnsiTheme="minorHAnsi" w:cs="Courier New"/>
              <w:color w:val="222222"/>
              <w:lang w:val="es-ES" w:eastAsia="es-ES"/>
            </w:rPr>
            <w:delText>e</w:delText>
          </w:r>
        </w:del>
      </w:ins>
      <w:del w:id="2665" w:author="Eduardo Gonzalez" w:date="2018-07-30T10:03:00Z">
        <w:r w:rsidRPr="004B254B" w:rsidDel="00C80F91">
          <w:rPr>
            <w:rFonts w:asciiTheme="minorHAnsi" w:eastAsia="Times New Roman" w:hAnsiTheme="minorHAnsi" w:cs="Courier New"/>
            <w:color w:val="222222"/>
            <w:lang w:val="es-ES" w:eastAsia="es-ES"/>
            <w:rPrChange w:id="2666" w:author="Heleen Devos" w:date="2018-07-22T18:37:00Z">
              <w:rPr>
                <w:rFonts w:ascii="Courier New" w:eastAsia="Times New Roman" w:hAnsi="Courier New" w:cs="Courier New"/>
                <w:color w:val="222222"/>
                <w:sz w:val="20"/>
                <w:szCs w:val="20"/>
                <w:lang w:val="es-ES" w:eastAsia="es-ES"/>
              </w:rPr>
            </w:rPrChange>
          </w:rPr>
          <w:delText>l 20% del suministro total, o xxxxx de ERG será retenido por la compañía como reserva.</w:delText>
        </w:r>
      </w:del>
    </w:p>
    <w:p w14:paraId="68BDC023" w14:textId="4BC99BD7" w:rsidR="000F4200" w:rsidRPr="00A879E9" w:rsidDel="00C80F91" w:rsidRDefault="000F4200"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667" w:author="Eduardo Gonzalez" w:date="2018-07-30T10:03:00Z"/>
          <w:rFonts w:asciiTheme="minorHAnsi" w:eastAsia="Times New Roman" w:hAnsiTheme="minorHAnsi" w:cs="Courier New"/>
          <w:color w:val="222222"/>
          <w:lang w:val="es-ES" w:eastAsia="es-ES"/>
          <w:rPrChange w:id="2668" w:author="Heleen Devos" w:date="2018-07-22T17:42:00Z">
            <w:rPr>
              <w:del w:id="2669" w:author="Eduardo Gonzalez" w:date="2018-07-30T10:03:00Z"/>
              <w:rFonts w:ascii="Courier New" w:eastAsia="Times New Roman" w:hAnsi="Courier New" w:cs="Courier New"/>
              <w:color w:val="222222"/>
              <w:sz w:val="20"/>
              <w:szCs w:val="20"/>
              <w:lang w:val="es-ES" w:eastAsia="es-ES"/>
            </w:rPr>
          </w:rPrChange>
        </w:rPr>
      </w:pPr>
    </w:p>
    <w:p w14:paraId="5280F16E" w14:textId="28F27409" w:rsidR="000F4200" w:rsidRPr="00A879E9" w:rsidDel="00C80F91" w:rsidRDefault="000F4200"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670" w:author="Eduardo Gonzalez" w:date="2018-07-30T10:03:00Z"/>
          <w:rFonts w:asciiTheme="minorHAnsi" w:eastAsia="Times New Roman" w:hAnsiTheme="minorHAnsi" w:cs="Courier New"/>
          <w:color w:val="222222"/>
          <w:lang w:val="es-ES" w:eastAsia="es-ES"/>
          <w:rPrChange w:id="2671" w:author="Heleen Devos" w:date="2018-07-22T17:42:00Z">
            <w:rPr>
              <w:del w:id="2672" w:author="Eduardo Gonzalez" w:date="2018-07-30T10:03:00Z"/>
              <w:rFonts w:ascii="Courier New" w:eastAsia="Times New Roman" w:hAnsi="Courier New" w:cs="Courier New"/>
              <w:color w:val="222222"/>
              <w:sz w:val="20"/>
              <w:szCs w:val="20"/>
              <w:lang w:val="es-ES" w:eastAsia="es-ES"/>
            </w:rPr>
          </w:rPrChange>
        </w:rPr>
      </w:pPr>
      <w:del w:id="2673" w:author="Eduardo Gonzalez" w:date="2018-07-30T10:03:00Z">
        <w:r w:rsidRPr="00A879E9" w:rsidDel="00C80F91">
          <w:rPr>
            <w:rFonts w:asciiTheme="minorHAnsi" w:eastAsia="Times New Roman" w:hAnsiTheme="minorHAnsi" w:cs="Courier New"/>
            <w:color w:val="222222"/>
            <w:lang w:val="es-ES" w:eastAsia="es-ES"/>
            <w:rPrChange w:id="2674" w:author="Heleen Devos" w:date="2018-07-22T17:42:00Z">
              <w:rPr>
                <w:rFonts w:ascii="Courier New" w:eastAsia="Times New Roman" w:hAnsi="Courier New" w:cs="Courier New"/>
                <w:color w:val="222222"/>
                <w:sz w:val="20"/>
                <w:szCs w:val="20"/>
                <w:lang w:val="es-ES" w:eastAsia="es-ES"/>
              </w:rPr>
            </w:rPrChange>
          </w:rPr>
          <w:delText>• De estos el 15% será destinado al equipo fundador.</w:delText>
        </w:r>
      </w:del>
    </w:p>
    <w:p w14:paraId="37BAE653" w14:textId="647AEA55" w:rsidR="000F4200" w:rsidRPr="00A879E9" w:rsidDel="00C80F91" w:rsidRDefault="000F4200"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675" w:author="Eduardo Gonzalez" w:date="2018-07-30T10:03:00Z"/>
          <w:rFonts w:asciiTheme="minorHAnsi" w:eastAsia="Times New Roman" w:hAnsiTheme="minorHAnsi" w:cs="Courier New"/>
          <w:color w:val="222222"/>
          <w:lang w:val="es-ES" w:eastAsia="es-ES"/>
          <w:rPrChange w:id="2676" w:author="Heleen Devos" w:date="2018-07-22T17:42:00Z">
            <w:rPr>
              <w:del w:id="2677" w:author="Eduardo Gonzalez" w:date="2018-07-30T10:03:00Z"/>
              <w:rFonts w:ascii="Courier New" w:eastAsia="Times New Roman" w:hAnsi="Courier New" w:cs="Courier New"/>
              <w:color w:val="222222"/>
              <w:sz w:val="20"/>
              <w:szCs w:val="20"/>
              <w:lang w:val="es-ES" w:eastAsia="es-ES"/>
            </w:rPr>
          </w:rPrChange>
        </w:rPr>
      </w:pPr>
      <w:del w:id="2678" w:author="Eduardo Gonzalez" w:date="2018-07-30T10:03:00Z">
        <w:r w:rsidRPr="00A879E9" w:rsidDel="00C80F91">
          <w:rPr>
            <w:rFonts w:asciiTheme="minorHAnsi" w:eastAsia="Times New Roman" w:hAnsiTheme="minorHAnsi" w:cs="Courier New"/>
            <w:color w:val="222222"/>
            <w:lang w:val="es-ES" w:eastAsia="es-ES"/>
            <w:rPrChange w:id="2679" w:author="Heleen Devos" w:date="2018-07-22T17:42:00Z">
              <w:rPr>
                <w:rFonts w:ascii="Courier New" w:eastAsia="Times New Roman" w:hAnsi="Courier New" w:cs="Courier New"/>
                <w:color w:val="222222"/>
                <w:sz w:val="20"/>
                <w:szCs w:val="20"/>
                <w:lang w:val="es-ES" w:eastAsia="es-ES"/>
              </w:rPr>
            </w:rPrChange>
          </w:rPr>
          <w:delText>• El 5% restante estará destinado al equipo de Apoyo y difusión,</w:delText>
        </w:r>
        <w:r w:rsidR="00CD60F4" w:rsidRPr="00A879E9" w:rsidDel="00C80F91">
          <w:rPr>
            <w:rFonts w:asciiTheme="minorHAnsi" w:eastAsia="Times New Roman" w:hAnsiTheme="minorHAnsi" w:cs="Courier New"/>
            <w:color w:val="222222"/>
            <w:lang w:val="es-ES" w:eastAsia="es-ES"/>
            <w:rPrChange w:id="2680" w:author="Heleen Devos" w:date="2018-07-22T17:42:00Z">
              <w:rPr>
                <w:rFonts w:ascii="Courier New" w:eastAsia="Times New Roman" w:hAnsi="Courier New" w:cs="Courier New"/>
                <w:color w:val="222222"/>
                <w:sz w:val="20"/>
                <w:szCs w:val="20"/>
                <w:lang w:val="es-ES" w:eastAsia="es-ES"/>
              </w:rPr>
            </w:rPrChange>
          </w:rPr>
          <w:delText xml:space="preserve"> airdrops, comunidad, tare</w:delText>
        </w:r>
        <w:r w:rsidR="006379DC" w:rsidRPr="00A879E9" w:rsidDel="00C80F91">
          <w:rPr>
            <w:rFonts w:asciiTheme="minorHAnsi" w:eastAsia="Times New Roman" w:hAnsiTheme="minorHAnsi" w:cs="Courier New"/>
            <w:color w:val="222222"/>
            <w:lang w:val="es-ES" w:eastAsia="es-ES"/>
            <w:rPrChange w:id="2681" w:author="Heleen Devos" w:date="2018-07-22T17:42:00Z">
              <w:rPr>
                <w:rFonts w:ascii="Courier New" w:eastAsia="Times New Roman" w:hAnsi="Courier New" w:cs="Courier New"/>
                <w:color w:val="222222"/>
                <w:sz w:val="20"/>
                <w:szCs w:val="20"/>
                <w:lang w:val="es-ES" w:eastAsia="es-ES"/>
              </w:rPr>
            </w:rPrChange>
          </w:rPr>
          <w:delText>a</w:delText>
        </w:r>
        <w:r w:rsidR="00CD60F4" w:rsidRPr="00A879E9" w:rsidDel="00C80F91">
          <w:rPr>
            <w:rFonts w:asciiTheme="minorHAnsi" w:eastAsia="Times New Roman" w:hAnsiTheme="minorHAnsi" w:cs="Courier New"/>
            <w:color w:val="222222"/>
            <w:lang w:val="es-ES" w:eastAsia="es-ES"/>
            <w:rPrChange w:id="2682" w:author="Heleen Devos" w:date="2018-07-22T17:42:00Z">
              <w:rPr>
                <w:rFonts w:ascii="Courier New" w:eastAsia="Times New Roman" w:hAnsi="Courier New" w:cs="Courier New"/>
                <w:color w:val="222222"/>
                <w:sz w:val="20"/>
                <w:szCs w:val="20"/>
                <w:lang w:val="es-ES" w:eastAsia="es-ES"/>
              </w:rPr>
            </w:rPrChange>
          </w:rPr>
          <w:delText xml:space="preserve">s y actividades </w:delText>
        </w:r>
        <w:r w:rsidRPr="00A879E9" w:rsidDel="00C80F91">
          <w:rPr>
            <w:rFonts w:asciiTheme="minorHAnsi" w:eastAsia="Times New Roman" w:hAnsiTheme="minorHAnsi" w:cs="Courier New"/>
            <w:color w:val="222222"/>
            <w:lang w:val="es-ES" w:eastAsia="es-ES"/>
            <w:rPrChange w:id="2683" w:author="Heleen Devos" w:date="2018-07-22T17:42:00Z">
              <w:rPr>
                <w:rFonts w:ascii="Courier New" w:eastAsia="Times New Roman" w:hAnsi="Courier New" w:cs="Courier New"/>
                <w:color w:val="222222"/>
                <w:sz w:val="20"/>
                <w:szCs w:val="20"/>
                <w:lang w:val="es-ES" w:eastAsia="es-ES"/>
              </w:rPr>
            </w:rPrChange>
          </w:rPr>
          <w:delText>entre otros.</w:delText>
        </w:r>
      </w:del>
    </w:p>
    <w:p w14:paraId="1822BE12" w14:textId="52EE7C35" w:rsidR="006379DC" w:rsidRPr="00A879E9" w:rsidDel="00C80F91" w:rsidRDefault="000F4200"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684" w:author="Eduardo Gonzalez" w:date="2018-07-30T10:03:00Z"/>
          <w:rFonts w:asciiTheme="minorHAnsi" w:eastAsia="Times New Roman" w:hAnsiTheme="minorHAnsi" w:cs="Courier New"/>
          <w:color w:val="222222"/>
          <w:lang w:val="es-ES" w:eastAsia="es-ES"/>
          <w:rPrChange w:id="2685" w:author="Heleen Devos" w:date="2018-07-22T17:42:00Z">
            <w:rPr>
              <w:del w:id="2686" w:author="Eduardo Gonzalez" w:date="2018-07-30T10:03:00Z"/>
              <w:rFonts w:ascii="Courier New" w:eastAsia="Times New Roman" w:hAnsi="Courier New" w:cs="Courier New"/>
              <w:color w:val="222222"/>
              <w:sz w:val="20"/>
              <w:szCs w:val="20"/>
              <w:lang w:val="es-ES" w:eastAsia="es-ES"/>
            </w:rPr>
          </w:rPrChange>
        </w:rPr>
      </w:pPr>
      <w:del w:id="2687" w:author="Eduardo Gonzalez" w:date="2018-07-30T10:03:00Z">
        <w:r w:rsidRPr="00A879E9" w:rsidDel="00C80F91">
          <w:rPr>
            <w:rFonts w:asciiTheme="minorHAnsi" w:eastAsia="Times New Roman" w:hAnsiTheme="minorHAnsi" w:cs="Courier New"/>
            <w:color w:val="222222"/>
            <w:lang w:val="es-ES" w:eastAsia="es-ES"/>
            <w:rPrChange w:id="2688" w:author="Heleen Devos" w:date="2018-07-22T17:42:00Z">
              <w:rPr>
                <w:rFonts w:ascii="Courier New" w:eastAsia="Times New Roman" w:hAnsi="Courier New" w:cs="Courier New"/>
                <w:color w:val="222222"/>
                <w:sz w:val="20"/>
                <w:szCs w:val="20"/>
                <w:lang w:val="es-ES" w:eastAsia="es-ES"/>
              </w:rPr>
            </w:rPrChange>
          </w:rPr>
          <w:delText>• Recompensa</w:delText>
        </w:r>
        <w:r w:rsidR="006379DC" w:rsidRPr="00A879E9" w:rsidDel="00C80F91">
          <w:rPr>
            <w:rFonts w:asciiTheme="minorHAnsi" w:eastAsia="Times New Roman" w:hAnsiTheme="minorHAnsi" w:cs="Courier New"/>
            <w:color w:val="222222"/>
            <w:lang w:val="es-ES" w:eastAsia="es-ES"/>
            <w:rPrChange w:id="2689" w:author="Heleen Devos" w:date="2018-07-22T17:42:00Z">
              <w:rPr>
                <w:rFonts w:ascii="Courier New" w:eastAsia="Times New Roman" w:hAnsi="Courier New" w:cs="Courier New"/>
                <w:color w:val="222222"/>
                <w:sz w:val="20"/>
                <w:szCs w:val="20"/>
                <w:lang w:val="es-ES" w:eastAsia="es-ES"/>
              </w:rPr>
            </w:rPrChange>
          </w:rPr>
          <w:delText xml:space="preserve">s a los fundadores de proyectos, los cuales podrán vender al terminar el 1er año un máximo del 30% del total, esto es igual a partir del 2do y a partir del 3er año el 100% restante. </w:delText>
        </w:r>
      </w:del>
    </w:p>
    <w:p w14:paraId="07E269B2" w14:textId="221FEE3F" w:rsidR="006379DC" w:rsidRPr="00A879E9" w:rsidDel="00C80F91" w:rsidRDefault="006379D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690" w:author="Eduardo Gonzalez" w:date="2018-07-30T10:03:00Z"/>
          <w:rFonts w:asciiTheme="minorHAnsi" w:eastAsia="Times New Roman" w:hAnsiTheme="minorHAnsi" w:cs="Courier New"/>
          <w:color w:val="222222"/>
          <w:lang w:val="es-ES" w:eastAsia="es-ES"/>
          <w:rPrChange w:id="2691" w:author="Heleen Devos" w:date="2018-07-22T17:42:00Z">
            <w:rPr>
              <w:del w:id="2692" w:author="Eduardo Gonzalez" w:date="2018-07-30T10:03:00Z"/>
              <w:rFonts w:ascii="Courier New" w:eastAsia="Times New Roman" w:hAnsi="Courier New" w:cs="Courier New"/>
              <w:color w:val="222222"/>
              <w:sz w:val="20"/>
              <w:szCs w:val="20"/>
              <w:lang w:val="es-ES" w:eastAsia="es-ES"/>
            </w:rPr>
          </w:rPrChange>
        </w:rPr>
      </w:pPr>
    </w:p>
    <w:p w14:paraId="13FD8B23" w14:textId="44BBFDB9" w:rsidR="000F4200" w:rsidRPr="00A879E9" w:rsidDel="00C80F91" w:rsidRDefault="000F4200"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693" w:author="Eduardo Gonzalez" w:date="2018-07-30T10:03:00Z"/>
          <w:rFonts w:asciiTheme="minorHAnsi" w:eastAsia="Times New Roman" w:hAnsiTheme="minorHAnsi" w:cs="Courier New"/>
          <w:color w:val="222222"/>
          <w:lang w:val="es-ES" w:eastAsia="es-ES"/>
          <w:rPrChange w:id="2694" w:author="Heleen Devos" w:date="2018-07-22T17:42:00Z">
            <w:rPr>
              <w:del w:id="2695" w:author="Eduardo Gonzalez" w:date="2018-07-30T10:03:00Z"/>
              <w:rFonts w:ascii="Courier New" w:eastAsia="Times New Roman" w:hAnsi="Courier New" w:cs="Courier New"/>
              <w:color w:val="222222"/>
              <w:sz w:val="20"/>
              <w:szCs w:val="20"/>
              <w:lang w:val="es-ES" w:eastAsia="es-ES"/>
            </w:rPr>
          </w:rPrChange>
        </w:rPr>
      </w:pPr>
      <w:del w:id="2696" w:author="Eduardo Gonzalez" w:date="2018-07-30T10:03:00Z">
        <w:r w:rsidRPr="00A879E9" w:rsidDel="00C80F91">
          <w:rPr>
            <w:rFonts w:asciiTheme="minorHAnsi" w:eastAsia="Times New Roman" w:hAnsiTheme="minorHAnsi" w:cs="Courier New"/>
            <w:color w:val="222222"/>
            <w:lang w:val="es-ES" w:eastAsia="es-ES"/>
            <w:rPrChange w:id="2697" w:author="Heleen Devos" w:date="2018-07-22T17:42:00Z">
              <w:rPr>
                <w:rFonts w:ascii="Courier New" w:eastAsia="Times New Roman" w:hAnsi="Courier New" w:cs="Courier New"/>
                <w:color w:val="222222"/>
                <w:sz w:val="20"/>
                <w:szCs w:val="20"/>
                <w:lang w:val="es-ES" w:eastAsia="es-ES"/>
              </w:rPr>
            </w:rPrChange>
          </w:rPr>
          <w:delText>Fondos de la fase de preventa</w:delText>
        </w:r>
      </w:del>
      <w:ins w:id="2698" w:author="Heleen Devos" w:date="2018-07-22T18:37:00Z">
        <w:del w:id="2699" w:author="Eduardo Gonzalez" w:date="2018-07-30T10:03:00Z">
          <w:r w:rsidR="004B254B" w:rsidDel="00C80F91">
            <w:rPr>
              <w:rFonts w:asciiTheme="minorHAnsi" w:eastAsia="Times New Roman" w:hAnsiTheme="minorHAnsi" w:cs="Courier New"/>
              <w:color w:val="222222"/>
              <w:lang w:val="es-ES" w:eastAsia="es-ES"/>
            </w:rPr>
            <w:delText xml:space="preserve">: </w:delText>
          </w:r>
        </w:del>
      </w:ins>
    </w:p>
    <w:p w14:paraId="00CF7D68" w14:textId="7B01864F" w:rsidR="000F4200" w:rsidRPr="004B254B" w:rsidDel="00C80F91" w:rsidRDefault="000F4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700" w:author="Eduardo Gonzalez" w:date="2018-07-30T10:03:00Z"/>
          <w:rFonts w:asciiTheme="minorHAnsi" w:eastAsia="Times New Roman" w:hAnsiTheme="minorHAnsi" w:cs="Courier New"/>
          <w:color w:val="222222"/>
          <w:lang w:val="es-ES" w:eastAsia="es-ES"/>
          <w:rPrChange w:id="2701" w:author="Heleen Devos" w:date="2018-07-22T18:37:00Z">
            <w:rPr>
              <w:del w:id="2702" w:author="Eduardo Gonzalez" w:date="2018-07-30T10:03:00Z"/>
              <w:rFonts w:ascii="Courier New" w:eastAsia="Times New Roman" w:hAnsi="Courier New" w:cs="Courier New"/>
              <w:color w:val="222222"/>
              <w:sz w:val="20"/>
              <w:szCs w:val="20"/>
              <w:lang w:val="es-ES" w:eastAsia="es-ES"/>
            </w:rPr>
          </w:rPrChange>
        </w:rPr>
        <w:pPrChange w:id="2703" w:author="Heleen Devos" w:date="2018-07-22T18:37:00Z">
          <w:pPr>
            <w:spacing w:after="0" w:line="240" w:lineRule="auto"/>
          </w:pPr>
        </w:pPrChange>
      </w:pPr>
    </w:p>
    <w:p w14:paraId="330AC165" w14:textId="474D13F0" w:rsidR="000F4200" w:rsidRPr="00A879E9" w:rsidDel="00C80F91" w:rsidRDefault="000F4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704" w:author="Eduardo Gonzalez" w:date="2018-07-30T10:03:00Z"/>
          <w:lang w:val="es-ES" w:eastAsia="es-ES"/>
          <w:rPrChange w:id="2705" w:author="Heleen Devos" w:date="2018-07-22T17:42:00Z">
            <w:rPr>
              <w:del w:id="2706" w:author="Eduardo Gonzalez" w:date="2018-07-30T10:03:00Z"/>
              <w:rFonts w:ascii="Courier New" w:eastAsia="Times New Roman" w:hAnsi="Courier New" w:cs="Courier New"/>
              <w:color w:val="222222"/>
              <w:sz w:val="20"/>
              <w:szCs w:val="20"/>
              <w:lang w:val="es-ES" w:eastAsia="es-ES"/>
            </w:rPr>
          </w:rPrChange>
        </w:rPr>
        <w:pPrChange w:id="2707" w:author="Heleen Devos" w:date="2018-07-22T18:37:00Z">
          <w:pPr>
            <w:spacing w:after="0" w:line="240" w:lineRule="auto"/>
          </w:pPr>
        </w:pPrChange>
      </w:pPr>
      <w:del w:id="2708" w:author="Eduardo Gonzalez" w:date="2018-07-30T10:03:00Z">
        <w:r w:rsidRPr="00A879E9" w:rsidDel="00C80F91">
          <w:rPr>
            <w:lang w:val="es-ES" w:eastAsia="es-ES"/>
            <w:rPrChange w:id="2709" w:author="Heleen Devos" w:date="2018-07-22T17:42:00Z">
              <w:rPr>
                <w:rFonts w:ascii="Courier New" w:eastAsia="Times New Roman" w:hAnsi="Courier New" w:cs="Courier New"/>
                <w:color w:val="222222"/>
                <w:sz w:val="20"/>
                <w:szCs w:val="20"/>
                <w:lang w:val="es-ES" w:eastAsia="es-ES"/>
              </w:rPr>
            </w:rPrChange>
          </w:rPr>
          <w:delText>Los fondos recaudados en nuestra fase de preventa, se utilizarán para lograr nuestro objetivo de recaudación USD xxxxxx durante nuestra ICO Principal. Estos específicamente, se usarán para</w:delText>
        </w:r>
        <w:r w:rsidR="00F82B58" w:rsidRPr="00A879E9" w:rsidDel="00C80F91">
          <w:rPr>
            <w:lang w:val="es-ES" w:eastAsia="es-ES"/>
            <w:rPrChange w:id="2710" w:author="Heleen Devos" w:date="2018-07-22T17:42:00Z">
              <w:rPr>
                <w:rFonts w:ascii="Courier New" w:eastAsia="Times New Roman" w:hAnsi="Courier New" w:cs="Courier New"/>
                <w:color w:val="222222"/>
                <w:sz w:val="20"/>
                <w:szCs w:val="20"/>
                <w:lang w:val="es-ES" w:eastAsia="es-ES"/>
              </w:rPr>
            </w:rPrChange>
          </w:rPr>
          <w:delText>:</w:delText>
        </w:r>
      </w:del>
    </w:p>
    <w:p w14:paraId="3EAA0587" w14:textId="7302BA92" w:rsidR="000F4200" w:rsidRPr="004B254B" w:rsidDel="00C80F91" w:rsidRDefault="000F4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711" w:author="Eduardo Gonzalez" w:date="2018-07-30T10:03:00Z"/>
          <w:rFonts w:asciiTheme="minorHAnsi" w:eastAsia="Times New Roman" w:hAnsiTheme="minorHAnsi" w:cs="Courier New"/>
          <w:color w:val="222222"/>
          <w:lang w:val="es-ES" w:eastAsia="es-ES"/>
          <w:rPrChange w:id="2712" w:author="Heleen Devos" w:date="2018-07-22T18:37:00Z">
            <w:rPr>
              <w:del w:id="2713" w:author="Eduardo Gonzalez" w:date="2018-07-30T10:03:00Z"/>
              <w:rFonts w:ascii="Courier New" w:eastAsia="Times New Roman" w:hAnsi="Courier New" w:cs="Courier New"/>
              <w:color w:val="222222"/>
              <w:sz w:val="20"/>
              <w:szCs w:val="20"/>
              <w:lang w:val="es-ES" w:eastAsia="es-ES"/>
            </w:rPr>
          </w:rPrChange>
        </w:rPr>
        <w:pPrChange w:id="2714" w:author="Heleen Devos" w:date="2018-07-22T18:37:00Z">
          <w:pPr>
            <w:spacing w:after="0" w:line="360" w:lineRule="auto"/>
          </w:pPr>
        </w:pPrChange>
      </w:pPr>
    </w:p>
    <w:p w14:paraId="1BA2D61D" w14:textId="3A6745A7" w:rsidR="000F4200" w:rsidRPr="00A879E9" w:rsidDel="00C80F91" w:rsidRDefault="000F4200"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715" w:author="Eduardo Gonzalez" w:date="2018-07-30T10:03:00Z"/>
          <w:rFonts w:asciiTheme="minorHAnsi" w:eastAsia="Times New Roman" w:hAnsiTheme="minorHAnsi" w:cs="Courier New"/>
          <w:color w:val="222222"/>
          <w:lang w:val="es-ES" w:eastAsia="es-ES"/>
          <w:rPrChange w:id="2716" w:author="Heleen Devos" w:date="2018-07-22T17:42:00Z">
            <w:rPr>
              <w:del w:id="2717" w:author="Eduardo Gonzalez" w:date="2018-07-30T10:03:00Z"/>
              <w:rFonts w:ascii="Courier New" w:eastAsia="Times New Roman" w:hAnsi="Courier New" w:cs="Courier New"/>
              <w:color w:val="222222"/>
              <w:sz w:val="20"/>
              <w:szCs w:val="20"/>
              <w:lang w:val="es-ES" w:eastAsia="es-ES"/>
            </w:rPr>
          </w:rPrChange>
        </w:rPr>
      </w:pPr>
      <w:del w:id="2718" w:author="Eduardo Gonzalez" w:date="2018-07-30T10:03:00Z">
        <w:r w:rsidRPr="00A879E9" w:rsidDel="00C80F91">
          <w:rPr>
            <w:rFonts w:asciiTheme="minorHAnsi" w:eastAsia="Times New Roman" w:hAnsiTheme="minorHAnsi" w:cs="Courier New"/>
            <w:color w:val="222222"/>
            <w:lang w:val="es-ES" w:eastAsia="es-ES"/>
            <w:rPrChange w:id="2719" w:author="Heleen Devos" w:date="2018-07-22T17:42:00Z">
              <w:rPr>
                <w:rFonts w:ascii="Courier New" w:eastAsia="Times New Roman" w:hAnsi="Courier New" w:cs="Courier New"/>
                <w:color w:val="222222"/>
                <w:sz w:val="20"/>
                <w:szCs w:val="20"/>
                <w:lang w:val="es-ES" w:eastAsia="es-ES"/>
              </w:rPr>
            </w:rPrChange>
          </w:rPr>
          <w:delText>• Desarrollo del ecosistema de ERG.</w:delText>
        </w:r>
      </w:del>
    </w:p>
    <w:p w14:paraId="50FCCC09" w14:textId="4F5C5A4E" w:rsidR="000F4200" w:rsidRPr="00A879E9" w:rsidDel="00C80F91" w:rsidRDefault="000F4200"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720" w:author="Eduardo Gonzalez" w:date="2018-07-30T10:03:00Z"/>
          <w:rFonts w:asciiTheme="minorHAnsi" w:eastAsia="Times New Roman" w:hAnsiTheme="minorHAnsi" w:cs="Courier New"/>
          <w:color w:val="222222"/>
          <w:lang w:val="es-ES" w:eastAsia="es-ES"/>
          <w:rPrChange w:id="2721" w:author="Heleen Devos" w:date="2018-07-22T17:42:00Z">
            <w:rPr>
              <w:del w:id="2722" w:author="Eduardo Gonzalez" w:date="2018-07-30T10:03:00Z"/>
              <w:rFonts w:ascii="Courier New" w:eastAsia="Times New Roman" w:hAnsi="Courier New" w:cs="Courier New"/>
              <w:color w:val="222222"/>
              <w:sz w:val="20"/>
              <w:szCs w:val="20"/>
              <w:lang w:val="es-ES" w:eastAsia="es-ES"/>
            </w:rPr>
          </w:rPrChange>
        </w:rPr>
      </w:pPr>
      <w:del w:id="2723" w:author="Eduardo Gonzalez" w:date="2018-07-30T10:03:00Z">
        <w:r w:rsidRPr="00A879E9" w:rsidDel="00C80F91">
          <w:rPr>
            <w:rFonts w:asciiTheme="minorHAnsi" w:eastAsia="Times New Roman" w:hAnsiTheme="minorHAnsi" w:cs="Courier New"/>
            <w:color w:val="222222"/>
            <w:lang w:val="es-ES" w:eastAsia="es-ES"/>
            <w:rPrChange w:id="2724" w:author="Heleen Devos" w:date="2018-07-22T17:42:00Z">
              <w:rPr>
                <w:rFonts w:ascii="Courier New" w:eastAsia="Times New Roman" w:hAnsi="Courier New" w:cs="Courier New"/>
                <w:color w:val="222222"/>
                <w:sz w:val="20"/>
                <w:szCs w:val="20"/>
                <w:lang w:val="es-ES" w:eastAsia="es-ES"/>
              </w:rPr>
            </w:rPrChange>
          </w:rPr>
          <w:delText>• Comercialización de la plataforma de ERG y su próxima ICO.</w:delText>
        </w:r>
      </w:del>
    </w:p>
    <w:p w14:paraId="0D2C4346" w14:textId="3A88665E" w:rsidR="000F4200" w:rsidRPr="00A879E9" w:rsidDel="00C80F91" w:rsidRDefault="000F4200"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725" w:author="Eduardo Gonzalez" w:date="2018-07-30T10:03:00Z"/>
          <w:rFonts w:asciiTheme="minorHAnsi" w:eastAsia="Times New Roman" w:hAnsiTheme="minorHAnsi" w:cs="Courier New"/>
          <w:color w:val="222222"/>
          <w:lang w:val="es-ES" w:eastAsia="es-ES"/>
          <w:rPrChange w:id="2726" w:author="Heleen Devos" w:date="2018-07-22T17:42:00Z">
            <w:rPr>
              <w:del w:id="2727" w:author="Eduardo Gonzalez" w:date="2018-07-30T10:03:00Z"/>
              <w:rFonts w:ascii="Courier New" w:eastAsia="Times New Roman" w:hAnsi="Courier New" w:cs="Courier New"/>
              <w:color w:val="222222"/>
              <w:sz w:val="20"/>
              <w:szCs w:val="20"/>
              <w:lang w:val="es-ES" w:eastAsia="es-ES"/>
            </w:rPr>
          </w:rPrChange>
        </w:rPr>
      </w:pPr>
      <w:del w:id="2728" w:author="Eduardo Gonzalez" w:date="2018-07-30T10:03:00Z">
        <w:r w:rsidRPr="00A879E9" w:rsidDel="00C80F91">
          <w:rPr>
            <w:rFonts w:asciiTheme="minorHAnsi" w:eastAsia="Times New Roman" w:hAnsiTheme="minorHAnsi" w:cs="Courier New"/>
            <w:color w:val="222222"/>
            <w:lang w:val="es-ES" w:eastAsia="es-ES"/>
            <w:rPrChange w:id="2729" w:author="Heleen Devos" w:date="2018-07-22T17:42:00Z">
              <w:rPr>
                <w:rFonts w:ascii="Courier New" w:eastAsia="Times New Roman" w:hAnsi="Courier New" w:cs="Courier New"/>
                <w:color w:val="222222"/>
                <w:sz w:val="20"/>
                <w:szCs w:val="20"/>
                <w:lang w:val="es-ES" w:eastAsia="es-ES"/>
              </w:rPr>
            </w:rPrChange>
          </w:rPr>
          <w:delText xml:space="preserve">• Construir alianzas estratégicas y mutuamente beneficiosas con otras organizaciones </w:delText>
        </w:r>
      </w:del>
    </w:p>
    <w:p w14:paraId="761D8B46" w14:textId="1DCBEDF5" w:rsidR="00F82B58" w:rsidRPr="00A879E9" w:rsidDel="00C80F91" w:rsidRDefault="00F82B58"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730" w:author="Eduardo Gonzalez" w:date="2018-07-30T10:03:00Z"/>
          <w:rFonts w:asciiTheme="minorHAnsi" w:eastAsia="Times New Roman" w:hAnsiTheme="minorHAnsi" w:cs="Courier New"/>
          <w:color w:val="222222"/>
          <w:lang w:val="es-ES" w:eastAsia="es-ES"/>
          <w:rPrChange w:id="2731" w:author="Heleen Devos" w:date="2018-07-22T17:42:00Z">
            <w:rPr>
              <w:del w:id="2732" w:author="Eduardo Gonzalez" w:date="2018-07-30T10:03:00Z"/>
              <w:rFonts w:ascii="Courier New" w:eastAsia="Times New Roman" w:hAnsi="Courier New" w:cs="Courier New"/>
              <w:color w:val="222222"/>
              <w:sz w:val="20"/>
              <w:szCs w:val="20"/>
              <w:lang w:val="es-ES" w:eastAsia="es-ES"/>
            </w:rPr>
          </w:rPrChange>
        </w:rPr>
      </w:pPr>
    </w:p>
    <w:p w14:paraId="6674FB22" w14:textId="72BB6C48" w:rsidR="000F4200" w:rsidRPr="00A879E9" w:rsidDel="00C80F91" w:rsidRDefault="000F4200"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733" w:author="Eduardo Gonzalez" w:date="2018-07-30T10:03:00Z"/>
          <w:rFonts w:asciiTheme="minorHAnsi" w:eastAsia="Times New Roman" w:hAnsiTheme="minorHAnsi" w:cs="Courier New"/>
          <w:color w:val="222222"/>
          <w:lang w:val="es-ES" w:eastAsia="es-ES"/>
          <w:rPrChange w:id="2734" w:author="Heleen Devos" w:date="2018-07-22T17:42:00Z">
            <w:rPr>
              <w:del w:id="2735" w:author="Eduardo Gonzalez" w:date="2018-07-30T10:03:00Z"/>
              <w:rFonts w:ascii="Courier New" w:eastAsia="Times New Roman" w:hAnsi="Courier New" w:cs="Courier New"/>
              <w:color w:val="222222"/>
              <w:sz w:val="20"/>
              <w:szCs w:val="20"/>
              <w:lang w:val="es-ES" w:eastAsia="es-ES"/>
            </w:rPr>
          </w:rPrChange>
        </w:rPr>
      </w:pPr>
      <w:del w:id="2736" w:author="Eduardo Gonzalez" w:date="2018-07-30T10:03:00Z">
        <w:r w:rsidRPr="004B254B" w:rsidDel="00C80F91">
          <w:rPr>
            <w:rFonts w:asciiTheme="minorHAnsi" w:eastAsia="Times New Roman" w:hAnsiTheme="minorHAnsi" w:cs="Courier New"/>
            <w:color w:val="222222"/>
            <w:lang w:val="es-ES" w:eastAsia="es-ES"/>
            <w:rPrChange w:id="2737" w:author="Heleen Devos" w:date="2018-07-22T18:37:00Z">
              <w:rPr>
                <w:rFonts w:ascii="Courier New" w:eastAsia="Times New Roman" w:hAnsi="Courier New" w:cs="Courier New"/>
                <w:color w:val="222222"/>
                <w:sz w:val="20"/>
                <w:szCs w:val="20"/>
                <w:lang w:val="es-ES" w:eastAsia="es-ES"/>
              </w:rPr>
            </w:rPrChange>
          </w:rPr>
          <w:delText xml:space="preserve">Fondos de la ICO </w:delText>
        </w:r>
        <w:r w:rsidRPr="00A879E9" w:rsidDel="00C80F91">
          <w:rPr>
            <w:rFonts w:asciiTheme="minorHAnsi" w:eastAsia="Times New Roman" w:hAnsiTheme="minorHAnsi" w:cs="Courier New"/>
            <w:color w:val="222222"/>
            <w:lang w:val="es-ES" w:eastAsia="es-ES"/>
            <w:rPrChange w:id="2738" w:author="Heleen Devos" w:date="2018-07-22T17:42:00Z">
              <w:rPr>
                <w:rFonts w:ascii="Courier New" w:eastAsia="Times New Roman" w:hAnsi="Courier New" w:cs="Courier New"/>
                <w:color w:val="222222"/>
                <w:sz w:val="20"/>
                <w:szCs w:val="20"/>
                <w:lang w:val="es-ES" w:eastAsia="es-ES"/>
              </w:rPr>
            </w:rPrChange>
          </w:rPr>
          <w:delText>Principal</w:delText>
        </w:r>
      </w:del>
    </w:p>
    <w:p w14:paraId="30D32730" w14:textId="0034C4E7" w:rsidR="000F4200" w:rsidRPr="004B254B" w:rsidDel="00C80F91" w:rsidRDefault="004B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739" w:author="Eduardo Gonzalez" w:date="2018-07-30T10:03:00Z"/>
          <w:rFonts w:asciiTheme="minorHAnsi" w:eastAsia="Times New Roman" w:hAnsiTheme="minorHAnsi" w:cs="Courier New"/>
          <w:color w:val="222222"/>
          <w:lang w:val="es-ES" w:eastAsia="es-ES"/>
          <w:rPrChange w:id="2740" w:author="Heleen Devos" w:date="2018-07-22T18:37:00Z">
            <w:rPr>
              <w:del w:id="2741" w:author="Eduardo Gonzalez" w:date="2018-07-30T10:03:00Z"/>
              <w:rFonts w:ascii="Courier New" w:eastAsia="Times New Roman" w:hAnsi="Courier New" w:cs="Courier New"/>
              <w:color w:val="222222"/>
              <w:sz w:val="20"/>
              <w:szCs w:val="20"/>
              <w:lang w:val="es-ES" w:eastAsia="es-ES"/>
            </w:rPr>
          </w:rPrChange>
        </w:rPr>
        <w:pPrChange w:id="2742" w:author="Heleen Devos" w:date="2018-07-22T18:37:00Z">
          <w:pPr>
            <w:spacing w:after="0" w:line="360" w:lineRule="auto"/>
          </w:pPr>
        </w:pPrChange>
      </w:pPr>
      <w:ins w:id="2743" w:author="Heleen Devos" w:date="2018-07-22T18:37:00Z">
        <w:del w:id="2744" w:author="Eduardo Gonzalez" w:date="2018-07-30T10:03:00Z">
          <w:r w:rsidDel="00C80F91">
            <w:rPr>
              <w:rFonts w:asciiTheme="minorHAnsi" w:eastAsia="Times New Roman" w:hAnsiTheme="minorHAnsi" w:cs="Courier New"/>
              <w:color w:val="222222"/>
              <w:lang w:val="es-ES" w:eastAsia="es-ES"/>
            </w:rPr>
            <w:delText xml:space="preserve">: </w:delText>
          </w:r>
        </w:del>
      </w:ins>
    </w:p>
    <w:p w14:paraId="2F931C21" w14:textId="1DD89485" w:rsidR="000F4200" w:rsidRPr="004B254B" w:rsidDel="00C80F91" w:rsidRDefault="000F4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745" w:author="Eduardo Gonzalez" w:date="2018-07-30T10:03:00Z"/>
          <w:rFonts w:asciiTheme="minorHAnsi" w:eastAsia="Times New Roman" w:hAnsiTheme="minorHAnsi" w:cs="Courier New"/>
          <w:color w:val="222222"/>
          <w:lang w:val="es-ES" w:eastAsia="es-ES"/>
          <w:rPrChange w:id="2746" w:author="Heleen Devos" w:date="2018-07-22T18:37:00Z">
            <w:rPr>
              <w:del w:id="2747" w:author="Eduardo Gonzalez" w:date="2018-07-30T10:03:00Z"/>
              <w:rFonts w:ascii="Courier New" w:eastAsia="Times New Roman" w:hAnsi="Courier New" w:cs="Courier New"/>
              <w:color w:val="222222"/>
              <w:sz w:val="20"/>
              <w:szCs w:val="20"/>
              <w:lang w:val="es-ES" w:eastAsia="es-ES"/>
            </w:rPr>
          </w:rPrChange>
        </w:rPr>
        <w:pPrChange w:id="2748" w:author="Heleen Devos" w:date="2018-07-22T18:37:00Z">
          <w:pPr>
            <w:spacing w:after="0" w:line="240" w:lineRule="auto"/>
          </w:pPr>
        </w:pPrChange>
      </w:pPr>
      <w:del w:id="2749" w:author="Eduardo Gonzalez" w:date="2018-07-30T10:03:00Z">
        <w:r w:rsidRPr="004B254B" w:rsidDel="00C80F91">
          <w:rPr>
            <w:rFonts w:asciiTheme="minorHAnsi" w:eastAsia="Times New Roman" w:hAnsiTheme="minorHAnsi" w:cs="Courier New"/>
            <w:color w:val="222222"/>
            <w:lang w:val="es-ES" w:eastAsia="es-ES"/>
            <w:rPrChange w:id="2750" w:author="Heleen Devos" w:date="2018-07-22T18:37:00Z">
              <w:rPr>
                <w:rFonts w:ascii="Courier New" w:eastAsia="Times New Roman" w:hAnsi="Courier New" w:cs="Courier New"/>
                <w:color w:val="222222"/>
                <w:sz w:val="20"/>
                <w:szCs w:val="20"/>
                <w:lang w:val="es-ES" w:eastAsia="es-ES"/>
              </w:rPr>
            </w:rPrChange>
          </w:rPr>
          <w:delText>Los fondos recaudados en la Fase Principal se utilizarán para lograr el negocio principal de ERgON y los objetivos</w:delText>
        </w:r>
        <w:r w:rsidR="009916DC" w:rsidRPr="004B254B" w:rsidDel="00C80F91">
          <w:rPr>
            <w:rFonts w:asciiTheme="minorHAnsi" w:eastAsia="Times New Roman" w:hAnsiTheme="minorHAnsi" w:cs="Courier New"/>
            <w:color w:val="222222"/>
            <w:lang w:val="es-ES" w:eastAsia="es-ES"/>
            <w:rPrChange w:id="2751" w:author="Heleen Devos" w:date="2018-07-22T18:37:00Z">
              <w:rPr>
                <w:rFonts w:ascii="Courier New" w:eastAsia="Times New Roman" w:hAnsi="Courier New" w:cs="Courier New"/>
                <w:color w:val="222222"/>
                <w:sz w:val="20"/>
                <w:szCs w:val="20"/>
                <w:lang w:val="es-ES" w:eastAsia="es-ES"/>
              </w:rPr>
            </w:rPrChange>
          </w:rPr>
          <w:delText xml:space="preserve"> acá expuestos que </w:delText>
        </w:r>
        <w:r w:rsidRPr="004B254B" w:rsidDel="00C80F91">
          <w:rPr>
            <w:rFonts w:asciiTheme="minorHAnsi" w:eastAsia="Times New Roman" w:hAnsiTheme="minorHAnsi" w:cs="Courier New"/>
            <w:color w:val="222222"/>
            <w:lang w:val="es-ES" w:eastAsia="es-ES"/>
            <w:rPrChange w:id="2752" w:author="Heleen Devos" w:date="2018-07-22T18:37:00Z">
              <w:rPr>
                <w:rFonts w:ascii="Courier New" w:eastAsia="Times New Roman" w:hAnsi="Courier New" w:cs="Courier New"/>
                <w:color w:val="222222"/>
                <w:sz w:val="20"/>
                <w:szCs w:val="20"/>
                <w:lang w:val="es-ES" w:eastAsia="es-ES"/>
              </w:rPr>
            </w:rPrChange>
          </w:rPr>
          <w:delText>se describe en este Whitepaper.</w:delText>
        </w:r>
      </w:del>
    </w:p>
    <w:p w14:paraId="39AAE09A" w14:textId="120782B5" w:rsidR="000F4200" w:rsidRPr="00A879E9" w:rsidDel="00C80F91" w:rsidRDefault="000F4200"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753" w:author="Eduardo Gonzalez" w:date="2018-07-30T10:03:00Z"/>
          <w:rFonts w:asciiTheme="minorHAnsi" w:eastAsia="Times New Roman" w:hAnsiTheme="minorHAnsi" w:cs="Courier New"/>
          <w:color w:val="222222"/>
          <w:lang w:val="es-ES" w:eastAsia="es-ES"/>
          <w:rPrChange w:id="2754" w:author="Heleen Devos" w:date="2018-07-22T17:42:00Z">
            <w:rPr>
              <w:del w:id="2755" w:author="Eduardo Gonzalez" w:date="2018-07-30T10:03:00Z"/>
              <w:rFonts w:ascii="Courier New" w:eastAsia="Times New Roman" w:hAnsi="Courier New" w:cs="Courier New"/>
              <w:color w:val="222222"/>
              <w:sz w:val="20"/>
              <w:szCs w:val="20"/>
              <w:lang w:val="es-ES" w:eastAsia="es-ES"/>
            </w:rPr>
          </w:rPrChange>
        </w:rPr>
      </w:pPr>
      <w:del w:id="2756" w:author="Eduardo Gonzalez" w:date="2018-07-30T10:03:00Z">
        <w:r w:rsidRPr="00A879E9" w:rsidDel="00C80F91">
          <w:rPr>
            <w:rFonts w:asciiTheme="minorHAnsi" w:eastAsia="Times New Roman" w:hAnsiTheme="minorHAnsi" w:cs="Courier New"/>
            <w:color w:val="222222"/>
            <w:lang w:val="es-ES" w:eastAsia="es-ES"/>
            <w:rPrChange w:id="2757" w:author="Heleen Devos" w:date="2018-07-22T17:42:00Z">
              <w:rPr>
                <w:rFonts w:ascii="Courier New" w:eastAsia="Times New Roman" w:hAnsi="Courier New" w:cs="Courier New"/>
                <w:color w:val="222222"/>
                <w:sz w:val="20"/>
                <w:szCs w:val="20"/>
                <w:lang w:val="es-ES" w:eastAsia="es-ES"/>
              </w:rPr>
            </w:rPrChange>
          </w:rPr>
          <w:delText>Como tal, tenemos la intención de utilizar estos fondos para:</w:delText>
        </w:r>
      </w:del>
    </w:p>
    <w:p w14:paraId="6B7739C7" w14:textId="452E274E" w:rsidR="000F4200" w:rsidRPr="00A879E9" w:rsidDel="00C80F91" w:rsidRDefault="000F4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758" w:author="Eduardo Gonzalez" w:date="2018-07-30T10:03:00Z"/>
          <w:rFonts w:asciiTheme="minorHAnsi" w:eastAsia="Times New Roman" w:hAnsiTheme="minorHAnsi" w:cs="Courier New"/>
          <w:color w:val="222222"/>
          <w:lang w:val="es-ES" w:eastAsia="es-ES"/>
          <w:rPrChange w:id="2759" w:author="Heleen Devos" w:date="2018-07-22T17:42:00Z">
            <w:rPr>
              <w:del w:id="2760" w:author="Eduardo Gonzalez" w:date="2018-07-30T10:03:00Z"/>
              <w:rFonts w:ascii="Courier New" w:eastAsia="Times New Roman" w:hAnsi="Courier New" w:cs="Courier New"/>
              <w:color w:val="222222"/>
              <w:sz w:val="20"/>
              <w:szCs w:val="20"/>
              <w:lang w:val="es-ES" w:eastAsia="es-ES"/>
            </w:rPr>
          </w:rPrChange>
        </w:rPr>
        <w:pPrChange w:id="2761" w:author="Heleen Devos" w:date="2018-07-22T18:37:00Z">
          <w:pPr>
            <w:spacing w:after="0" w:line="360" w:lineRule="auto"/>
          </w:pPr>
        </w:pPrChange>
      </w:pPr>
    </w:p>
    <w:p w14:paraId="57F06C38" w14:textId="147E7127" w:rsidR="000F4200" w:rsidRPr="00A879E9" w:rsidDel="00C80F91" w:rsidRDefault="000F4200"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762" w:author="Eduardo Gonzalez" w:date="2018-07-30T10:03:00Z"/>
          <w:rFonts w:asciiTheme="minorHAnsi" w:eastAsia="Times New Roman" w:hAnsiTheme="minorHAnsi" w:cs="Courier New"/>
          <w:color w:val="222222"/>
          <w:lang w:val="es-ES" w:eastAsia="es-ES"/>
          <w:rPrChange w:id="2763" w:author="Heleen Devos" w:date="2018-07-22T17:42:00Z">
            <w:rPr>
              <w:del w:id="2764" w:author="Eduardo Gonzalez" w:date="2018-07-30T10:03:00Z"/>
              <w:rFonts w:ascii="Courier New" w:eastAsia="Times New Roman" w:hAnsi="Courier New" w:cs="Courier New"/>
              <w:color w:val="222222"/>
              <w:sz w:val="20"/>
              <w:szCs w:val="20"/>
              <w:lang w:val="es-ES" w:eastAsia="es-ES"/>
            </w:rPr>
          </w:rPrChange>
        </w:rPr>
      </w:pPr>
      <w:del w:id="2765" w:author="Eduardo Gonzalez" w:date="2018-07-30T10:03:00Z">
        <w:r w:rsidRPr="00A879E9" w:rsidDel="00C80F91">
          <w:rPr>
            <w:rFonts w:asciiTheme="minorHAnsi" w:eastAsia="Times New Roman" w:hAnsiTheme="minorHAnsi" w:cs="Courier New"/>
            <w:color w:val="222222"/>
            <w:lang w:val="es-ES" w:eastAsia="es-ES"/>
            <w:rPrChange w:id="2766" w:author="Heleen Devos" w:date="2018-07-22T17:42:00Z">
              <w:rPr>
                <w:rFonts w:ascii="Courier New" w:eastAsia="Times New Roman" w:hAnsi="Courier New" w:cs="Courier New"/>
                <w:color w:val="222222"/>
                <w:sz w:val="20"/>
                <w:szCs w:val="20"/>
                <w:lang w:val="es-ES" w:eastAsia="es-ES"/>
              </w:rPr>
            </w:rPrChange>
          </w:rPr>
          <w:delText>• Desarrollo de nuestro ecosistema.</w:delText>
        </w:r>
      </w:del>
    </w:p>
    <w:p w14:paraId="3D7493F5" w14:textId="0BEE78E9" w:rsidR="009916DC" w:rsidRPr="00A879E9" w:rsidDel="00C80F91" w:rsidRDefault="00F82B58"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767" w:author="Eduardo Gonzalez" w:date="2018-07-30T10:03:00Z"/>
          <w:rFonts w:asciiTheme="minorHAnsi" w:eastAsia="Times New Roman" w:hAnsiTheme="minorHAnsi" w:cs="Courier New"/>
          <w:color w:val="222222"/>
          <w:lang w:val="es-ES" w:eastAsia="es-ES"/>
          <w:rPrChange w:id="2768" w:author="Heleen Devos" w:date="2018-07-22T17:42:00Z">
            <w:rPr>
              <w:del w:id="2769" w:author="Eduardo Gonzalez" w:date="2018-07-30T10:03:00Z"/>
              <w:rFonts w:ascii="Courier New" w:eastAsia="Times New Roman" w:hAnsi="Courier New" w:cs="Courier New"/>
              <w:color w:val="222222"/>
              <w:sz w:val="20"/>
              <w:szCs w:val="20"/>
              <w:lang w:val="es-ES" w:eastAsia="es-ES"/>
            </w:rPr>
          </w:rPrChange>
        </w:rPr>
      </w:pPr>
      <w:del w:id="2770" w:author="Eduardo Gonzalez" w:date="2018-07-30T10:03:00Z">
        <w:r w:rsidRPr="00A879E9" w:rsidDel="00C80F91">
          <w:rPr>
            <w:rFonts w:asciiTheme="minorHAnsi" w:eastAsia="Times New Roman" w:hAnsiTheme="minorHAnsi" w:cs="Courier New"/>
            <w:color w:val="222222"/>
            <w:lang w:val="es-ES" w:eastAsia="es-ES"/>
            <w:rPrChange w:id="2771" w:author="Heleen Devos" w:date="2018-07-22T17:42:00Z">
              <w:rPr>
                <w:rFonts w:ascii="Courier New" w:eastAsia="Times New Roman" w:hAnsi="Courier New" w:cs="Courier New"/>
                <w:color w:val="222222"/>
                <w:sz w:val="20"/>
                <w:szCs w:val="20"/>
                <w:lang w:val="es-ES" w:eastAsia="es-ES"/>
              </w:rPr>
            </w:rPrChange>
          </w:rPr>
          <w:delText xml:space="preserve">• </w:delText>
        </w:r>
        <w:r w:rsidR="009916DC" w:rsidRPr="00A879E9" w:rsidDel="00C80F91">
          <w:rPr>
            <w:rFonts w:asciiTheme="minorHAnsi" w:eastAsia="Times New Roman" w:hAnsiTheme="minorHAnsi" w:cs="Courier New"/>
            <w:color w:val="222222"/>
            <w:lang w:val="es-ES" w:eastAsia="es-ES"/>
            <w:rPrChange w:id="2772" w:author="Heleen Devos" w:date="2018-07-22T17:42:00Z">
              <w:rPr>
                <w:rFonts w:ascii="Courier New" w:eastAsia="Times New Roman" w:hAnsi="Courier New" w:cs="Courier New"/>
                <w:color w:val="222222"/>
                <w:sz w:val="20"/>
                <w:szCs w:val="20"/>
                <w:lang w:val="es-ES" w:eastAsia="es-ES"/>
              </w:rPr>
            </w:rPrChange>
          </w:rPr>
          <w:delText>Marketing y publicidad</w:delText>
        </w:r>
        <w:r w:rsidR="00ED6F83" w:rsidRPr="00A879E9" w:rsidDel="00C80F91">
          <w:rPr>
            <w:rFonts w:asciiTheme="minorHAnsi" w:eastAsia="Times New Roman" w:hAnsiTheme="minorHAnsi" w:cs="Courier New"/>
            <w:color w:val="222222"/>
            <w:lang w:val="es-ES" w:eastAsia="es-ES"/>
            <w:rPrChange w:id="2773" w:author="Heleen Devos" w:date="2018-07-22T17:42:00Z">
              <w:rPr>
                <w:rFonts w:ascii="Courier New" w:eastAsia="Times New Roman" w:hAnsi="Courier New" w:cs="Courier New"/>
                <w:color w:val="222222"/>
                <w:sz w:val="20"/>
                <w:szCs w:val="20"/>
                <w:lang w:val="es-ES" w:eastAsia="es-ES"/>
              </w:rPr>
            </w:rPrChange>
          </w:rPr>
          <w:delText>.</w:delText>
        </w:r>
      </w:del>
    </w:p>
    <w:p w14:paraId="3C5D0242" w14:textId="048313F6" w:rsidR="00786FB9" w:rsidRPr="00A879E9" w:rsidDel="00C80F91" w:rsidRDefault="009916D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774" w:author="Eduardo Gonzalez" w:date="2018-07-30T10:03:00Z"/>
          <w:rFonts w:asciiTheme="minorHAnsi" w:eastAsia="Times New Roman" w:hAnsiTheme="minorHAnsi" w:cs="Courier New"/>
          <w:color w:val="222222"/>
          <w:lang w:val="es-ES" w:eastAsia="es-ES"/>
          <w:rPrChange w:id="2775" w:author="Heleen Devos" w:date="2018-07-22T17:42:00Z">
            <w:rPr>
              <w:del w:id="2776" w:author="Eduardo Gonzalez" w:date="2018-07-30T10:03:00Z"/>
              <w:rFonts w:ascii="Courier New" w:eastAsia="Times New Roman" w:hAnsi="Courier New" w:cs="Courier New"/>
              <w:color w:val="222222"/>
              <w:sz w:val="20"/>
              <w:szCs w:val="20"/>
              <w:lang w:val="es-ES" w:eastAsia="es-ES"/>
            </w:rPr>
          </w:rPrChange>
        </w:rPr>
      </w:pPr>
      <w:del w:id="2777" w:author="Eduardo Gonzalez" w:date="2018-07-30T10:03:00Z">
        <w:r w:rsidRPr="00A879E9" w:rsidDel="00C80F91">
          <w:rPr>
            <w:rFonts w:asciiTheme="minorHAnsi" w:eastAsia="Times New Roman" w:hAnsiTheme="minorHAnsi" w:cs="Courier New"/>
            <w:color w:val="222222"/>
            <w:lang w:val="es-ES" w:eastAsia="es-ES"/>
            <w:rPrChange w:id="2778" w:author="Heleen Devos" w:date="2018-07-22T17:42:00Z">
              <w:rPr>
                <w:rFonts w:ascii="Courier New" w:eastAsia="Times New Roman" w:hAnsi="Courier New" w:cs="Courier New"/>
                <w:color w:val="222222"/>
                <w:sz w:val="20"/>
                <w:szCs w:val="20"/>
                <w:lang w:val="es-ES" w:eastAsia="es-ES"/>
              </w:rPr>
            </w:rPrChange>
          </w:rPr>
          <w:delText>• Operaciones y participaciones en charlas o eventos relacionados con Blockchain</w:delText>
        </w:r>
      </w:del>
    </w:p>
    <w:p w14:paraId="572C792A" w14:textId="7FFA6E56" w:rsidR="000F4200" w:rsidRPr="00A879E9" w:rsidDel="00C80F91" w:rsidRDefault="000F4200"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779" w:author="Eduardo Gonzalez" w:date="2018-07-30T10:03:00Z"/>
          <w:rFonts w:asciiTheme="minorHAnsi" w:eastAsia="Times New Roman" w:hAnsiTheme="minorHAnsi" w:cs="Courier New"/>
          <w:color w:val="222222"/>
          <w:lang w:val="es-ES" w:eastAsia="es-ES"/>
          <w:rPrChange w:id="2780" w:author="Heleen Devos" w:date="2018-07-22T17:42:00Z">
            <w:rPr>
              <w:del w:id="2781" w:author="Eduardo Gonzalez" w:date="2018-07-30T10:03:00Z"/>
              <w:rFonts w:ascii="Courier New" w:eastAsia="Times New Roman" w:hAnsi="Courier New" w:cs="Courier New"/>
              <w:color w:val="222222"/>
              <w:sz w:val="20"/>
              <w:szCs w:val="20"/>
              <w:lang w:val="es-ES" w:eastAsia="es-ES"/>
            </w:rPr>
          </w:rPrChange>
        </w:rPr>
      </w:pPr>
      <w:del w:id="2782" w:author="Eduardo Gonzalez" w:date="2018-07-30T10:03:00Z">
        <w:r w:rsidRPr="00A879E9" w:rsidDel="00C80F91">
          <w:rPr>
            <w:rFonts w:asciiTheme="minorHAnsi" w:eastAsia="Times New Roman" w:hAnsiTheme="minorHAnsi" w:cs="Courier New"/>
            <w:color w:val="222222"/>
            <w:lang w:val="es-ES" w:eastAsia="es-ES"/>
            <w:rPrChange w:id="2783" w:author="Heleen Devos" w:date="2018-07-22T17:42:00Z">
              <w:rPr>
                <w:rFonts w:ascii="Courier New" w:eastAsia="Times New Roman" w:hAnsi="Courier New" w:cs="Courier New"/>
                <w:color w:val="222222"/>
                <w:sz w:val="20"/>
                <w:szCs w:val="20"/>
                <w:lang w:val="es-ES" w:eastAsia="es-ES"/>
              </w:rPr>
            </w:rPrChange>
          </w:rPr>
          <w:delText xml:space="preserve">• </w:delText>
        </w:r>
        <w:r w:rsidR="00786FB9" w:rsidRPr="00A879E9" w:rsidDel="00C80F91">
          <w:rPr>
            <w:rFonts w:asciiTheme="minorHAnsi" w:eastAsia="Times New Roman" w:hAnsiTheme="minorHAnsi" w:cs="Courier New"/>
            <w:color w:val="222222"/>
            <w:lang w:val="es-ES" w:eastAsia="es-ES"/>
            <w:rPrChange w:id="2784" w:author="Heleen Devos" w:date="2018-07-22T17:42:00Z">
              <w:rPr>
                <w:rFonts w:ascii="Courier New" w:eastAsia="Times New Roman" w:hAnsi="Courier New" w:cs="Courier New"/>
                <w:color w:val="222222"/>
                <w:sz w:val="20"/>
                <w:szCs w:val="20"/>
                <w:lang w:val="es-ES" w:eastAsia="es-ES"/>
              </w:rPr>
            </w:rPrChange>
          </w:rPr>
          <w:delText>Recursos Humanos</w:delText>
        </w:r>
        <w:r w:rsidR="009916DC" w:rsidRPr="00A879E9" w:rsidDel="00C80F91">
          <w:rPr>
            <w:rFonts w:asciiTheme="minorHAnsi" w:eastAsia="Times New Roman" w:hAnsiTheme="minorHAnsi" w:cs="Courier New"/>
            <w:color w:val="222222"/>
            <w:lang w:val="es-ES" w:eastAsia="es-ES"/>
            <w:rPrChange w:id="2785" w:author="Heleen Devos" w:date="2018-07-22T17:42:00Z">
              <w:rPr>
                <w:rFonts w:ascii="Courier New" w:eastAsia="Times New Roman" w:hAnsi="Courier New" w:cs="Courier New"/>
                <w:color w:val="222222"/>
                <w:sz w:val="20"/>
                <w:szCs w:val="20"/>
                <w:lang w:val="es-ES" w:eastAsia="es-ES"/>
              </w:rPr>
            </w:rPrChange>
          </w:rPr>
          <w:delText xml:space="preserve"> y asesorías externas necesarias para evaluaciones</w:delText>
        </w:r>
        <w:r w:rsidR="00786FB9" w:rsidRPr="00A879E9" w:rsidDel="00C80F91">
          <w:rPr>
            <w:rFonts w:asciiTheme="minorHAnsi" w:eastAsia="Times New Roman" w:hAnsiTheme="minorHAnsi" w:cs="Courier New"/>
            <w:color w:val="222222"/>
            <w:lang w:val="es-ES" w:eastAsia="es-ES"/>
            <w:rPrChange w:id="2786" w:author="Heleen Devos" w:date="2018-07-22T17:42:00Z">
              <w:rPr>
                <w:rFonts w:ascii="Courier New" w:eastAsia="Times New Roman" w:hAnsi="Courier New" w:cs="Courier New"/>
                <w:color w:val="222222"/>
                <w:sz w:val="20"/>
                <w:szCs w:val="20"/>
                <w:lang w:val="es-ES" w:eastAsia="es-ES"/>
              </w:rPr>
            </w:rPrChange>
          </w:rPr>
          <w:delText xml:space="preserve"> </w:delText>
        </w:r>
        <w:r w:rsidR="00ED6F83" w:rsidRPr="00A879E9" w:rsidDel="00C80F91">
          <w:rPr>
            <w:rFonts w:asciiTheme="minorHAnsi" w:eastAsia="Times New Roman" w:hAnsiTheme="minorHAnsi" w:cs="Courier New"/>
            <w:color w:val="222222"/>
            <w:lang w:val="es-ES" w:eastAsia="es-ES"/>
            <w:rPrChange w:id="2787" w:author="Heleen Devos" w:date="2018-07-22T17:42:00Z">
              <w:rPr>
                <w:rFonts w:ascii="Courier New" w:eastAsia="Times New Roman" w:hAnsi="Courier New" w:cs="Courier New"/>
                <w:color w:val="222222"/>
                <w:sz w:val="20"/>
                <w:szCs w:val="20"/>
                <w:lang w:val="es-ES" w:eastAsia="es-ES"/>
              </w:rPr>
            </w:rPrChange>
          </w:rPr>
          <w:delText>de campañas</w:delText>
        </w:r>
      </w:del>
    </w:p>
    <w:p w14:paraId="60311C45" w14:textId="3C7DD731" w:rsidR="009916DC" w:rsidRPr="00A879E9" w:rsidDel="00C80F91" w:rsidRDefault="009916D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788" w:author="Eduardo Gonzalez" w:date="2018-07-30T10:03:00Z"/>
          <w:rFonts w:asciiTheme="minorHAnsi" w:eastAsia="Times New Roman" w:hAnsiTheme="minorHAnsi" w:cs="Courier New"/>
          <w:color w:val="222222"/>
          <w:lang w:val="es-ES" w:eastAsia="es-ES"/>
          <w:rPrChange w:id="2789" w:author="Heleen Devos" w:date="2018-07-22T17:42:00Z">
            <w:rPr>
              <w:del w:id="2790" w:author="Eduardo Gonzalez" w:date="2018-07-30T10:03:00Z"/>
              <w:rFonts w:ascii="Courier New" w:eastAsia="Times New Roman" w:hAnsi="Courier New" w:cs="Courier New"/>
              <w:color w:val="222222"/>
              <w:sz w:val="20"/>
              <w:szCs w:val="20"/>
              <w:lang w:val="es-ES" w:eastAsia="es-ES"/>
            </w:rPr>
          </w:rPrChange>
        </w:rPr>
      </w:pPr>
      <w:del w:id="2791" w:author="Eduardo Gonzalez" w:date="2018-07-30T10:03:00Z">
        <w:r w:rsidRPr="00A879E9" w:rsidDel="00C80F91">
          <w:rPr>
            <w:rFonts w:asciiTheme="minorHAnsi" w:eastAsia="Times New Roman" w:hAnsiTheme="minorHAnsi" w:cs="Courier New"/>
            <w:color w:val="222222"/>
            <w:lang w:val="es-ES" w:eastAsia="es-ES"/>
            <w:rPrChange w:id="2792" w:author="Heleen Devos" w:date="2018-07-22T17:42:00Z">
              <w:rPr>
                <w:rFonts w:ascii="Courier New" w:eastAsia="Times New Roman" w:hAnsi="Courier New" w:cs="Courier New"/>
                <w:color w:val="222222"/>
                <w:sz w:val="20"/>
                <w:szCs w:val="20"/>
                <w:lang w:val="es-ES" w:eastAsia="es-ES"/>
              </w:rPr>
            </w:rPrChange>
          </w:rPr>
          <w:delText>• Difusión y todo lo que signifique aumentar la cantidad de colaboradores estratégicos para el Ecosistema Ergon.</w:delText>
        </w:r>
      </w:del>
    </w:p>
    <w:p w14:paraId="57165F01" w14:textId="42B552DC" w:rsidR="00ED6F83" w:rsidRPr="00A879E9" w:rsidDel="00C80F91" w:rsidRDefault="00ED6F83"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793" w:author="Eduardo Gonzalez" w:date="2018-07-30T10:03:00Z"/>
          <w:rFonts w:asciiTheme="minorHAnsi" w:eastAsia="Times New Roman" w:hAnsiTheme="minorHAnsi" w:cs="Courier New"/>
          <w:color w:val="222222"/>
          <w:lang w:val="es-ES" w:eastAsia="es-ES"/>
          <w:rPrChange w:id="2794" w:author="Heleen Devos" w:date="2018-07-22T17:42:00Z">
            <w:rPr>
              <w:del w:id="2795" w:author="Eduardo Gonzalez" w:date="2018-07-30T10:03:00Z"/>
              <w:rFonts w:ascii="Courier New" w:eastAsia="Times New Roman" w:hAnsi="Courier New" w:cs="Courier New"/>
              <w:color w:val="222222"/>
              <w:sz w:val="20"/>
              <w:szCs w:val="20"/>
              <w:lang w:val="es-ES" w:eastAsia="es-ES"/>
            </w:rPr>
          </w:rPrChange>
        </w:rPr>
      </w:pPr>
    </w:p>
    <w:p w14:paraId="10477E56" w14:textId="32F32291" w:rsidR="009916DC" w:rsidRPr="00A879E9" w:rsidDel="00C80F91" w:rsidRDefault="00ED6F83"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796" w:author="Eduardo Gonzalez" w:date="2018-07-30T10:03:00Z"/>
          <w:rFonts w:asciiTheme="minorHAnsi" w:eastAsia="Times New Roman" w:hAnsiTheme="minorHAnsi" w:cs="Courier New"/>
          <w:color w:val="222222"/>
          <w:lang w:val="es-ES" w:eastAsia="es-ES"/>
          <w:rPrChange w:id="2797" w:author="Heleen Devos" w:date="2018-07-22T17:42:00Z">
            <w:rPr>
              <w:del w:id="2798" w:author="Eduardo Gonzalez" w:date="2018-07-30T10:03:00Z"/>
              <w:rFonts w:ascii="Courier New" w:eastAsia="Times New Roman" w:hAnsi="Courier New" w:cs="Courier New"/>
              <w:color w:val="222222"/>
              <w:sz w:val="20"/>
              <w:szCs w:val="20"/>
              <w:lang w:val="es-ES" w:eastAsia="es-ES"/>
            </w:rPr>
          </w:rPrChange>
        </w:rPr>
      </w:pPr>
      <w:del w:id="2799" w:author="Eduardo Gonzalez" w:date="2018-07-30T10:03:00Z">
        <w:r w:rsidRPr="00A879E9" w:rsidDel="00C80F91">
          <w:rPr>
            <w:rFonts w:asciiTheme="minorHAnsi" w:eastAsia="Times New Roman" w:hAnsiTheme="minorHAnsi" w:cs="Courier New"/>
            <w:noProof/>
            <w:color w:val="222222"/>
            <w:rPrChange w:id="2800" w:author="Unknown">
              <w:rPr>
                <w:rFonts w:ascii="Courier New" w:eastAsia="Times New Roman" w:hAnsi="Courier New" w:cs="Courier New"/>
                <w:noProof/>
                <w:color w:val="222222"/>
                <w:sz w:val="20"/>
                <w:szCs w:val="20"/>
              </w:rPr>
            </w:rPrChange>
          </w:rPr>
          <w:drawing>
            <wp:anchor distT="0" distB="0" distL="114300" distR="114300" simplePos="0" relativeHeight="251656704" behindDoc="1" locked="0" layoutInCell="1" allowOverlap="1" wp14:anchorId="7835E485" wp14:editId="468CB70E">
              <wp:simplePos x="0" y="0"/>
              <wp:positionH relativeFrom="column">
                <wp:posOffset>533856</wp:posOffset>
              </wp:positionH>
              <wp:positionV relativeFrom="paragraph">
                <wp:posOffset>142725</wp:posOffset>
              </wp:positionV>
              <wp:extent cx="5057140" cy="2723515"/>
              <wp:effectExtent l="0" t="0" r="0" b="635"/>
              <wp:wrapThrough wrapText="bothSides">
                <wp:wrapPolygon edited="0">
                  <wp:start x="0" y="0"/>
                  <wp:lineTo x="0" y="21454"/>
                  <wp:lineTo x="21481" y="21454"/>
                  <wp:lineTo x="21481"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7140" cy="2723515"/>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21C65BF9" w14:textId="3481DBA2" w:rsidR="009916DC" w:rsidRPr="00A879E9" w:rsidDel="00C80F91" w:rsidRDefault="009916D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801" w:author="Eduardo Gonzalez" w:date="2018-07-30T10:03:00Z"/>
          <w:rFonts w:asciiTheme="minorHAnsi" w:eastAsia="Times New Roman" w:hAnsiTheme="minorHAnsi" w:cs="Courier New"/>
          <w:color w:val="222222"/>
          <w:lang w:val="es-ES" w:eastAsia="es-ES"/>
          <w:rPrChange w:id="2802" w:author="Heleen Devos" w:date="2018-07-22T17:42:00Z">
            <w:rPr>
              <w:del w:id="2803" w:author="Eduardo Gonzalez" w:date="2018-07-30T10:03:00Z"/>
              <w:rFonts w:ascii="Courier New" w:eastAsia="Times New Roman" w:hAnsi="Courier New" w:cs="Courier New"/>
              <w:color w:val="222222"/>
              <w:sz w:val="20"/>
              <w:szCs w:val="20"/>
              <w:lang w:val="es-ES" w:eastAsia="es-ES"/>
            </w:rPr>
          </w:rPrChange>
        </w:rPr>
      </w:pPr>
    </w:p>
    <w:p w14:paraId="51C311CF" w14:textId="74D3B036" w:rsidR="00F82B58" w:rsidRPr="00A879E9" w:rsidDel="00C80F91" w:rsidRDefault="00F82B58"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804" w:author="Eduardo Gonzalez" w:date="2018-07-30T10:03:00Z"/>
          <w:rFonts w:asciiTheme="minorHAnsi" w:eastAsia="Times New Roman" w:hAnsiTheme="minorHAnsi" w:cs="Courier New"/>
          <w:color w:val="222222"/>
          <w:lang w:eastAsia="es-ES"/>
          <w:rPrChange w:id="2805" w:author="Heleen Devos" w:date="2018-07-22T17:42:00Z">
            <w:rPr>
              <w:del w:id="2806" w:author="Eduardo Gonzalez" w:date="2018-07-30T10:03:00Z"/>
              <w:rFonts w:ascii="Courier New" w:eastAsia="Times New Roman" w:hAnsi="Courier New" w:cs="Courier New"/>
              <w:color w:val="222222"/>
              <w:sz w:val="20"/>
              <w:szCs w:val="20"/>
              <w:lang w:eastAsia="es-ES"/>
            </w:rPr>
          </w:rPrChange>
        </w:rPr>
      </w:pPr>
    </w:p>
    <w:p w14:paraId="438F0E70" w14:textId="781C0A10" w:rsidR="00027F8A" w:rsidRPr="00A879E9" w:rsidDel="00C80F91" w:rsidRDefault="00027F8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807" w:author="Eduardo Gonzalez" w:date="2018-07-30T10:03:00Z"/>
          <w:rFonts w:asciiTheme="minorHAnsi" w:hAnsiTheme="minorHAnsi"/>
          <w:lang w:val="es-ES"/>
          <w:rPrChange w:id="2808" w:author="Heleen Devos" w:date="2018-07-22T17:42:00Z">
            <w:rPr>
              <w:del w:id="2809" w:author="Eduardo Gonzalez" w:date="2018-07-30T10:03:00Z"/>
              <w:lang w:val="es-ES"/>
            </w:rPr>
          </w:rPrChange>
        </w:rPr>
      </w:pPr>
    </w:p>
    <w:p w14:paraId="6229A92A" w14:textId="66BB1127" w:rsidR="00027F8A" w:rsidRPr="00A879E9" w:rsidDel="00C80F91" w:rsidRDefault="00027F8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810" w:author="Eduardo Gonzalez" w:date="2018-07-30T10:03:00Z"/>
          <w:rFonts w:asciiTheme="minorHAnsi" w:hAnsiTheme="minorHAnsi"/>
          <w:rPrChange w:id="2811" w:author="Heleen Devos" w:date="2018-07-22T17:42:00Z">
            <w:rPr>
              <w:del w:id="2812" w:author="Eduardo Gonzalez" w:date="2018-07-30T10:03:00Z"/>
            </w:rPr>
          </w:rPrChange>
        </w:rPr>
      </w:pPr>
    </w:p>
    <w:p w14:paraId="734B9F39" w14:textId="318E036C" w:rsidR="00027F8A" w:rsidRPr="00A879E9" w:rsidDel="00C80F91" w:rsidRDefault="00027F8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813" w:author="Eduardo Gonzalez" w:date="2018-07-30T10:03:00Z"/>
          <w:rFonts w:asciiTheme="minorHAnsi" w:hAnsiTheme="minorHAnsi"/>
          <w:rPrChange w:id="2814" w:author="Heleen Devos" w:date="2018-07-22T17:42:00Z">
            <w:rPr>
              <w:del w:id="2815" w:author="Eduardo Gonzalez" w:date="2018-07-30T10:03:00Z"/>
            </w:rPr>
          </w:rPrChange>
        </w:rPr>
      </w:pPr>
    </w:p>
    <w:p w14:paraId="37284E49" w14:textId="3026228C" w:rsidR="00027F8A" w:rsidRPr="00A879E9" w:rsidDel="00C80F91" w:rsidRDefault="00027F8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816" w:author="Eduardo Gonzalez" w:date="2018-07-30T10:03:00Z"/>
          <w:rFonts w:asciiTheme="minorHAnsi" w:hAnsiTheme="minorHAnsi"/>
          <w:rPrChange w:id="2817" w:author="Heleen Devos" w:date="2018-07-22T17:42:00Z">
            <w:rPr>
              <w:del w:id="2818" w:author="Eduardo Gonzalez" w:date="2018-07-30T10:03:00Z"/>
            </w:rPr>
          </w:rPrChange>
        </w:rPr>
      </w:pPr>
    </w:p>
    <w:p w14:paraId="205014AC" w14:textId="4208264E" w:rsidR="00027F8A" w:rsidRPr="00A879E9" w:rsidDel="00C80F91" w:rsidRDefault="00027F8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819" w:author="Eduardo Gonzalez" w:date="2018-07-30T10:03:00Z"/>
          <w:rFonts w:asciiTheme="minorHAnsi" w:hAnsiTheme="minorHAnsi"/>
          <w:rPrChange w:id="2820" w:author="Heleen Devos" w:date="2018-07-22T17:42:00Z">
            <w:rPr>
              <w:del w:id="2821" w:author="Eduardo Gonzalez" w:date="2018-07-30T10:03:00Z"/>
            </w:rPr>
          </w:rPrChange>
        </w:rPr>
      </w:pPr>
    </w:p>
    <w:p w14:paraId="3B35CF45" w14:textId="4DB2692F" w:rsidR="00027F8A" w:rsidRPr="00A879E9" w:rsidDel="00C80F91" w:rsidRDefault="00027F8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822" w:author="Eduardo Gonzalez" w:date="2018-07-30T10:03:00Z"/>
          <w:rFonts w:asciiTheme="minorHAnsi" w:hAnsiTheme="minorHAnsi"/>
          <w:rPrChange w:id="2823" w:author="Heleen Devos" w:date="2018-07-22T17:42:00Z">
            <w:rPr>
              <w:del w:id="2824" w:author="Eduardo Gonzalez" w:date="2018-07-30T10:03:00Z"/>
            </w:rPr>
          </w:rPrChange>
        </w:rPr>
      </w:pPr>
    </w:p>
    <w:p w14:paraId="1A5D5A2B" w14:textId="507A0AA9" w:rsidR="00027F8A" w:rsidRPr="00A879E9" w:rsidDel="00C80F91" w:rsidRDefault="00027F8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825" w:author="Eduardo Gonzalez" w:date="2018-07-30T10:03:00Z"/>
          <w:rFonts w:asciiTheme="minorHAnsi" w:hAnsiTheme="minorHAnsi"/>
          <w:rPrChange w:id="2826" w:author="Heleen Devos" w:date="2018-07-22T17:42:00Z">
            <w:rPr>
              <w:del w:id="2827" w:author="Eduardo Gonzalez" w:date="2018-07-30T10:03:00Z"/>
            </w:rPr>
          </w:rPrChange>
        </w:rPr>
      </w:pPr>
    </w:p>
    <w:p w14:paraId="0A58DDC5" w14:textId="74F7E662" w:rsidR="00ED6F83" w:rsidRPr="00A879E9" w:rsidDel="00C80F91" w:rsidRDefault="00ED6F83"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828" w:author="Eduardo Gonzalez" w:date="2018-07-30T10:03:00Z"/>
          <w:rFonts w:asciiTheme="minorHAnsi" w:hAnsiTheme="minorHAnsi"/>
          <w:rPrChange w:id="2829" w:author="Heleen Devos" w:date="2018-07-22T17:42:00Z">
            <w:rPr>
              <w:del w:id="2830" w:author="Eduardo Gonzalez" w:date="2018-07-30T10:03:00Z"/>
            </w:rPr>
          </w:rPrChange>
        </w:rPr>
      </w:pPr>
    </w:p>
    <w:p w14:paraId="0E40803F" w14:textId="654E3A81" w:rsidR="00027F8A" w:rsidRPr="00A879E9" w:rsidDel="00C80F91" w:rsidRDefault="00027F8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831" w:author="Eduardo Gonzalez" w:date="2018-07-30T10:03:00Z"/>
          <w:rFonts w:asciiTheme="minorHAnsi" w:hAnsiTheme="minorHAnsi"/>
          <w:rPrChange w:id="2832" w:author="Heleen Devos" w:date="2018-07-22T17:42:00Z">
            <w:rPr>
              <w:del w:id="2833" w:author="Eduardo Gonzalez" w:date="2018-07-30T10:03:00Z"/>
            </w:rPr>
          </w:rPrChange>
        </w:rPr>
      </w:pPr>
    </w:p>
    <w:p w14:paraId="5B84B4C5" w14:textId="05275F47" w:rsidR="00027F8A" w:rsidRPr="00A879E9" w:rsidDel="00C80F91" w:rsidRDefault="00027F8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834" w:author="Eduardo Gonzalez" w:date="2018-07-30T10:03:00Z"/>
          <w:rFonts w:asciiTheme="minorHAnsi" w:hAnsiTheme="minorHAnsi"/>
          <w:rPrChange w:id="2835" w:author="Heleen Devos" w:date="2018-07-22T17:42:00Z">
            <w:rPr>
              <w:del w:id="2836" w:author="Eduardo Gonzalez" w:date="2018-07-30T10:03:00Z"/>
            </w:rPr>
          </w:rPrChange>
        </w:rPr>
      </w:pPr>
    </w:p>
    <w:p w14:paraId="0D17D923" w14:textId="527ED64C" w:rsidR="00ED6F83" w:rsidRPr="00A879E9" w:rsidDel="00C80F91" w:rsidRDefault="00ED6F83"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837" w:author="Eduardo Gonzalez" w:date="2018-07-30T10:03:00Z"/>
          <w:rFonts w:asciiTheme="minorHAnsi" w:hAnsiTheme="minorHAnsi"/>
          <w:rPrChange w:id="2838" w:author="Heleen Devos" w:date="2018-07-22T17:42:00Z">
            <w:rPr>
              <w:del w:id="2839" w:author="Eduardo Gonzalez" w:date="2018-07-30T10:03:00Z"/>
            </w:rPr>
          </w:rPrChange>
        </w:rPr>
      </w:pPr>
    </w:p>
    <w:p w14:paraId="66F1D8F2" w14:textId="0789AD7A" w:rsidR="00ED6F83" w:rsidRPr="00A879E9" w:rsidDel="00C80F91" w:rsidRDefault="00ED6F83"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840" w:author="Eduardo Gonzalez" w:date="2018-07-30T10:03:00Z"/>
          <w:rFonts w:asciiTheme="minorHAnsi" w:eastAsia="Times New Roman" w:hAnsiTheme="minorHAnsi" w:cs="Courier New"/>
          <w:color w:val="222222"/>
          <w:lang w:eastAsia="es-ES"/>
          <w:rPrChange w:id="2841" w:author="Heleen Devos" w:date="2018-07-22T17:42:00Z">
            <w:rPr>
              <w:del w:id="2842" w:author="Eduardo Gonzalez" w:date="2018-07-30T10:03:00Z"/>
              <w:rFonts w:ascii="Courier New" w:eastAsia="Times New Roman" w:hAnsi="Courier New" w:cs="Courier New"/>
              <w:color w:val="222222"/>
              <w:sz w:val="20"/>
              <w:szCs w:val="20"/>
              <w:lang w:eastAsia="es-ES"/>
            </w:rPr>
          </w:rPrChange>
        </w:rPr>
      </w:pPr>
      <w:del w:id="2843" w:author="Eduardo Gonzalez" w:date="2018-07-30T10:03:00Z">
        <w:r w:rsidRPr="00A879E9" w:rsidDel="00C80F91">
          <w:rPr>
            <w:rFonts w:asciiTheme="minorHAnsi" w:eastAsia="Times New Roman" w:hAnsiTheme="minorHAnsi" w:cs="Courier New"/>
            <w:color w:val="222222"/>
            <w:lang w:eastAsia="es-ES"/>
            <w:rPrChange w:id="2844" w:author="Heleen Devos" w:date="2018-07-22T17:42:00Z">
              <w:rPr>
                <w:rFonts w:ascii="Courier New" w:eastAsia="Times New Roman" w:hAnsi="Courier New" w:cs="Courier New"/>
                <w:color w:val="222222"/>
                <w:sz w:val="20"/>
                <w:szCs w:val="20"/>
                <w:lang w:eastAsia="es-ES"/>
              </w:rPr>
            </w:rPrChange>
          </w:rPr>
          <w:delText xml:space="preserve">En este escenario, apuntaríamos a una cantidad de mercados específicos basados </w:delText>
        </w:r>
        <w:r w:rsidRPr="00A879E9" w:rsidDel="00C80F91">
          <w:rPr>
            <w:rFonts w:asciiTheme="minorHAnsi" w:eastAsia="Times New Roman" w:hAnsiTheme="minorHAnsi" w:cs="Cambria Math"/>
            <w:color w:val="222222"/>
            <w:lang w:eastAsia="es-ES"/>
            <w:rPrChange w:id="2845" w:author="Heleen Devos" w:date="2018-07-22T17:42:00Z">
              <w:rPr>
                <w:rFonts w:ascii="Cambria Math" w:eastAsia="Times New Roman" w:hAnsi="Cambria Math" w:cs="Cambria Math"/>
                <w:color w:val="222222"/>
                <w:sz w:val="20"/>
                <w:szCs w:val="20"/>
                <w:lang w:eastAsia="es-ES"/>
              </w:rPr>
            </w:rPrChange>
          </w:rPr>
          <w:delText>​​</w:delText>
        </w:r>
        <w:r w:rsidRPr="00A879E9" w:rsidDel="00C80F91">
          <w:rPr>
            <w:rFonts w:asciiTheme="minorHAnsi" w:eastAsia="Times New Roman" w:hAnsiTheme="minorHAnsi" w:cs="Courier New"/>
            <w:color w:val="222222"/>
            <w:lang w:eastAsia="es-ES"/>
            <w:rPrChange w:id="2846" w:author="Heleen Devos" w:date="2018-07-22T17:42:00Z">
              <w:rPr>
                <w:rFonts w:ascii="Courier New" w:eastAsia="Times New Roman" w:hAnsi="Courier New" w:cs="Courier New"/>
                <w:color w:val="222222"/>
                <w:sz w:val="20"/>
                <w:szCs w:val="20"/>
                <w:lang w:eastAsia="es-ES"/>
              </w:rPr>
            </w:rPrChange>
          </w:rPr>
          <w:delText>en el potencial de adopción de las criptomonedas, la presencia de otras plataformas, familiarizadas con el crowdfunding y la accesibilidad a fondos de inversión.</w:delText>
        </w:r>
      </w:del>
    </w:p>
    <w:p w14:paraId="671CB5D2" w14:textId="6AADCF40" w:rsidR="00ED6F83" w:rsidRPr="00A879E9" w:rsidDel="00C80F91" w:rsidRDefault="00ED6F83"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847" w:author="Eduardo Gonzalez" w:date="2018-07-30T10:03:00Z"/>
          <w:rFonts w:asciiTheme="minorHAnsi" w:eastAsia="Times New Roman" w:hAnsiTheme="minorHAnsi" w:cs="Courier New"/>
          <w:color w:val="222222"/>
          <w:lang w:eastAsia="es-ES"/>
          <w:rPrChange w:id="2848" w:author="Heleen Devos" w:date="2018-07-22T17:42:00Z">
            <w:rPr>
              <w:del w:id="2849" w:author="Eduardo Gonzalez" w:date="2018-07-30T10:03:00Z"/>
              <w:rFonts w:ascii="Courier New" w:eastAsia="Times New Roman" w:hAnsi="Courier New" w:cs="Courier New"/>
              <w:color w:val="222222"/>
              <w:sz w:val="20"/>
              <w:szCs w:val="20"/>
              <w:lang w:eastAsia="es-ES"/>
            </w:rPr>
          </w:rPrChange>
        </w:rPr>
      </w:pPr>
      <w:del w:id="2850" w:author="Eduardo Gonzalez" w:date="2018-07-30T10:03:00Z">
        <w:r w:rsidRPr="00A879E9" w:rsidDel="00C80F91">
          <w:rPr>
            <w:rFonts w:asciiTheme="minorHAnsi" w:eastAsia="Times New Roman" w:hAnsiTheme="minorHAnsi" w:cs="Courier New"/>
            <w:color w:val="222222"/>
            <w:lang w:eastAsia="es-ES"/>
            <w:rPrChange w:id="2851" w:author="Heleen Devos" w:date="2018-07-22T17:42:00Z">
              <w:rPr>
                <w:rFonts w:ascii="Courier New" w:eastAsia="Times New Roman" w:hAnsi="Courier New" w:cs="Courier New"/>
                <w:color w:val="222222"/>
                <w:sz w:val="20"/>
                <w:szCs w:val="20"/>
                <w:lang w:eastAsia="es-ES"/>
              </w:rPr>
            </w:rPrChange>
          </w:rPr>
          <w:delText>Esencialmente, una recaudación de fondos de USD xxxxxx nos da los recursos para validar nuestro modelo de negocio y generar la tracción necesaria para el éxito.</w:delText>
        </w:r>
      </w:del>
    </w:p>
    <w:p w14:paraId="5378276F" w14:textId="21FBDDDA" w:rsidR="00ED6F83" w:rsidRPr="00A879E9" w:rsidDel="00C80F91" w:rsidRDefault="00ED6F83"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852" w:author="Eduardo Gonzalez" w:date="2018-07-30T10:03:00Z"/>
          <w:rFonts w:asciiTheme="minorHAnsi" w:eastAsia="Times New Roman" w:hAnsiTheme="minorHAnsi" w:cs="Courier New"/>
          <w:color w:val="222222"/>
          <w:lang w:eastAsia="es-ES"/>
          <w:rPrChange w:id="2853" w:author="Heleen Devos" w:date="2018-07-22T17:42:00Z">
            <w:rPr>
              <w:del w:id="2854" w:author="Eduardo Gonzalez" w:date="2018-07-30T10:03:00Z"/>
              <w:rFonts w:ascii="Courier New" w:eastAsia="Times New Roman" w:hAnsi="Courier New" w:cs="Courier New"/>
              <w:color w:val="222222"/>
              <w:sz w:val="20"/>
              <w:szCs w:val="20"/>
              <w:lang w:eastAsia="es-ES"/>
            </w:rPr>
          </w:rPrChange>
        </w:rPr>
      </w:pPr>
      <w:del w:id="2855" w:author="Eduardo Gonzalez" w:date="2018-07-30T10:03:00Z">
        <w:r w:rsidRPr="00A879E9" w:rsidDel="00C80F91">
          <w:rPr>
            <w:rFonts w:asciiTheme="minorHAnsi" w:eastAsia="Times New Roman" w:hAnsiTheme="minorHAnsi" w:cs="Courier New"/>
            <w:color w:val="222222"/>
            <w:lang w:eastAsia="es-ES"/>
            <w:rPrChange w:id="2856" w:author="Heleen Devos" w:date="2018-07-22T17:42:00Z">
              <w:rPr>
                <w:rFonts w:ascii="Courier New" w:eastAsia="Times New Roman" w:hAnsi="Courier New" w:cs="Courier New"/>
                <w:color w:val="222222"/>
                <w:sz w:val="20"/>
                <w:szCs w:val="20"/>
                <w:lang w:eastAsia="es-ES"/>
              </w:rPr>
            </w:rPrChange>
          </w:rPr>
          <w:delText>Produciríamos una compilación temprana con tecnología escalable y un enfoque de mercado que es mensurable e iterativo.</w:delText>
        </w:r>
      </w:del>
    </w:p>
    <w:p w14:paraId="438DA79D" w14:textId="3FC9263E" w:rsidR="00ED6F83" w:rsidRPr="00A879E9" w:rsidDel="00C80F91" w:rsidRDefault="00ED6F83"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857" w:author="Eduardo Gonzalez" w:date="2018-07-30T10:03:00Z"/>
          <w:rFonts w:asciiTheme="minorHAnsi" w:hAnsiTheme="minorHAnsi"/>
          <w:color w:val="222222"/>
          <w:rPrChange w:id="2858" w:author="Heleen Devos" w:date="2018-07-22T17:42:00Z">
            <w:rPr>
              <w:del w:id="2859" w:author="Eduardo Gonzalez" w:date="2018-07-30T10:03:00Z"/>
              <w:color w:val="222222"/>
            </w:rPr>
          </w:rPrChange>
        </w:rPr>
      </w:pPr>
      <w:del w:id="2860" w:author="Eduardo Gonzalez" w:date="2018-07-30T10:03:00Z">
        <w:r w:rsidRPr="00A879E9" w:rsidDel="00C80F91">
          <w:rPr>
            <w:rFonts w:asciiTheme="minorHAnsi" w:hAnsiTheme="minorHAnsi"/>
            <w:color w:val="222222"/>
            <w:rPrChange w:id="2861" w:author="Heleen Devos" w:date="2018-07-22T17:42:00Z">
              <w:rPr>
                <w:color w:val="222222"/>
              </w:rPr>
            </w:rPrChange>
          </w:rPr>
          <w:delText>Desde esta posición robusta, usaríamos los tokens de reserva de la compañía para aumentar más capital para alcanzar nuestra meta de una plataforma global.</w:delText>
        </w:r>
      </w:del>
    </w:p>
    <w:p w14:paraId="2C640728" w14:textId="22CD016D" w:rsidR="00ED6F83" w:rsidRPr="00A879E9" w:rsidDel="00C80F91" w:rsidRDefault="00ED6F83"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862" w:author="Eduardo Gonzalez" w:date="2018-07-30T10:03:00Z"/>
          <w:rFonts w:asciiTheme="minorHAnsi" w:hAnsiTheme="minorHAnsi"/>
          <w:lang w:val="es-ES"/>
          <w:rPrChange w:id="2863" w:author="Heleen Devos" w:date="2018-07-22T17:42:00Z">
            <w:rPr>
              <w:del w:id="2864" w:author="Eduardo Gonzalez" w:date="2018-07-30T10:03:00Z"/>
              <w:lang w:val="es-ES"/>
            </w:rPr>
          </w:rPrChange>
        </w:rPr>
      </w:pPr>
    </w:p>
    <w:p w14:paraId="14734A33" w14:textId="2DBC7177" w:rsidR="00ED6F83" w:rsidRPr="00A879E9" w:rsidDel="00C80F91" w:rsidRDefault="00ED6F83"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865" w:author="Eduardo Gonzalez" w:date="2018-07-30T10:03:00Z"/>
          <w:rFonts w:asciiTheme="minorHAnsi" w:hAnsiTheme="minorHAnsi"/>
          <w:rPrChange w:id="2866" w:author="Heleen Devos" w:date="2018-07-22T17:42:00Z">
            <w:rPr>
              <w:del w:id="2867" w:author="Eduardo Gonzalez" w:date="2018-07-30T10:03:00Z"/>
            </w:rPr>
          </w:rPrChange>
        </w:rPr>
      </w:pPr>
    </w:p>
    <w:p w14:paraId="25F230A4" w14:textId="3159A4EB" w:rsidR="00ED6F83" w:rsidRPr="00A879E9" w:rsidDel="00C80F91" w:rsidRDefault="00ED6F83"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868" w:author="Eduardo Gonzalez" w:date="2018-07-30T10:03:00Z"/>
          <w:rFonts w:asciiTheme="minorHAnsi" w:hAnsiTheme="minorHAnsi"/>
          <w:rPrChange w:id="2869" w:author="Heleen Devos" w:date="2018-07-22T17:42:00Z">
            <w:rPr>
              <w:del w:id="2870" w:author="Eduardo Gonzalez" w:date="2018-07-30T10:03:00Z"/>
            </w:rPr>
          </w:rPrChange>
        </w:rPr>
      </w:pPr>
    </w:p>
    <w:p w14:paraId="5740BA33" w14:textId="5718982C" w:rsidR="00ED6F83" w:rsidRPr="00A879E9" w:rsidDel="00C80F91" w:rsidRDefault="00ED6F83"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871" w:author="Eduardo Gonzalez" w:date="2018-07-30T10:03:00Z"/>
          <w:rFonts w:asciiTheme="minorHAnsi" w:hAnsiTheme="minorHAnsi"/>
          <w:rPrChange w:id="2872" w:author="Heleen Devos" w:date="2018-07-22T17:42:00Z">
            <w:rPr>
              <w:del w:id="2873" w:author="Eduardo Gonzalez" w:date="2018-07-30T10:03:00Z"/>
            </w:rPr>
          </w:rPrChange>
        </w:rPr>
      </w:pPr>
    </w:p>
    <w:p w14:paraId="69342053" w14:textId="4795294C" w:rsidR="00027F8A" w:rsidRPr="00A879E9" w:rsidDel="00C80F91" w:rsidRDefault="00ED6F83"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874" w:author="Eduardo Gonzalez" w:date="2018-07-30T10:03:00Z"/>
          <w:rFonts w:asciiTheme="minorHAnsi" w:hAnsiTheme="minorHAnsi"/>
          <w:rPrChange w:id="2875" w:author="Heleen Devos" w:date="2018-07-22T17:42:00Z">
            <w:rPr>
              <w:del w:id="2876" w:author="Eduardo Gonzalez" w:date="2018-07-30T10:03:00Z"/>
            </w:rPr>
          </w:rPrChange>
        </w:rPr>
      </w:pPr>
      <w:del w:id="2877" w:author="Eduardo Gonzalez" w:date="2018-07-30T10:03:00Z">
        <w:r w:rsidRPr="00A879E9" w:rsidDel="00C80F91">
          <w:rPr>
            <w:rFonts w:asciiTheme="minorHAnsi" w:hAnsiTheme="minorHAnsi"/>
            <w:noProof/>
            <w:rPrChange w:id="2878" w:author="Unknown">
              <w:rPr>
                <w:noProof/>
              </w:rPr>
            </w:rPrChange>
          </w:rPr>
          <w:drawing>
            <wp:anchor distT="0" distB="0" distL="114300" distR="114300" simplePos="0" relativeHeight="251659776" behindDoc="1" locked="0" layoutInCell="1" allowOverlap="1" wp14:anchorId="1F576DED" wp14:editId="7820EEC4">
              <wp:simplePos x="0" y="0"/>
              <wp:positionH relativeFrom="column">
                <wp:posOffset>594731</wp:posOffset>
              </wp:positionH>
              <wp:positionV relativeFrom="paragraph">
                <wp:posOffset>83670</wp:posOffset>
              </wp:positionV>
              <wp:extent cx="4751705" cy="2721610"/>
              <wp:effectExtent l="0" t="0" r="0" b="2540"/>
              <wp:wrapThrough wrapText="bothSides">
                <wp:wrapPolygon edited="0">
                  <wp:start x="0" y="0"/>
                  <wp:lineTo x="0" y="21469"/>
                  <wp:lineTo x="21476" y="21469"/>
                  <wp:lineTo x="21476"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1705" cy="2721610"/>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0FC8FC47" w14:textId="405E2260" w:rsidR="00027F8A" w:rsidRPr="00A879E9" w:rsidDel="00C80F91" w:rsidRDefault="00027F8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879" w:author="Eduardo Gonzalez" w:date="2018-07-30T10:03:00Z"/>
          <w:rFonts w:asciiTheme="minorHAnsi" w:hAnsiTheme="minorHAnsi"/>
          <w:rPrChange w:id="2880" w:author="Heleen Devos" w:date="2018-07-22T17:42:00Z">
            <w:rPr>
              <w:del w:id="2881" w:author="Eduardo Gonzalez" w:date="2018-07-30T10:03:00Z"/>
            </w:rPr>
          </w:rPrChange>
        </w:rPr>
      </w:pPr>
    </w:p>
    <w:p w14:paraId="2C82E764" w14:textId="76598793" w:rsidR="00027F8A" w:rsidRPr="00A879E9" w:rsidDel="00C80F91" w:rsidRDefault="00027F8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882" w:author="Eduardo Gonzalez" w:date="2018-07-30T10:03:00Z"/>
          <w:rFonts w:asciiTheme="minorHAnsi" w:hAnsiTheme="minorHAnsi"/>
          <w:rPrChange w:id="2883" w:author="Heleen Devos" w:date="2018-07-22T17:42:00Z">
            <w:rPr>
              <w:del w:id="2884" w:author="Eduardo Gonzalez" w:date="2018-07-30T10:03:00Z"/>
            </w:rPr>
          </w:rPrChange>
        </w:rPr>
      </w:pPr>
    </w:p>
    <w:p w14:paraId="34F3B8A0" w14:textId="63B31646" w:rsidR="00027F8A" w:rsidRPr="00A879E9" w:rsidDel="00C80F91" w:rsidRDefault="00027F8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885" w:author="Eduardo Gonzalez" w:date="2018-07-30T10:03:00Z"/>
          <w:rFonts w:asciiTheme="minorHAnsi" w:hAnsiTheme="minorHAnsi"/>
          <w:rPrChange w:id="2886" w:author="Heleen Devos" w:date="2018-07-22T17:42:00Z">
            <w:rPr>
              <w:del w:id="2887" w:author="Eduardo Gonzalez" w:date="2018-07-30T10:03:00Z"/>
            </w:rPr>
          </w:rPrChange>
        </w:rPr>
      </w:pPr>
    </w:p>
    <w:p w14:paraId="04FEAF0A" w14:textId="686A6FA4" w:rsidR="00027F8A" w:rsidRPr="00A879E9" w:rsidDel="00C80F91" w:rsidRDefault="00027F8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888" w:author="Eduardo Gonzalez" w:date="2018-07-30T10:03:00Z"/>
          <w:rFonts w:asciiTheme="minorHAnsi" w:hAnsiTheme="minorHAnsi"/>
          <w:rPrChange w:id="2889" w:author="Heleen Devos" w:date="2018-07-22T17:42:00Z">
            <w:rPr>
              <w:del w:id="2890" w:author="Eduardo Gonzalez" w:date="2018-07-30T10:03:00Z"/>
            </w:rPr>
          </w:rPrChange>
        </w:rPr>
      </w:pPr>
    </w:p>
    <w:p w14:paraId="398DCF1A" w14:textId="5649DC37" w:rsidR="00027F8A" w:rsidRPr="00A879E9" w:rsidDel="00C80F91" w:rsidRDefault="00027F8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891" w:author="Eduardo Gonzalez" w:date="2018-07-30T10:03:00Z"/>
          <w:rFonts w:asciiTheme="minorHAnsi" w:hAnsiTheme="minorHAnsi"/>
          <w:rPrChange w:id="2892" w:author="Heleen Devos" w:date="2018-07-22T17:42:00Z">
            <w:rPr>
              <w:del w:id="2893" w:author="Eduardo Gonzalez" w:date="2018-07-30T10:03:00Z"/>
            </w:rPr>
          </w:rPrChange>
        </w:rPr>
      </w:pPr>
    </w:p>
    <w:p w14:paraId="104EE254" w14:textId="6A920A90" w:rsidR="00027F8A" w:rsidRPr="00A879E9" w:rsidDel="00C80F91" w:rsidRDefault="00027F8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894" w:author="Eduardo Gonzalez" w:date="2018-07-30T10:03:00Z"/>
          <w:rFonts w:asciiTheme="minorHAnsi" w:hAnsiTheme="minorHAnsi"/>
          <w:rPrChange w:id="2895" w:author="Heleen Devos" w:date="2018-07-22T17:42:00Z">
            <w:rPr>
              <w:del w:id="2896" w:author="Eduardo Gonzalez" w:date="2018-07-30T10:03:00Z"/>
            </w:rPr>
          </w:rPrChange>
        </w:rPr>
      </w:pPr>
    </w:p>
    <w:p w14:paraId="3D4D67BD" w14:textId="7FAC1551" w:rsidR="00027F8A" w:rsidRPr="00A879E9" w:rsidDel="00C80F91" w:rsidRDefault="00027F8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897" w:author="Eduardo Gonzalez" w:date="2018-07-30T10:03:00Z"/>
          <w:rFonts w:asciiTheme="minorHAnsi" w:hAnsiTheme="minorHAnsi"/>
          <w:rPrChange w:id="2898" w:author="Heleen Devos" w:date="2018-07-22T17:42:00Z">
            <w:rPr>
              <w:del w:id="2899" w:author="Eduardo Gonzalez" w:date="2018-07-30T10:03:00Z"/>
            </w:rPr>
          </w:rPrChange>
        </w:rPr>
      </w:pPr>
    </w:p>
    <w:p w14:paraId="5D91927A" w14:textId="07BAD0EC" w:rsidR="00027F8A" w:rsidRPr="00A879E9" w:rsidDel="00C80F91" w:rsidRDefault="00027F8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900" w:author="Eduardo Gonzalez" w:date="2018-07-30T10:03:00Z"/>
          <w:rFonts w:asciiTheme="minorHAnsi" w:hAnsiTheme="minorHAnsi"/>
          <w:rPrChange w:id="2901" w:author="Heleen Devos" w:date="2018-07-22T17:42:00Z">
            <w:rPr>
              <w:del w:id="2902" w:author="Eduardo Gonzalez" w:date="2018-07-30T10:03:00Z"/>
            </w:rPr>
          </w:rPrChange>
        </w:rPr>
      </w:pPr>
    </w:p>
    <w:p w14:paraId="34AD43D6" w14:textId="24ED9107" w:rsidR="00027F8A" w:rsidRPr="00A879E9" w:rsidDel="00C80F91" w:rsidRDefault="00027F8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903" w:author="Eduardo Gonzalez" w:date="2018-07-30T10:03:00Z"/>
          <w:rFonts w:asciiTheme="minorHAnsi" w:hAnsiTheme="minorHAnsi"/>
          <w:rPrChange w:id="2904" w:author="Heleen Devos" w:date="2018-07-22T17:42:00Z">
            <w:rPr>
              <w:del w:id="2905" w:author="Eduardo Gonzalez" w:date="2018-07-30T10:03:00Z"/>
            </w:rPr>
          </w:rPrChange>
        </w:rPr>
      </w:pPr>
    </w:p>
    <w:p w14:paraId="761049B2" w14:textId="48E18239" w:rsidR="00027F8A" w:rsidRPr="00A879E9" w:rsidDel="00C80F91" w:rsidRDefault="00027F8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906" w:author="Eduardo Gonzalez" w:date="2018-07-30T10:03:00Z"/>
          <w:rFonts w:asciiTheme="minorHAnsi" w:hAnsiTheme="minorHAnsi"/>
          <w:rPrChange w:id="2907" w:author="Heleen Devos" w:date="2018-07-22T17:42:00Z">
            <w:rPr>
              <w:del w:id="2908" w:author="Eduardo Gonzalez" w:date="2018-07-30T10:03:00Z"/>
            </w:rPr>
          </w:rPrChange>
        </w:rPr>
      </w:pPr>
    </w:p>
    <w:p w14:paraId="69E83383" w14:textId="0E4DA5E4" w:rsidR="00027F8A" w:rsidRPr="00A879E9" w:rsidDel="00C80F91" w:rsidRDefault="00027F8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909" w:author="Eduardo Gonzalez" w:date="2018-07-30T10:03:00Z"/>
          <w:rFonts w:asciiTheme="minorHAnsi" w:hAnsiTheme="minorHAnsi"/>
          <w:rPrChange w:id="2910" w:author="Heleen Devos" w:date="2018-07-22T17:42:00Z">
            <w:rPr>
              <w:del w:id="2911" w:author="Eduardo Gonzalez" w:date="2018-07-30T10:03:00Z"/>
            </w:rPr>
          </w:rPrChange>
        </w:rPr>
      </w:pPr>
    </w:p>
    <w:p w14:paraId="0C0D208E" w14:textId="42296835" w:rsidR="002B414C" w:rsidRPr="00A879E9" w:rsidDel="00C80F91" w:rsidRDefault="00ED6F83"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912" w:author="Eduardo Gonzalez" w:date="2018-07-30T10:03:00Z"/>
          <w:rFonts w:asciiTheme="minorHAnsi" w:hAnsiTheme="minorHAnsi"/>
          <w:color w:val="222222"/>
          <w:rPrChange w:id="2913" w:author="Heleen Devos" w:date="2018-07-22T17:42:00Z">
            <w:rPr>
              <w:del w:id="2914" w:author="Eduardo Gonzalez" w:date="2018-07-30T10:03:00Z"/>
              <w:color w:val="222222"/>
            </w:rPr>
          </w:rPrChange>
        </w:rPr>
      </w:pPr>
      <w:del w:id="2915" w:author="Eduardo Gonzalez" w:date="2018-07-30T10:03:00Z">
        <w:r w:rsidRPr="00A879E9" w:rsidDel="00C80F91">
          <w:rPr>
            <w:rFonts w:asciiTheme="minorHAnsi" w:hAnsiTheme="minorHAnsi"/>
            <w:color w:val="222222"/>
            <w:rPrChange w:id="2916" w:author="Heleen Devos" w:date="2018-07-22T17:42:00Z">
              <w:rPr>
                <w:color w:val="222222"/>
              </w:rPr>
            </w:rPrChange>
          </w:rPr>
          <w:delText xml:space="preserve">Alcanzar nuestro objetivo nos permite apuntar a una plataforma global con los recursos para efectuar un cambio genuino. Nuestro enfoque de desarrollo de productos y lanzamiento al mercado seguirá los principios básicos de la validación temprana, retroalimentación temprana e iteraciones frecuentes. </w:delText>
        </w:r>
      </w:del>
    </w:p>
    <w:p w14:paraId="6EA693A4" w14:textId="498F8528" w:rsidR="002B414C" w:rsidRPr="00A879E9" w:rsidDel="00C80F91" w:rsidRDefault="002B414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917" w:author="Eduardo Gonzalez" w:date="2018-07-30T10:03:00Z"/>
          <w:rFonts w:asciiTheme="minorHAnsi" w:hAnsiTheme="minorHAnsi"/>
          <w:color w:val="222222"/>
          <w:rPrChange w:id="2918" w:author="Heleen Devos" w:date="2018-07-22T17:42:00Z">
            <w:rPr>
              <w:del w:id="2919" w:author="Eduardo Gonzalez" w:date="2018-07-30T10:03:00Z"/>
              <w:color w:val="222222"/>
            </w:rPr>
          </w:rPrChange>
        </w:rPr>
      </w:pPr>
    </w:p>
    <w:p w14:paraId="077AF34B" w14:textId="5F5025A0" w:rsidR="00ED6F83" w:rsidRPr="00A879E9" w:rsidDel="00C80F91" w:rsidRDefault="00ED6F83"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920" w:author="Eduardo Gonzalez" w:date="2018-07-30T10:03:00Z"/>
          <w:rFonts w:asciiTheme="minorHAnsi" w:hAnsiTheme="minorHAnsi"/>
          <w:color w:val="222222"/>
          <w:rPrChange w:id="2921" w:author="Heleen Devos" w:date="2018-07-22T17:42:00Z">
            <w:rPr>
              <w:del w:id="2922" w:author="Eduardo Gonzalez" w:date="2018-07-30T10:03:00Z"/>
              <w:color w:val="222222"/>
            </w:rPr>
          </w:rPrChange>
        </w:rPr>
      </w:pPr>
      <w:del w:id="2923" w:author="Eduardo Gonzalez" w:date="2018-07-30T10:03:00Z">
        <w:r w:rsidRPr="00A879E9" w:rsidDel="00C80F91">
          <w:rPr>
            <w:rFonts w:asciiTheme="minorHAnsi" w:eastAsia="Times New Roman" w:hAnsiTheme="minorHAnsi" w:cs="Courier New"/>
            <w:color w:val="222222"/>
            <w:lang w:val="es-ES" w:eastAsia="es-ES"/>
            <w:rPrChange w:id="2924" w:author="Heleen Devos" w:date="2018-07-22T17:42:00Z">
              <w:rPr>
                <w:rFonts w:ascii="Courier New" w:eastAsia="Times New Roman" w:hAnsi="Courier New" w:cs="Courier New"/>
                <w:color w:val="222222"/>
                <w:sz w:val="20"/>
                <w:szCs w:val="20"/>
                <w:lang w:val="es-ES" w:eastAsia="es-ES"/>
              </w:rPr>
            </w:rPrChange>
          </w:rPr>
          <w:delText>La diferencia en este escenario de financiación es que también tendremos los recursos para buscar asociaciones regionales en América latina y luego escalar rápidamente para cumplir nuestra promesa de una plataforma de Crowdfunding global. Lo más importante, es que este escenario le da a nuestro Fondo de Incentivo del Proyecto el potencial de ser completamente ejecutado, proporcionando incentivos para la rápida adopción del ecosistema y de nuestros tokens.</w:delText>
        </w:r>
      </w:del>
    </w:p>
    <w:p w14:paraId="12D42957" w14:textId="20C048DD" w:rsidR="00027F8A" w:rsidRPr="00A879E9" w:rsidDel="00C80F91" w:rsidRDefault="00027F8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925" w:author="Eduardo Gonzalez" w:date="2018-07-30T10:03:00Z"/>
          <w:rFonts w:asciiTheme="minorHAnsi" w:hAnsiTheme="minorHAnsi"/>
          <w:lang w:val="es-ES"/>
          <w:rPrChange w:id="2926" w:author="Heleen Devos" w:date="2018-07-22T17:42:00Z">
            <w:rPr>
              <w:del w:id="2927" w:author="Eduardo Gonzalez" w:date="2018-07-30T10:03:00Z"/>
              <w:lang w:val="es-ES"/>
            </w:rPr>
          </w:rPrChange>
        </w:rPr>
      </w:pPr>
    </w:p>
    <w:p w14:paraId="70429EB5" w14:textId="0BB802AE" w:rsidR="00027F8A" w:rsidRPr="00A879E9" w:rsidDel="00C80F91" w:rsidRDefault="00027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928" w:author="Eduardo Gonzalez" w:date="2018-07-30T10:03:00Z"/>
          <w:rFonts w:ascii="Courier New" w:eastAsia="Times New Roman" w:hAnsi="Courier New" w:cs="Courier New"/>
          <w:sz w:val="20"/>
          <w:szCs w:val="20"/>
          <w:lang w:val="es-ES" w:eastAsia="es-ES"/>
          <w:rPrChange w:id="2929" w:author="Heleen Devos" w:date="2018-07-22T17:42:00Z">
            <w:rPr>
              <w:del w:id="2930" w:author="Eduardo Gonzalez" w:date="2018-07-30T10:03:00Z"/>
            </w:rPr>
          </w:rPrChange>
        </w:rPr>
        <w:pPrChange w:id="2931" w:author="Heleen Devos" w:date="2018-07-22T18:38:00Z">
          <w:pPr>
            <w:spacing w:after="0" w:line="360" w:lineRule="auto"/>
          </w:pPr>
        </w:pPrChange>
      </w:pPr>
    </w:p>
    <w:p w14:paraId="46CF771F" w14:textId="2D4B9020" w:rsidR="00027F8A" w:rsidRPr="00A879E9" w:rsidDel="00C80F91" w:rsidRDefault="00027F8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932" w:author="Eduardo Gonzalez" w:date="2018-07-30T10:03:00Z"/>
          <w:rFonts w:asciiTheme="minorHAnsi" w:hAnsiTheme="minorHAnsi"/>
          <w:rPrChange w:id="2933" w:author="Heleen Devos" w:date="2018-07-22T17:42:00Z">
            <w:rPr>
              <w:del w:id="2934" w:author="Eduardo Gonzalez" w:date="2018-07-30T10:03:00Z"/>
            </w:rPr>
          </w:rPrChange>
        </w:rPr>
      </w:pPr>
    </w:p>
    <w:p w14:paraId="2019B35C" w14:textId="46E4D6F8" w:rsidR="00ED6F83" w:rsidRPr="00A879E9" w:rsidDel="00C80F91" w:rsidRDefault="00ED6F83"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935" w:author="Eduardo Gonzalez" w:date="2018-07-30T10:03:00Z"/>
          <w:rFonts w:asciiTheme="minorHAnsi" w:hAnsiTheme="minorHAnsi"/>
          <w:rPrChange w:id="2936" w:author="Heleen Devos" w:date="2018-07-22T17:42:00Z">
            <w:rPr>
              <w:del w:id="2937" w:author="Eduardo Gonzalez" w:date="2018-07-30T10:03:00Z"/>
            </w:rPr>
          </w:rPrChange>
        </w:rPr>
      </w:pPr>
    </w:p>
    <w:p w14:paraId="150294C2" w14:textId="5417BC89" w:rsidR="00ED6F83" w:rsidRPr="00A879E9" w:rsidDel="00C80F91" w:rsidRDefault="00ED6F83"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938" w:author="Eduardo Gonzalez" w:date="2018-07-30T10:03:00Z"/>
          <w:rFonts w:asciiTheme="minorHAnsi" w:hAnsiTheme="minorHAnsi"/>
          <w:rPrChange w:id="2939" w:author="Heleen Devos" w:date="2018-07-22T17:42:00Z">
            <w:rPr>
              <w:del w:id="2940" w:author="Eduardo Gonzalez" w:date="2018-07-30T10:03:00Z"/>
            </w:rPr>
          </w:rPrChange>
        </w:rPr>
      </w:pPr>
    </w:p>
    <w:p w14:paraId="1F11A321" w14:textId="2DA8C8CF" w:rsidR="00ED6F83" w:rsidRPr="00A879E9" w:rsidDel="00C80F91" w:rsidRDefault="00ED6F83"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941" w:author="Eduardo Gonzalez" w:date="2018-07-30T10:03:00Z"/>
          <w:rFonts w:asciiTheme="minorHAnsi" w:hAnsiTheme="minorHAnsi"/>
          <w:rPrChange w:id="2942" w:author="Heleen Devos" w:date="2018-07-22T17:42:00Z">
            <w:rPr>
              <w:del w:id="2943" w:author="Eduardo Gonzalez" w:date="2018-07-30T10:03:00Z"/>
            </w:rPr>
          </w:rPrChange>
        </w:rPr>
      </w:pPr>
    </w:p>
    <w:p w14:paraId="02ABFBDD" w14:textId="3F2C7C66" w:rsidR="00ED6F83" w:rsidRPr="00A879E9" w:rsidDel="00C80F91" w:rsidRDefault="00ED6F83"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944" w:author="Eduardo Gonzalez" w:date="2018-07-30T10:03:00Z"/>
          <w:rFonts w:asciiTheme="minorHAnsi" w:hAnsiTheme="minorHAnsi"/>
          <w:rPrChange w:id="2945" w:author="Heleen Devos" w:date="2018-07-22T17:42:00Z">
            <w:rPr>
              <w:del w:id="2946" w:author="Eduardo Gonzalez" w:date="2018-07-30T10:03:00Z"/>
            </w:rPr>
          </w:rPrChange>
        </w:rPr>
      </w:pPr>
    </w:p>
    <w:p w14:paraId="1AE9FCB8" w14:textId="28AD2EAC" w:rsidR="00ED6F83" w:rsidRPr="00A879E9" w:rsidDel="00C80F91" w:rsidRDefault="00ED6F83"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947" w:author="Eduardo Gonzalez" w:date="2018-07-30T10:03:00Z"/>
          <w:rFonts w:asciiTheme="minorHAnsi" w:hAnsiTheme="minorHAnsi"/>
          <w:rPrChange w:id="2948" w:author="Heleen Devos" w:date="2018-07-22T17:42:00Z">
            <w:rPr>
              <w:del w:id="2949" w:author="Eduardo Gonzalez" w:date="2018-07-30T10:03:00Z"/>
            </w:rPr>
          </w:rPrChange>
        </w:rPr>
      </w:pPr>
    </w:p>
    <w:p w14:paraId="1D90D180" w14:textId="16E43941" w:rsidR="00ED6F83" w:rsidRPr="00A879E9" w:rsidDel="00C80F91" w:rsidRDefault="00ED6F83"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950" w:author="Eduardo Gonzalez" w:date="2018-07-30T10:03:00Z"/>
          <w:rFonts w:asciiTheme="minorHAnsi" w:hAnsiTheme="minorHAnsi"/>
          <w:rPrChange w:id="2951" w:author="Heleen Devos" w:date="2018-07-22T17:42:00Z">
            <w:rPr>
              <w:del w:id="2952" w:author="Eduardo Gonzalez" w:date="2018-07-30T10:03:00Z"/>
            </w:rPr>
          </w:rPrChange>
        </w:rPr>
      </w:pPr>
    </w:p>
    <w:p w14:paraId="57C1DDE3" w14:textId="4C753201" w:rsidR="00ED6F83" w:rsidRPr="00A879E9" w:rsidDel="00C80F91" w:rsidRDefault="00ED6F83"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953" w:author="Eduardo Gonzalez" w:date="2018-07-30T10:03:00Z"/>
          <w:rFonts w:asciiTheme="minorHAnsi" w:hAnsiTheme="minorHAnsi"/>
          <w:rPrChange w:id="2954" w:author="Heleen Devos" w:date="2018-07-22T17:42:00Z">
            <w:rPr>
              <w:del w:id="2955" w:author="Eduardo Gonzalez" w:date="2018-07-30T10:03:00Z"/>
            </w:rPr>
          </w:rPrChange>
        </w:rPr>
      </w:pPr>
    </w:p>
    <w:p w14:paraId="436A24C2" w14:textId="470C1D77" w:rsidR="00ED6F83" w:rsidRPr="00A879E9" w:rsidDel="00C80F91" w:rsidRDefault="00ED6F83"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956" w:author="Eduardo Gonzalez" w:date="2018-07-30T10:03:00Z"/>
          <w:rFonts w:asciiTheme="minorHAnsi" w:hAnsiTheme="minorHAnsi"/>
          <w:rPrChange w:id="2957" w:author="Heleen Devos" w:date="2018-07-22T17:42:00Z">
            <w:rPr>
              <w:del w:id="2958" w:author="Eduardo Gonzalez" w:date="2018-07-30T10:03:00Z"/>
            </w:rPr>
          </w:rPrChange>
        </w:rPr>
      </w:pPr>
    </w:p>
    <w:p w14:paraId="5A10F167" w14:textId="36D3348C" w:rsidR="00ED6F83" w:rsidRPr="00A879E9" w:rsidDel="00C80F91" w:rsidRDefault="00ED6F83"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959" w:author="Eduardo Gonzalez" w:date="2018-07-30T10:03:00Z"/>
          <w:rFonts w:asciiTheme="minorHAnsi" w:hAnsiTheme="minorHAnsi"/>
          <w:rPrChange w:id="2960" w:author="Heleen Devos" w:date="2018-07-22T17:42:00Z">
            <w:rPr>
              <w:del w:id="2961" w:author="Eduardo Gonzalez" w:date="2018-07-30T10:03:00Z"/>
            </w:rPr>
          </w:rPrChange>
        </w:rPr>
      </w:pPr>
    </w:p>
    <w:p w14:paraId="5709EED5" w14:textId="5F93C24A" w:rsidR="00ED6F83" w:rsidRPr="00A879E9" w:rsidDel="00C80F91" w:rsidRDefault="00ED6F83"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962" w:author="Eduardo Gonzalez" w:date="2018-07-30T10:03:00Z"/>
          <w:rFonts w:asciiTheme="minorHAnsi" w:hAnsiTheme="minorHAnsi"/>
          <w:rPrChange w:id="2963" w:author="Heleen Devos" w:date="2018-07-22T17:42:00Z">
            <w:rPr>
              <w:del w:id="2964" w:author="Eduardo Gonzalez" w:date="2018-07-30T10:03:00Z"/>
            </w:rPr>
          </w:rPrChange>
        </w:rPr>
      </w:pPr>
    </w:p>
    <w:p w14:paraId="331C493B" w14:textId="42916C25" w:rsidR="00ED6F83" w:rsidRPr="00A879E9" w:rsidDel="00C80F91" w:rsidRDefault="00ED6F83"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965" w:author="Eduardo Gonzalez" w:date="2018-07-30T10:03:00Z"/>
          <w:rFonts w:asciiTheme="minorHAnsi" w:hAnsiTheme="minorHAnsi"/>
          <w:rPrChange w:id="2966" w:author="Heleen Devos" w:date="2018-07-22T17:42:00Z">
            <w:rPr>
              <w:del w:id="2967" w:author="Eduardo Gonzalez" w:date="2018-07-30T10:03:00Z"/>
            </w:rPr>
          </w:rPrChange>
        </w:rPr>
      </w:pPr>
    </w:p>
    <w:p w14:paraId="5F322CD4" w14:textId="5FEEAA6C" w:rsidR="00027F8A" w:rsidRPr="00A879E9" w:rsidDel="00C80F91" w:rsidRDefault="00027F8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968" w:author="Eduardo Gonzalez" w:date="2018-07-30T10:03:00Z"/>
          <w:rFonts w:asciiTheme="minorHAnsi" w:hAnsiTheme="minorHAnsi"/>
          <w:rPrChange w:id="2969" w:author="Heleen Devos" w:date="2018-07-22T17:42:00Z">
            <w:rPr>
              <w:del w:id="2970" w:author="Eduardo Gonzalez" w:date="2018-07-30T10:03:00Z"/>
            </w:rPr>
          </w:rPrChange>
        </w:rPr>
      </w:pPr>
    </w:p>
    <w:p w14:paraId="22EEBD66" w14:textId="620CC90C" w:rsidR="00027F8A" w:rsidRPr="00A879E9" w:rsidDel="00C80F91" w:rsidRDefault="00027F8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971" w:author="Eduardo Gonzalez" w:date="2018-07-30T10:03:00Z"/>
          <w:rFonts w:asciiTheme="minorHAnsi" w:hAnsiTheme="minorHAnsi"/>
          <w:rPrChange w:id="2972" w:author="Heleen Devos" w:date="2018-07-22T17:42:00Z">
            <w:rPr>
              <w:del w:id="2973" w:author="Eduardo Gonzalez" w:date="2018-07-30T10:03:00Z"/>
            </w:rPr>
          </w:rPrChange>
        </w:rPr>
      </w:pPr>
    </w:p>
    <w:p w14:paraId="3BE4B99D" w14:textId="1F89CD11" w:rsidR="00ED6F83" w:rsidRPr="00A879E9" w:rsidDel="00C80F91" w:rsidRDefault="00ED6F83"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974" w:author="Eduardo Gonzalez" w:date="2018-07-30T10:03:00Z"/>
          <w:rFonts w:asciiTheme="minorHAnsi" w:hAnsiTheme="minorHAnsi"/>
          <w:rPrChange w:id="2975" w:author="Heleen Devos" w:date="2018-07-22T17:42:00Z">
            <w:rPr>
              <w:del w:id="2976" w:author="Eduardo Gonzalez" w:date="2018-07-30T10:03:00Z"/>
            </w:rPr>
          </w:rPrChange>
        </w:rPr>
      </w:pPr>
    </w:p>
    <w:p w14:paraId="4EA817FA" w14:textId="2AB09580" w:rsidR="001F16FB" w:rsidDel="00C80F91" w:rsidRDefault="001F16FB"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977" w:author="Heleen Devos" w:date="2018-07-22T17:55:00Z"/>
          <w:del w:id="2978" w:author="Eduardo Gonzalez" w:date="2018-07-30T10:03:00Z"/>
          <w:rFonts w:asciiTheme="minorHAnsi" w:hAnsiTheme="minorHAnsi" w:cs="Courier New"/>
          <w:b/>
          <w:color w:val="000000"/>
          <w:u w:val="single"/>
        </w:rPr>
      </w:pPr>
      <w:ins w:id="2979" w:author="Heleen Devos" w:date="2018-07-22T17:55:00Z">
        <w:del w:id="2980" w:author="Eduardo Gonzalez" w:date="2018-07-30T10:03:00Z">
          <w:r w:rsidDel="00C80F91">
            <w:rPr>
              <w:rFonts w:asciiTheme="minorHAnsi" w:hAnsiTheme="minorHAnsi" w:cs="Courier New"/>
              <w:b/>
              <w:color w:val="000000"/>
              <w:u w:val="single"/>
            </w:rPr>
            <w:br w:type="page"/>
          </w:r>
        </w:del>
      </w:ins>
    </w:p>
    <w:p w14:paraId="50B1816B" w14:textId="383D46D5" w:rsidR="00ED6F83" w:rsidRPr="004B254B" w:rsidDel="00C80F91" w:rsidRDefault="00ED6F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981" w:author="Eduardo Gonzalez" w:date="2018-07-30T10:03:00Z"/>
          <w:rFonts w:asciiTheme="minorHAnsi" w:hAnsiTheme="minorHAnsi" w:cs="Courier New"/>
          <w:b/>
          <w:color w:val="000000"/>
          <w:u w:val="single"/>
          <w:rPrChange w:id="2982" w:author="Heleen Devos" w:date="2018-07-22T18:38:00Z">
            <w:rPr>
              <w:del w:id="2983" w:author="Eduardo Gonzalez" w:date="2018-07-30T10:03:00Z"/>
              <w:rFonts w:ascii="Courier New" w:hAnsi="Courier New" w:cs="Courier New"/>
              <w:b/>
              <w:color w:val="000000"/>
              <w:sz w:val="24"/>
              <w:szCs w:val="24"/>
              <w:u w:val="single"/>
            </w:rPr>
          </w:rPrChange>
        </w:rPr>
        <w:pPrChange w:id="2984" w:author="Heleen Devos" w:date="2018-07-22T18:38:00Z">
          <w:pPr>
            <w:pStyle w:val="Prrafodelista"/>
            <w:numPr>
              <w:numId w:val="8"/>
            </w:numPr>
            <w:pBdr>
              <w:top w:val="nil"/>
              <w:left w:val="nil"/>
              <w:bottom w:val="nil"/>
              <w:right w:val="nil"/>
              <w:between w:val="nil"/>
            </w:pBdr>
            <w:ind w:left="1080" w:hanging="720"/>
          </w:pPr>
        </w:pPrChange>
      </w:pPr>
      <w:del w:id="2985" w:author="Eduardo Gonzalez" w:date="2018-07-30T10:03:00Z">
        <w:r w:rsidRPr="004B254B" w:rsidDel="00C80F91">
          <w:rPr>
            <w:rFonts w:asciiTheme="minorHAnsi" w:hAnsiTheme="minorHAnsi" w:cs="Courier New"/>
            <w:b/>
            <w:color w:val="000000"/>
            <w:u w:val="single"/>
            <w:rPrChange w:id="2986" w:author="Heleen Devos" w:date="2018-07-22T18:38:00Z">
              <w:rPr>
                <w:rFonts w:ascii="Courier New" w:hAnsi="Courier New" w:cs="Courier New"/>
                <w:b/>
                <w:color w:val="000000"/>
                <w:sz w:val="24"/>
                <w:szCs w:val="24"/>
                <w:u w:val="single"/>
              </w:rPr>
            </w:rPrChange>
          </w:rPr>
          <w:delText>FASE II: PLATAFORMA CROWDFUNDING ERGON</w:delText>
        </w:r>
      </w:del>
      <w:ins w:id="2987" w:author="Heleen Devos" w:date="2018-07-22T18:01:00Z">
        <w:del w:id="2988" w:author="Eduardo Gonzalez" w:date="2018-07-30T10:03:00Z">
          <w:r w:rsidR="009E736B" w:rsidRPr="004B254B" w:rsidDel="00C80F91">
            <w:rPr>
              <w:rFonts w:asciiTheme="minorHAnsi" w:hAnsiTheme="minorHAnsi" w:cs="Courier New"/>
              <w:b/>
              <w:color w:val="000000"/>
              <w:u w:val="single"/>
              <w:rPrChange w:id="2989" w:author="Heleen Devos" w:date="2018-07-22T18:38:00Z">
                <w:rPr/>
              </w:rPrChange>
            </w:rPr>
            <w:delText>ERgON</w:delText>
          </w:r>
        </w:del>
      </w:ins>
      <w:del w:id="2990" w:author="Eduardo Gonzalez" w:date="2018-07-30T10:03:00Z">
        <w:r w:rsidRPr="004B254B" w:rsidDel="00C80F91">
          <w:rPr>
            <w:rFonts w:asciiTheme="minorHAnsi" w:hAnsiTheme="minorHAnsi" w:cs="Courier New"/>
            <w:b/>
            <w:color w:val="000000"/>
            <w:u w:val="single"/>
            <w:rPrChange w:id="2991" w:author="Heleen Devos" w:date="2018-07-22T18:38:00Z">
              <w:rPr>
                <w:rFonts w:ascii="Courier New" w:hAnsi="Courier New" w:cs="Courier New"/>
                <w:b/>
                <w:color w:val="000000"/>
                <w:sz w:val="24"/>
                <w:szCs w:val="24"/>
                <w:u w:val="single"/>
              </w:rPr>
            </w:rPrChange>
          </w:rPr>
          <w:delText xml:space="preserve">  </w:delText>
        </w:r>
      </w:del>
    </w:p>
    <w:p w14:paraId="44BEC75A" w14:textId="21D3341F" w:rsidR="00A35B95" w:rsidRPr="00A879E9" w:rsidDel="00C80F91" w:rsidRDefault="00A35B9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992" w:author="Eduardo Gonzalez" w:date="2018-07-30T10:03:00Z"/>
          <w:rFonts w:asciiTheme="minorHAnsi" w:hAnsiTheme="minorHAnsi"/>
          <w:b/>
          <w:color w:val="222222"/>
          <w:rPrChange w:id="2993" w:author="Heleen Devos" w:date="2018-07-22T17:42:00Z">
            <w:rPr>
              <w:del w:id="2994" w:author="Eduardo Gonzalez" w:date="2018-07-30T10:03:00Z"/>
              <w:b/>
              <w:color w:val="222222"/>
            </w:rPr>
          </w:rPrChange>
        </w:rPr>
      </w:pPr>
    </w:p>
    <w:p w14:paraId="65F2AD99" w14:textId="3E8346EE" w:rsidR="00A35B95" w:rsidRPr="00A879E9" w:rsidDel="00C80F91" w:rsidRDefault="00A35B9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995" w:author="Eduardo Gonzalez" w:date="2018-07-30T10:03:00Z"/>
          <w:rFonts w:asciiTheme="minorHAnsi" w:eastAsia="Times New Roman" w:hAnsiTheme="minorHAnsi" w:cs="Courier New"/>
          <w:b/>
          <w:color w:val="222222"/>
          <w:lang w:eastAsia="es-ES"/>
          <w:rPrChange w:id="2996" w:author="Heleen Devos" w:date="2018-07-22T17:42:00Z">
            <w:rPr>
              <w:del w:id="2997" w:author="Eduardo Gonzalez" w:date="2018-07-30T10:03:00Z"/>
              <w:rFonts w:ascii="Courier New" w:eastAsia="Times New Roman" w:hAnsi="Courier New" w:cs="Courier New"/>
              <w:b/>
              <w:color w:val="222222"/>
              <w:sz w:val="20"/>
              <w:szCs w:val="20"/>
              <w:lang w:eastAsia="es-ES"/>
            </w:rPr>
          </w:rPrChange>
        </w:rPr>
      </w:pPr>
    </w:p>
    <w:p w14:paraId="29FAA19F" w14:textId="593F8741" w:rsidR="00A35B95" w:rsidRPr="00A879E9" w:rsidDel="00C80F91" w:rsidRDefault="00A35B9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2998" w:author="Eduardo Gonzalez" w:date="2018-07-30T10:03:00Z"/>
          <w:rFonts w:asciiTheme="minorHAnsi" w:hAnsiTheme="minorHAnsi"/>
          <w:color w:val="222222"/>
          <w:rPrChange w:id="2999" w:author="Heleen Devos" w:date="2018-07-22T17:42:00Z">
            <w:rPr>
              <w:del w:id="3000" w:author="Eduardo Gonzalez" w:date="2018-07-30T10:03:00Z"/>
              <w:color w:val="222222"/>
            </w:rPr>
          </w:rPrChange>
        </w:rPr>
      </w:pPr>
      <w:del w:id="3001" w:author="Eduardo Gonzalez" w:date="2018-07-30T10:03:00Z">
        <w:r w:rsidRPr="00A879E9" w:rsidDel="00C80F91">
          <w:rPr>
            <w:rFonts w:asciiTheme="minorHAnsi" w:hAnsiTheme="minorHAnsi"/>
            <w:color w:val="222222"/>
            <w:rPrChange w:id="3002" w:author="Heleen Devos" w:date="2018-07-22T17:42:00Z">
              <w:rPr>
                <w:color w:val="222222"/>
              </w:rPr>
            </w:rPrChange>
          </w:rPr>
          <w:delText xml:space="preserve">ErgON es una red de inversiones descentralizada construida sobre la Tecnología Ethereum. La red </w:delText>
        </w:r>
        <w:r w:rsidRPr="00A879E9" w:rsidDel="00C80F91">
          <w:rPr>
            <w:rFonts w:asciiTheme="minorHAnsi" w:hAnsiTheme="minorHAnsi"/>
            <w:b/>
            <w:color w:val="222222"/>
            <w:u w:val="single"/>
            <w:rPrChange w:id="3003" w:author="Heleen Devos" w:date="2018-07-22T17:42:00Z">
              <w:rPr>
                <w:b/>
                <w:color w:val="222222"/>
                <w:u w:val="single"/>
              </w:rPr>
            </w:rPrChange>
          </w:rPr>
          <w:delText>conecta</w:delText>
        </w:r>
        <w:r w:rsidRPr="00A879E9" w:rsidDel="00C80F91">
          <w:rPr>
            <w:rFonts w:asciiTheme="minorHAnsi" w:hAnsiTheme="minorHAnsi"/>
            <w:color w:val="222222"/>
            <w:rPrChange w:id="3004" w:author="Heleen Devos" w:date="2018-07-22T17:42:00Z">
              <w:rPr>
                <w:color w:val="222222"/>
              </w:rPr>
            </w:rPrChange>
          </w:rPr>
          <w:delText xml:space="preserve"> inversionistas, instituciones financieras, empresas e individuos mediante la implementación de contratos inteligentes firmados por ERC-20. Los tokens de los diferentes proyectos son utilidades de intercambio dentro de nuestra red, es decir que el usuario de esas utilidades adquiridas, podrá canjear las mismas por otras de mayor o menor utilidad.</w:delText>
        </w:r>
      </w:del>
    </w:p>
    <w:p w14:paraId="0F171ED7" w14:textId="75349BB5" w:rsidR="00A35B95" w:rsidRPr="00A879E9" w:rsidDel="00C80F91" w:rsidRDefault="00A35B9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005" w:author="Eduardo Gonzalez" w:date="2018-07-30T10:03:00Z"/>
          <w:rFonts w:asciiTheme="minorHAnsi" w:hAnsiTheme="minorHAnsi"/>
          <w:color w:val="222222"/>
          <w:rPrChange w:id="3006" w:author="Heleen Devos" w:date="2018-07-22T17:42:00Z">
            <w:rPr>
              <w:del w:id="3007" w:author="Eduardo Gonzalez" w:date="2018-07-30T10:03:00Z"/>
              <w:color w:val="222222"/>
            </w:rPr>
          </w:rPrChange>
        </w:rPr>
      </w:pPr>
    </w:p>
    <w:p w14:paraId="0506DBED" w14:textId="6BE283CA" w:rsidR="00A35B95" w:rsidRPr="00A879E9" w:rsidDel="00C80F91" w:rsidRDefault="00A35B9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008" w:author="Eduardo Gonzalez" w:date="2018-07-30T10:03:00Z"/>
          <w:rFonts w:asciiTheme="minorHAnsi" w:hAnsiTheme="minorHAnsi"/>
          <w:color w:val="222222"/>
          <w:rPrChange w:id="3009" w:author="Heleen Devos" w:date="2018-07-22T17:42:00Z">
            <w:rPr>
              <w:del w:id="3010" w:author="Eduardo Gonzalez" w:date="2018-07-30T10:03:00Z"/>
              <w:color w:val="222222"/>
            </w:rPr>
          </w:rPrChange>
        </w:rPr>
      </w:pPr>
    </w:p>
    <w:p w14:paraId="732FC0F3" w14:textId="5F914EA6" w:rsidR="00A35B95" w:rsidRPr="00A879E9" w:rsidDel="00C80F91" w:rsidRDefault="00A35B9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011" w:author="Eduardo Gonzalez" w:date="2018-07-30T10:03:00Z"/>
          <w:rFonts w:asciiTheme="minorHAnsi" w:eastAsia="Times New Roman" w:hAnsiTheme="minorHAnsi" w:cs="Courier New"/>
          <w:color w:val="222222"/>
          <w:lang w:eastAsia="es-ES"/>
          <w:rPrChange w:id="3012" w:author="Heleen Devos" w:date="2018-07-22T17:42:00Z">
            <w:rPr>
              <w:del w:id="3013" w:author="Eduardo Gonzalez" w:date="2018-07-30T10:03:00Z"/>
              <w:rFonts w:ascii="Courier New" w:eastAsia="Times New Roman" w:hAnsi="Courier New" w:cs="Courier New"/>
              <w:color w:val="222222"/>
              <w:sz w:val="20"/>
              <w:szCs w:val="20"/>
              <w:lang w:eastAsia="es-ES"/>
            </w:rPr>
          </w:rPrChange>
        </w:rPr>
      </w:pPr>
      <w:del w:id="3014" w:author="Eduardo Gonzalez" w:date="2018-07-30T10:03:00Z">
        <w:r w:rsidRPr="00A879E9" w:rsidDel="00C80F91">
          <w:rPr>
            <w:rFonts w:asciiTheme="minorHAnsi" w:eastAsia="Times New Roman" w:hAnsiTheme="minorHAnsi" w:cs="Courier New"/>
            <w:color w:val="222222"/>
            <w:lang w:eastAsia="es-ES"/>
            <w:rPrChange w:id="3015" w:author="Heleen Devos" w:date="2018-07-22T17:42:00Z">
              <w:rPr>
                <w:rFonts w:ascii="Courier New" w:eastAsia="Times New Roman" w:hAnsi="Courier New" w:cs="Courier New"/>
                <w:color w:val="222222"/>
                <w:sz w:val="20"/>
                <w:szCs w:val="20"/>
                <w:lang w:eastAsia="es-ES"/>
              </w:rPr>
            </w:rPrChange>
          </w:rPr>
          <w:delText xml:space="preserve">Inversionistas </w:delText>
        </w:r>
        <w:r w:rsidR="005D5640" w:rsidRPr="00A879E9" w:rsidDel="00C80F91">
          <w:rPr>
            <w:rFonts w:asciiTheme="minorHAnsi" w:eastAsia="Times New Roman" w:hAnsiTheme="minorHAnsi" w:cs="Courier New"/>
            <w:color w:val="222222"/>
            <w:lang w:eastAsia="es-ES"/>
            <w:rPrChange w:id="3016" w:author="Heleen Devos" w:date="2018-07-22T17:42:00Z">
              <w:rPr>
                <w:rFonts w:ascii="Courier New" w:eastAsia="Times New Roman" w:hAnsi="Courier New" w:cs="Courier New"/>
                <w:color w:val="222222"/>
                <w:sz w:val="20"/>
                <w:szCs w:val="20"/>
                <w:lang w:eastAsia="es-ES"/>
              </w:rPr>
            </w:rPrChange>
          </w:rPr>
          <w:delText>y economía colaborativa en cifras.</w:delText>
        </w:r>
      </w:del>
    </w:p>
    <w:p w14:paraId="0A0A30C7" w14:textId="648331A2" w:rsidR="00A35B95" w:rsidRPr="00A879E9" w:rsidDel="00C80F91" w:rsidRDefault="00A35B9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017" w:author="Eduardo Gonzalez" w:date="2018-07-30T10:03:00Z"/>
          <w:rFonts w:asciiTheme="minorHAnsi" w:eastAsia="Times New Roman" w:hAnsiTheme="minorHAnsi" w:cs="Courier New"/>
          <w:color w:val="222222"/>
          <w:lang w:eastAsia="es-ES"/>
          <w:rPrChange w:id="3018" w:author="Heleen Devos" w:date="2018-07-22T17:42:00Z">
            <w:rPr>
              <w:del w:id="3019" w:author="Eduardo Gonzalez" w:date="2018-07-30T10:03:00Z"/>
              <w:rFonts w:ascii="Courier New" w:eastAsia="Times New Roman" w:hAnsi="Courier New" w:cs="Courier New"/>
              <w:color w:val="222222"/>
              <w:sz w:val="20"/>
              <w:szCs w:val="20"/>
              <w:lang w:eastAsia="es-ES"/>
            </w:rPr>
          </w:rPrChange>
        </w:rPr>
      </w:pPr>
    </w:p>
    <w:p w14:paraId="43FDF791" w14:textId="62C7C378" w:rsidR="00A35B95" w:rsidRPr="00A879E9" w:rsidDel="00C80F91" w:rsidRDefault="00A35B9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020" w:author="Eduardo Gonzalez" w:date="2018-07-30T10:03:00Z"/>
          <w:rFonts w:asciiTheme="minorHAnsi" w:eastAsia="Times New Roman" w:hAnsiTheme="minorHAnsi" w:cs="Courier New"/>
          <w:color w:val="222222"/>
          <w:lang w:eastAsia="es-ES"/>
          <w:rPrChange w:id="3021" w:author="Heleen Devos" w:date="2018-07-22T17:42:00Z">
            <w:rPr>
              <w:del w:id="3022" w:author="Eduardo Gonzalez" w:date="2018-07-30T10:03:00Z"/>
              <w:rFonts w:ascii="Courier New" w:eastAsia="Times New Roman" w:hAnsi="Courier New" w:cs="Courier New"/>
              <w:color w:val="222222"/>
              <w:sz w:val="20"/>
              <w:szCs w:val="20"/>
              <w:lang w:eastAsia="es-ES"/>
            </w:rPr>
          </w:rPrChange>
        </w:rPr>
      </w:pPr>
      <w:del w:id="3023" w:author="Eduardo Gonzalez" w:date="2018-07-30T10:03:00Z">
        <w:r w:rsidRPr="00A879E9" w:rsidDel="00C80F91">
          <w:rPr>
            <w:rFonts w:asciiTheme="minorHAnsi" w:eastAsia="Times New Roman" w:hAnsiTheme="minorHAnsi" w:cs="Courier New"/>
            <w:color w:val="222222"/>
            <w:lang w:eastAsia="es-ES"/>
            <w:rPrChange w:id="3024" w:author="Heleen Devos" w:date="2018-07-22T17:42:00Z">
              <w:rPr>
                <w:rFonts w:ascii="Courier New" w:eastAsia="Times New Roman" w:hAnsi="Courier New" w:cs="Courier New"/>
                <w:color w:val="222222"/>
                <w:sz w:val="20"/>
                <w:szCs w:val="20"/>
                <w:lang w:eastAsia="es-ES"/>
              </w:rPr>
            </w:rPrChange>
          </w:rPr>
          <w:delText>ERgON resuelve el problema de la facilidad de la administración, y rendimiento</w:delText>
        </w:r>
        <w:r w:rsidR="0060489A" w:rsidRPr="00A879E9" w:rsidDel="00C80F91">
          <w:rPr>
            <w:rFonts w:asciiTheme="minorHAnsi" w:eastAsia="Times New Roman" w:hAnsiTheme="minorHAnsi" w:cs="Courier New"/>
            <w:color w:val="222222"/>
            <w:lang w:eastAsia="es-ES"/>
            <w:rPrChange w:id="3025" w:author="Heleen Devos" w:date="2018-07-22T17:42:00Z">
              <w:rPr>
                <w:rFonts w:ascii="Courier New" w:eastAsia="Times New Roman" w:hAnsi="Courier New" w:cs="Courier New"/>
                <w:color w:val="222222"/>
                <w:sz w:val="20"/>
                <w:szCs w:val="20"/>
                <w:lang w:eastAsia="es-ES"/>
              </w:rPr>
            </w:rPrChange>
          </w:rPr>
          <w:delText xml:space="preserve"> g</w:delText>
        </w:r>
        <w:r w:rsidRPr="00A879E9" w:rsidDel="00C80F91">
          <w:rPr>
            <w:rFonts w:asciiTheme="minorHAnsi" w:eastAsia="Times New Roman" w:hAnsiTheme="minorHAnsi" w:cs="Courier New"/>
            <w:color w:val="222222"/>
            <w:lang w:eastAsia="es-ES"/>
            <w:rPrChange w:id="3026" w:author="Heleen Devos" w:date="2018-07-22T17:42:00Z">
              <w:rPr>
                <w:rFonts w:ascii="Courier New" w:eastAsia="Times New Roman" w:hAnsi="Courier New" w:cs="Courier New"/>
                <w:color w:val="222222"/>
                <w:sz w:val="20"/>
                <w:szCs w:val="20"/>
                <w:lang w:eastAsia="es-ES"/>
              </w:rPr>
            </w:rPrChange>
          </w:rPr>
          <w:delText>estionada a través de las criptomonedas mediante el desarrollo d</w:delText>
        </w:r>
        <w:r w:rsidR="0060489A" w:rsidRPr="00A879E9" w:rsidDel="00C80F91">
          <w:rPr>
            <w:rFonts w:asciiTheme="minorHAnsi" w:eastAsia="Times New Roman" w:hAnsiTheme="minorHAnsi" w:cs="Courier New"/>
            <w:color w:val="222222"/>
            <w:lang w:eastAsia="es-ES"/>
            <w:rPrChange w:id="3027" w:author="Heleen Devos" w:date="2018-07-22T17:42:00Z">
              <w:rPr>
                <w:rFonts w:ascii="Courier New" w:eastAsia="Times New Roman" w:hAnsi="Courier New" w:cs="Courier New"/>
                <w:color w:val="222222"/>
                <w:sz w:val="20"/>
                <w:szCs w:val="20"/>
                <w:lang w:eastAsia="es-ES"/>
              </w:rPr>
            </w:rPrChange>
          </w:rPr>
          <w:delText>e una plataforma de intercambio d</w:delText>
        </w:r>
        <w:r w:rsidRPr="00A879E9" w:rsidDel="00C80F91">
          <w:rPr>
            <w:rFonts w:asciiTheme="minorHAnsi" w:eastAsia="Times New Roman" w:hAnsiTheme="minorHAnsi" w:cs="Courier New"/>
            <w:color w:val="222222"/>
            <w:lang w:eastAsia="es-ES"/>
            <w:rPrChange w:id="3028" w:author="Heleen Devos" w:date="2018-07-22T17:42:00Z">
              <w:rPr>
                <w:rFonts w:ascii="Courier New" w:eastAsia="Times New Roman" w:hAnsi="Courier New" w:cs="Courier New"/>
                <w:color w:val="222222"/>
                <w:sz w:val="20"/>
                <w:szCs w:val="20"/>
                <w:lang w:eastAsia="es-ES"/>
              </w:rPr>
            </w:rPrChange>
          </w:rPr>
          <w:delText>onde los usuarios podrán administrar, intercambiar y cobrar por los tokens previamente adquiridos. La red coordinará la firma conjunta de contratos inteligentes para que la inversión pueda registrarse en el Blockchain y las tarifas y ganancias correspondientes puedan ser distribuidos en consecuencia a lo señalado en la campaña.</w:delText>
        </w:r>
      </w:del>
    </w:p>
    <w:p w14:paraId="010F5523" w14:textId="24A2B9EC" w:rsidR="00A35B95" w:rsidRPr="00A879E9" w:rsidDel="00C80F91" w:rsidRDefault="00A35B9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029" w:author="Eduardo Gonzalez" w:date="2018-07-30T10:03:00Z"/>
          <w:rFonts w:asciiTheme="minorHAnsi" w:eastAsia="Times New Roman" w:hAnsiTheme="minorHAnsi" w:cs="Courier New"/>
          <w:color w:val="222222"/>
          <w:lang w:eastAsia="es-ES"/>
          <w:rPrChange w:id="3030" w:author="Heleen Devos" w:date="2018-07-22T17:42:00Z">
            <w:rPr>
              <w:del w:id="3031" w:author="Eduardo Gonzalez" w:date="2018-07-30T10:03:00Z"/>
              <w:rFonts w:ascii="Courier New" w:eastAsia="Times New Roman" w:hAnsi="Courier New" w:cs="Courier New"/>
              <w:color w:val="222222"/>
              <w:sz w:val="20"/>
              <w:szCs w:val="20"/>
              <w:lang w:eastAsia="es-ES"/>
            </w:rPr>
          </w:rPrChange>
        </w:rPr>
      </w:pPr>
    </w:p>
    <w:p w14:paraId="4441E2ED" w14:textId="52FB2CBD" w:rsidR="0060489A" w:rsidRPr="00A879E9" w:rsidDel="00C80F91" w:rsidRDefault="0060489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032" w:author="Eduardo Gonzalez" w:date="2018-07-30T10:03:00Z"/>
          <w:rFonts w:asciiTheme="minorHAnsi" w:eastAsia="Times New Roman" w:hAnsiTheme="minorHAnsi" w:cs="Courier New"/>
          <w:color w:val="222222"/>
          <w:lang w:eastAsia="es-ES"/>
          <w:rPrChange w:id="3033" w:author="Heleen Devos" w:date="2018-07-22T17:42:00Z">
            <w:rPr>
              <w:del w:id="3034" w:author="Eduardo Gonzalez" w:date="2018-07-30T10:03:00Z"/>
              <w:rFonts w:ascii="Courier New" w:eastAsia="Times New Roman" w:hAnsi="Courier New" w:cs="Courier New"/>
              <w:color w:val="222222"/>
              <w:sz w:val="20"/>
              <w:szCs w:val="20"/>
              <w:lang w:eastAsia="es-ES"/>
            </w:rPr>
          </w:rPrChange>
        </w:rPr>
      </w:pPr>
      <w:del w:id="3035" w:author="Eduardo Gonzalez" w:date="2018-07-30T10:03:00Z">
        <w:r w:rsidRPr="00A879E9" w:rsidDel="00C80F91">
          <w:rPr>
            <w:rFonts w:asciiTheme="minorHAnsi" w:eastAsia="Times New Roman" w:hAnsiTheme="minorHAnsi" w:cs="Courier New"/>
            <w:color w:val="222222"/>
            <w:lang w:eastAsia="es-ES"/>
            <w:rPrChange w:id="3036" w:author="Heleen Devos" w:date="2018-07-22T17:42:00Z">
              <w:rPr>
                <w:rFonts w:ascii="Courier New" w:eastAsia="Times New Roman" w:hAnsi="Courier New" w:cs="Courier New"/>
                <w:color w:val="222222"/>
                <w:sz w:val="20"/>
                <w:szCs w:val="20"/>
                <w:lang w:eastAsia="es-ES"/>
              </w:rPr>
            </w:rPrChange>
          </w:rPr>
          <w:delText xml:space="preserve">El concepto de recaudar muchas pequeñas contribuciones a través de una línea de financiación, apareció por primera vez a principios de la década de 2000, pero fue solo después del lanzamiento de Indiegogo en 2008 y Kickstarter en 2009 que el Crowdfunding ganó considerable tracción (Freedman &amp; Nutting, 2015) </w:delText>
        </w:r>
      </w:del>
    </w:p>
    <w:p w14:paraId="2EAB7551" w14:textId="08F026EE" w:rsidR="0060489A" w:rsidRPr="00A879E9" w:rsidDel="00C80F91" w:rsidRDefault="0060489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037" w:author="Eduardo Gonzalez" w:date="2018-07-30T10:03:00Z"/>
          <w:rFonts w:asciiTheme="minorHAnsi" w:eastAsia="Times New Roman" w:hAnsiTheme="minorHAnsi" w:cs="Courier New"/>
          <w:color w:val="222222"/>
          <w:lang w:eastAsia="es-ES"/>
          <w:rPrChange w:id="3038" w:author="Heleen Devos" w:date="2018-07-22T17:42:00Z">
            <w:rPr>
              <w:del w:id="3039" w:author="Eduardo Gonzalez" w:date="2018-07-30T10:03:00Z"/>
              <w:rFonts w:ascii="Courier New" w:eastAsia="Times New Roman" w:hAnsi="Courier New" w:cs="Courier New"/>
              <w:color w:val="222222"/>
              <w:sz w:val="20"/>
              <w:szCs w:val="20"/>
              <w:lang w:eastAsia="es-ES"/>
            </w:rPr>
          </w:rPrChange>
        </w:rPr>
      </w:pPr>
    </w:p>
    <w:p w14:paraId="02C073DB" w14:textId="3EBF71D8" w:rsidR="0060489A" w:rsidRPr="00A879E9" w:rsidDel="00C80F91" w:rsidRDefault="0060489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040" w:author="Eduardo Gonzalez" w:date="2018-07-30T10:03:00Z"/>
          <w:rFonts w:asciiTheme="minorHAnsi" w:eastAsia="Times New Roman" w:hAnsiTheme="minorHAnsi" w:cs="Courier New"/>
          <w:color w:val="222222"/>
          <w:lang w:eastAsia="es-ES"/>
          <w:rPrChange w:id="3041" w:author="Heleen Devos" w:date="2018-07-22T17:42:00Z">
            <w:rPr>
              <w:del w:id="3042" w:author="Eduardo Gonzalez" w:date="2018-07-30T10:03:00Z"/>
              <w:rFonts w:ascii="Courier New" w:eastAsia="Times New Roman" w:hAnsi="Courier New" w:cs="Courier New"/>
              <w:color w:val="222222"/>
              <w:sz w:val="20"/>
              <w:szCs w:val="20"/>
              <w:lang w:eastAsia="es-ES"/>
            </w:rPr>
          </w:rPrChange>
        </w:rPr>
      </w:pPr>
      <w:del w:id="3043" w:author="Eduardo Gonzalez" w:date="2018-07-30T10:03:00Z">
        <w:r w:rsidRPr="00A879E9" w:rsidDel="00C80F91">
          <w:rPr>
            <w:rFonts w:asciiTheme="minorHAnsi" w:eastAsia="Times New Roman" w:hAnsiTheme="minorHAnsi" w:cs="Courier New"/>
            <w:color w:val="222222"/>
            <w:lang w:eastAsia="es-ES"/>
            <w:rPrChange w:id="3044" w:author="Heleen Devos" w:date="2018-07-22T17:42:00Z">
              <w:rPr>
                <w:rFonts w:ascii="Courier New" w:eastAsia="Times New Roman" w:hAnsi="Courier New" w:cs="Courier New"/>
                <w:color w:val="222222"/>
                <w:sz w:val="20"/>
                <w:szCs w:val="20"/>
                <w:lang w:eastAsia="es-ES"/>
              </w:rPr>
            </w:rPrChange>
          </w:rPr>
          <w:delText>Desde su fundación hasta mayo de 2018, Kickstarter ha canalizado más de USD 3.6B de más de 14 millones de patrocinadores para financiar casi 140,000 proyectos. Además, Indiegogo ha recaudado más de USD 1 mil millones en fondos.</w:delText>
        </w:r>
      </w:del>
    </w:p>
    <w:p w14:paraId="2C293A5A" w14:textId="040A819B" w:rsidR="0060489A" w:rsidRPr="00A879E9" w:rsidDel="00C80F91" w:rsidRDefault="0060489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045" w:author="Eduardo Gonzalez" w:date="2018-07-30T10:03:00Z"/>
          <w:rFonts w:asciiTheme="minorHAnsi" w:eastAsia="Times New Roman" w:hAnsiTheme="minorHAnsi" w:cs="Courier New"/>
          <w:color w:val="222222"/>
          <w:lang w:eastAsia="es-ES"/>
          <w:rPrChange w:id="3046" w:author="Heleen Devos" w:date="2018-07-22T17:42:00Z">
            <w:rPr>
              <w:del w:id="3047" w:author="Eduardo Gonzalez" w:date="2018-07-30T10:03:00Z"/>
              <w:rFonts w:ascii="Courier New" w:eastAsia="Times New Roman" w:hAnsi="Courier New" w:cs="Courier New"/>
              <w:color w:val="222222"/>
              <w:sz w:val="20"/>
              <w:szCs w:val="20"/>
              <w:lang w:eastAsia="es-ES"/>
            </w:rPr>
          </w:rPrChange>
        </w:rPr>
      </w:pPr>
      <w:del w:id="3048" w:author="Eduardo Gonzalez" w:date="2018-07-30T10:03:00Z">
        <w:r w:rsidRPr="00A879E9" w:rsidDel="00C80F91">
          <w:rPr>
            <w:rFonts w:asciiTheme="minorHAnsi" w:eastAsia="Times New Roman" w:hAnsiTheme="minorHAnsi" w:cs="Courier New"/>
            <w:color w:val="222222"/>
            <w:lang w:eastAsia="es-ES"/>
            <w:rPrChange w:id="3049" w:author="Heleen Devos" w:date="2018-07-22T17:42:00Z">
              <w:rPr>
                <w:rFonts w:ascii="Courier New" w:eastAsia="Times New Roman" w:hAnsi="Courier New" w:cs="Courier New"/>
                <w:color w:val="222222"/>
                <w:sz w:val="20"/>
                <w:szCs w:val="20"/>
                <w:lang w:eastAsia="es-ES"/>
              </w:rPr>
            </w:rPrChange>
          </w:rPr>
          <w:delText xml:space="preserve">El impacto del Crowdfunding en las finanzas globales y el emprendimiento es innegable. En 2015, el volumen de Crowdfunding global total se estimó en USD 34B (Massolution, 2015) </w:delText>
        </w:r>
      </w:del>
    </w:p>
    <w:p w14:paraId="44B06577" w14:textId="221AD56D" w:rsidR="0060489A" w:rsidRPr="00A879E9" w:rsidDel="00C80F91" w:rsidRDefault="0060489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050" w:author="Eduardo Gonzalez" w:date="2018-07-30T10:03:00Z"/>
          <w:rFonts w:asciiTheme="minorHAnsi" w:eastAsia="Times New Roman" w:hAnsiTheme="minorHAnsi" w:cs="Courier New"/>
          <w:color w:val="222222"/>
          <w:lang w:eastAsia="es-ES"/>
          <w:rPrChange w:id="3051" w:author="Heleen Devos" w:date="2018-07-22T17:42:00Z">
            <w:rPr>
              <w:del w:id="3052" w:author="Eduardo Gonzalez" w:date="2018-07-30T10:03:00Z"/>
              <w:rFonts w:ascii="Courier New" w:eastAsia="Times New Roman" w:hAnsi="Courier New" w:cs="Courier New"/>
              <w:color w:val="222222"/>
              <w:sz w:val="20"/>
              <w:szCs w:val="20"/>
              <w:lang w:eastAsia="es-ES"/>
            </w:rPr>
          </w:rPrChange>
        </w:rPr>
      </w:pPr>
    </w:p>
    <w:p w14:paraId="3E315DBF" w14:textId="531FB665" w:rsidR="0060489A" w:rsidRPr="00A879E9" w:rsidDel="00C80F91" w:rsidRDefault="0060489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053" w:author="Eduardo Gonzalez" w:date="2018-07-30T10:03:00Z"/>
          <w:rFonts w:asciiTheme="minorHAnsi" w:eastAsia="Times New Roman" w:hAnsiTheme="minorHAnsi" w:cs="Courier New"/>
          <w:color w:val="222222"/>
          <w:lang w:eastAsia="es-ES"/>
          <w:rPrChange w:id="3054" w:author="Heleen Devos" w:date="2018-07-22T17:42:00Z">
            <w:rPr>
              <w:del w:id="3055" w:author="Eduardo Gonzalez" w:date="2018-07-30T10:03:00Z"/>
              <w:rFonts w:ascii="Courier New" w:eastAsia="Times New Roman" w:hAnsi="Courier New" w:cs="Courier New"/>
              <w:color w:val="222222"/>
              <w:sz w:val="20"/>
              <w:szCs w:val="20"/>
              <w:lang w:eastAsia="es-ES"/>
            </w:rPr>
          </w:rPrChange>
        </w:rPr>
      </w:pPr>
      <w:del w:id="3056" w:author="Eduardo Gonzalez" w:date="2018-07-30T10:03:00Z">
        <w:r w:rsidRPr="00A879E9" w:rsidDel="00C80F91">
          <w:rPr>
            <w:rFonts w:asciiTheme="minorHAnsi" w:eastAsia="Times New Roman" w:hAnsiTheme="minorHAnsi" w:cs="Courier New"/>
            <w:color w:val="222222"/>
            <w:lang w:eastAsia="es-ES"/>
            <w:rPrChange w:id="3057" w:author="Heleen Devos" w:date="2018-07-22T17:42:00Z">
              <w:rPr>
                <w:rFonts w:ascii="Courier New" w:eastAsia="Times New Roman" w:hAnsi="Courier New" w:cs="Courier New"/>
                <w:color w:val="222222"/>
                <w:sz w:val="20"/>
                <w:szCs w:val="20"/>
                <w:lang w:eastAsia="es-ES"/>
              </w:rPr>
            </w:rPrChange>
          </w:rPr>
          <w:delText xml:space="preserve">En el año 2013 el Banco Mundial presentó un documento titulado "El potencial del Crowdfunding para el desarrollo mundial "predice que el crowdfunding llegará a USD 90-96B por año para 2025. </w:delText>
        </w:r>
      </w:del>
    </w:p>
    <w:p w14:paraId="06E64839" w14:textId="02A51211" w:rsidR="0060489A" w:rsidRPr="00A879E9" w:rsidDel="00C80F91" w:rsidRDefault="0060489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058" w:author="Eduardo Gonzalez" w:date="2018-07-30T10:03:00Z"/>
          <w:rFonts w:asciiTheme="minorHAnsi" w:eastAsia="Times New Roman" w:hAnsiTheme="minorHAnsi" w:cs="Courier New"/>
          <w:color w:val="222222"/>
          <w:lang w:eastAsia="es-ES"/>
          <w:rPrChange w:id="3059" w:author="Heleen Devos" w:date="2018-07-22T17:42:00Z">
            <w:rPr>
              <w:del w:id="3060" w:author="Eduardo Gonzalez" w:date="2018-07-30T10:03:00Z"/>
              <w:rFonts w:ascii="Courier New" w:eastAsia="Times New Roman" w:hAnsi="Courier New" w:cs="Courier New"/>
              <w:color w:val="222222"/>
              <w:sz w:val="20"/>
              <w:szCs w:val="20"/>
              <w:lang w:eastAsia="es-ES"/>
            </w:rPr>
          </w:rPrChange>
        </w:rPr>
      </w:pPr>
    </w:p>
    <w:p w14:paraId="4B6D7265" w14:textId="2989B059" w:rsidR="0060489A" w:rsidRPr="00A879E9" w:rsidDel="00C80F91" w:rsidRDefault="0060489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061" w:author="Eduardo Gonzalez" w:date="2018-07-30T10:03:00Z"/>
          <w:rFonts w:asciiTheme="minorHAnsi" w:eastAsia="Times New Roman" w:hAnsiTheme="minorHAnsi" w:cs="Courier New"/>
          <w:color w:val="222222"/>
          <w:lang w:eastAsia="es-ES"/>
          <w:rPrChange w:id="3062" w:author="Heleen Devos" w:date="2018-07-22T17:42:00Z">
            <w:rPr>
              <w:del w:id="3063" w:author="Eduardo Gonzalez" w:date="2018-07-30T10:03:00Z"/>
              <w:rFonts w:ascii="Courier New" w:eastAsia="Times New Roman" w:hAnsi="Courier New" w:cs="Courier New"/>
              <w:color w:val="222222"/>
              <w:sz w:val="20"/>
              <w:szCs w:val="20"/>
              <w:lang w:eastAsia="es-ES"/>
            </w:rPr>
          </w:rPrChange>
        </w:rPr>
      </w:pPr>
      <w:del w:id="3064" w:author="Eduardo Gonzalez" w:date="2018-07-30T10:03:00Z">
        <w:r w:rsidRPr="00A879E9" w:rsidDel="00C80F91">
          <w:rPr>
            <w:rFonts w:asciiTheme="minorHAnsi" w:eastAsia="Times New Roman" w:hAnsiTheme="minorHAnsi" w:cs="Courier New"/>
            <w:color w:val="222222"/>
            <w:lang w:eastAsia="es-ES"/>
            <w:rPrChange w:id="3065" w:author="Heleen Devos" w:date="2018-07-22T17:42:00Z">
              <w:rPr>
                <w:rFonts w:ascii="Courier New" w:eastAsia="Times New Roman" w:hAnsi="Courier New" w:cs="Courier New"/>
                <w:color w:val="222222"/>
                <w:sz w:val="20"/>
                <w:szCs w:val="20"/>
                <w:lang w:eastAsia="es-ES"/>
              </w:rPr>
            </w:rPrChange>
          </w:rPr>
          <w:delText>En el año 2017 MyPrivateBanking presentó un informe donde afirma que el Crowdfunding total podría llegar a un asombroso USD 1 billón por año.</w:delText>
        </w:r>
      </w:del>
    </w:p>
    <w:p w14:paraId="40CA75AB" w14:textId="696ED8EA" w:rsidR="005D5640" w:rsidRPr="00A879E9" w:rsidDel="00C80F91" w:rsidRDefault="005D5640"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066" w:author="Eduardo Gonzalez" w:date="2018-07-30T10:03:00Z"/>
          <w:rFonts w:asciiTheme="minorHAnsi" w:eastAsia="Times New Roman" w:hAnsiTheme="minorHAnsi" w:cs="Courier New"/>
          <w:color w:val="222222"/>
          <w:lang w:eastAsia="es-ES"/>
          <w:rPrChange w:id="3067" w:author="Heleen Devos" w:date="2018-07-22T17:42:00Z">
            <w:rPr>
              <w:del w:id="3068" w:author="Eduardo Gonzalez" w:date="2018-07-30T10:03:00Z"/>
              <w:rFonts w:ascii="Courier New" w:eastAsia="Times New Roman" w:hAnsi="Courier New" w:cs="Courier New"/>
              <w:color w:val="222222"/>
              <w:sz w:val="20"/>
              <w:szCs w:val="20"/>
              <w:lang w:eastAsia="es-ES"/>
            </w:rPr>
          </w:rPrChange>
        </w:rPr>
      </w:pPr>
    </w:p>
    <w:p w14:paraId="3210E6F5" w14:textId="5C847C52" w:rsidR="00A35B95" w:rsidRPr="00A879E9" w:rsidDel="00C80F91" w:rsidRDefault="00A35B9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069" w:author="Eduardo Gonzalez" w:date="2018-07-30T10:03:00Z"/>
          <w:rFonts w:asciiTheme="minorHAnsi" w:eastAsia="Times New Roman" w:hAnsiTheme="minorHAnsi" w:cs="Courier New"/>
          <w:color w:val="222222"/>
          <w:lang w:eastAsia="es-ES"/>
          <w:rPrChange w:id="3070" w:author="Heleen Devos" w:date="2018-07-22T17:42:00Z">
            <w:rPr>
              <w:del w:id="3071" w:author="Eduardo Gonzalez" w:date="2018-07-30T10:03:00Z"/>
              <w:rFonts w:ascii="Courier New" w:eastAsia="Times New Roman" w:hAnsi="Courier New" w:cs="Courier New"/>
              <w:color w:val="222222"/>
              <w:sz w:val="20"/>
              <w:szCs w:val="20"/>
              <w:lang w:eastAsia="es-ES"/>
            </w:rPr>
          </w:rPrChange>
        </w:rPr>
      </w:pPr>
    </w:p>
    <w:p w14:paraId="4D790392" w14:textId="292C0114" w:rsidR="005D5640" w:rsidRPr="00A879E9" w:rsidDel="00C80F91" w:rsidRDefault="0060489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072" w:author="Eduardo Gonzalez" w:date="2018-07-30T10:03:00Z"/>
          <w:rFonts w:asciiTheme="minorHAnsi" w:eastAsia="Times New Roman" w:hAnsiTheme="minorHAnsi" w:cs="Courier New"/>
          <w:color w:val="222222"/>
          <w:lang w:eastAsia="es-ES"/>
          <w:rPrChange w:id="3073" w:author="Heleen Devos" w:date="2018-07-22T17:42:00Z">
            <w:rPr>
              <w:del w:id="3074" w:author="Eduardo Gonzalez" w:date="2018-07-30T10:03:00Z"/>
              <w:rFonts w:ascii="Courier New" w:eastAsia="Times New Roman" w:hAnsi="Courier New" w:cs="Courier New"/>
              <w:color w:val="222222"/>
              <w:sz w:val="20"/>
              <w:szCs w:val="20"/>
              <w:lang w:eastAsia="es-ES"/>
            </w:rPr>
          </w:rPrChange>
        </w:rPr>
      </w:pPr>
      <w:del w:id="3075" w:author="Eduardo Gonzalez" w:date="2018-07-30T10:03:00Z">
        <w:r w:rsidRPr="00A879E9" w:rsidDel="00C80F91">
          <w:rPr>
            <w:rFonts w:asciiTheme="minorHAnsi" w:eastAsia="Times New Roman" w:hAnsiTheme="minorHAnsi" w:cs="Courier New"/>
            <w:color w:val="222222"/>
            <w:lang w:eastAsia="es-ES"/>
            <w:rPrChange w:id="3076" w:author="Heleen Devos" w:date="2018-07-22T17:42:00Z">
              <w:rPr>
                <w:rFonts w:ascii="Courier New" w:eastAsia="Times New Roman" w:hAnsi="Courier New" w:cs="Courier New"/>
                <w:color w:val="222222"/>
                <w:sz w:val="20"/>
                <w:szCs w:val="20"/>
                <w:lang w:eastAsia="es-ES"/>
              </w:rPr>
            </w:rPrChange>
          </w:rPr>
          <w:delText>Financiamiento para empresas con planes de expansión (emisión de Token)</w:delText>
        </w:r>
      </w:del>
    </w:p>
    <w:p w14:paraId="368AC537" w14:textId="183236C8" w:rsidR="005D5640" w:rsidRPr="00A879E9" w:rsidDel="00C80F91" w:rsidRDefault="005D5640"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077" w:author="Eduardo Gonzalez" w:date="2018-07-30T10:03:00Z"/>
          <w:rFonts w:asciiTheme="minorHAnsi" w:eastAsia="Times New Roman" w:hAnsiTheme="minorHAnsi" w:cs="Courier New"/>
          <w:color w:val="222222"/>
          <w:lang w:eastAsia="es-ES"/>
          <w:rPrChange w:id="3078" w:author="Heleen Devos" w:date="2018-07-22T17:42:00Z">
            <w:rPr>
              <w:del w:id="3079" w:author="Eduardo Gonzalez" w:date="2018-07-30T10:03:00Z"/>
              <w:rFonts w:ascii="Courier New" w:eastAsia="Times New Roman" w:hAnsi="Courier New" w:cs="Courier New"/>
              <w:color w:val="222222"/>
              <w:sz w:val="20"/>
              <w:szCs w:val="20"/>
              <w:lang w:eastAsia="es-ES"/>
            </w:rPr>
          </w:rPrChange>
        </w:rPr>
      </w:pPr>
    </w:p>
    <w:p w14:paraId="04BCAC45" w14:textId="299EEA10" w:rsidR="005D5640" w:rsidRPr="00A879E9" w:rsidDel="00C80F91" w:rsidRDefault="005D5640"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080" w:author="Eduardo Gonzalez" w:date="2018-07-30T10:03:00Z"/>
          <w:rFonts w:asciiTheme="minorHAnsi" w:eastAsia="Times New Roman" w:hAnsiTheme="minorHAnsi" w:cs="Courier New"/>
          <w:color w:val="222222"/>
          <w:lang w:eastAsia="es-ES"/>
          <w:rPrChange w:id="3081" w:author="Heleen Devos" w:date="2018-07-22T17:42:00Z">
            <w:rPr>
              <w:del w:id="3082" w:author="Eduardo Gonzalez" w:date="2018-07-30T10:03:00Z"/>
              <w:rFonts w:ascii="Courier New" w:eastAsia="Times New Roman" w:hAnsi="Courier New" w:cs="Courier New"/>
              <w:color w:val="222222"/>
              <w:sz w:val="20"/>
              <w:szCs w:val="20"/>
              <w:lang w:eastAsia="es-ES"/>
            </w:rPr>
          </w:rPrChange>
        </w:rPr>
      </w:pPr>
      <w:del w:id="3083" w:author="Eduardo Gonzalez" w:date="2018-07-30T10:03:00Z">
        <w:r w:rsidRPr="00A879E9" w:rsidDel="00C80F91">
          <w:rPr>
            <w:rFonts w:asciiTheme="minorHAnsi" w:eastAsia="Times New Roman" w:hAnsiTheme="minorHAnsi" w:cs="Courier New"/>
            <w:color w:val="222222"/>
            <w:lang w:eastAsia="es-ES"/>
            <w:rPrChange w:id="3084" w:author="Heleen Devos" w:date="2018-07-22T17:42:00Z">
              <w:rPr>
                <w:rFonts w:ascii="Courier New" w:eastAsia="Times New Roman" w:hAnsi="Courier New" w:cs="Courier New"/>
                <w:color w:val="222222"/>
                <w:sz w:val="20"/>
                <w:szCs w:val="20"/>
                <w:lang w:eastAsia="es-ES"/>
              </w:rPr>
            </w:rPrChange>
          </w:rPr>
          <w:delText xml:space="preserve">Nuestra plataforma Ergon Crowdfunding creara tokens para cada campaña de financiamiento. Esto modalidad </w:delText>
        </w:r>
        <w:r w:rsidR="0044012E" w:rsidRPr="00A879E9" w:rsidDel="00C80F91">
          <w:rPr>
            <w:rFonts w:asciiTheme="minorHAnsi" w:eastAsia="Times New Roman" w:hAnsiTheme="minorHAnsi" w:cs="Courier New"/>
            <w:color w:val="222222"/>
            <w:lang w:eastAsia="es-ES"/>
            <w:rPrChange w:id="3085" w:author="Heleen Devos" w:date="2018-07-22T17:42:00Z">
              <w:rPr>
                <w:rFonts w:ascii="Courier New" w:eastAsia="Times New Roman" w:hAnsi="Courier New" w:cs="Courier New"/>
                <w:color w:val="222222"/>
                <w:sz w:val="20"/>
                <w:szCs w:val="20"/>
                <w:lang w:eastAsia="es-ES"/>
              </w:rPr>
            </w:rPrChange>
          </w:rPr>
          <w:delText>está</w:delText>
        </w:r>
        <w:r w:rsidRPr="00A879E9" w:rsidDel="00C80F91">
          <w:rPr>
            <w:rFonts w:asciiTheme="minorHAnsi" w:eastAsia="Times New Roman" w:hAnsiTheme="minorHAnsi" w:cs="Courier New"/>
            <w:color w:val="222222"/>
            <w:lang w:eastAsia="es-ES"/>
            <w:rPrChange w:id="3086" w:author="Heleen Devos" w:date="2018-07-22T17:42:00Z">
              <w:rPr>
                <w:rFonts w:ascii="Courier New" w:eastAsia="Times New Roman" w:hAnsi="Courier New" w:cs="Courier New"/>
                <w:color w:val="222222"/>
                <w:sz w:val="20"/>
                <w:szCs w:val="20"/>
                <w:lang w:eastAsia="es-ES"/>
              </w:rPr>
            </w:rPrChange>
          </w:rPr>
          <w:delText xml:space="preserve"> orientada para empresas que requieran para sus proyectos de expansión mayor financiamiento y que cuenten con planes de inversión que puedan entregar un grado de certeza de viabilidad de los retornos esperados.</w:delText>
        </w:r>
      </w:del>
    </w:p>
    <w:p w14:paraId="55298C03" w14:textId="39F1F20E" w:rsidR="0044012E" w:rsidRPr="00A879E9" w:rsidDel="00C80F91" w:rsidRDefault="005D5640"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087" w:author="Eduardo Gonzalez" w:date="2018-07-30T10:03:00Z"/>
          <w:rFonts w:asciiTheme="minorHAnsi" w:eastAsia="Times New Roman" w:hAnsiTheme="minorHAnsi" w:cs="Courier New"/>
          <w:color w:val="222222"/>
          <w:lang w:eastAsia="es-ES"/>
          <w:rPrChange w:id="3088" w:author="Heleen Devos" w:date="2018-07-22T17:42:00Z">
            <w:rPr>
              <w:del w:id="3089" w:author="Eduardo Gonzalez" w:date="2018-07-30T10:03:00Z"/>
              <w:rFonts w:ascii="Courier New" w:eastAsia="Times New Roman" w:hAnsi="Courier New" w:cs="Courier New"/>
              <w:color w:val="222222"/>
              <w:sz w:val="20"/>
              <w:szCs w:val="20"/>
              <w:lang w:eastAsia="es-ES"/>
            </w:rPr>
          </w:rPrChange>
        </w:rPr>
      </w:pPr>
      <w:del w:id="3090" w:author="Eduardo Gonzalez" w:date="2018-07-30T10:03:00Z">
        <w:r w:rsidRPr="00A879E9" w:rsidDel="00C80F91">
          <w:rPr>
            <w:rFonts w:asciiTheme="minorHAnsi" w:eastAsia="Times New Roman" w:hAnsiTheme="minorHAnsi" w:cs="Courier New"/>
            <w:color w:val="222222"/>
            <w:lang w:eastAsia="es-ES"/>
            <w:rPrChange w:id="3091" w:author="Heleen Devos" w:date="2018-07-22T17:42:00Z">
              <w:rPr>
                <w:rFonts w:ascii="Courier New" w:eastAsia="Times New Roman" w:hAnsi="Courier New" w:cs="Courier New"/>
                <w:color w:val="222222"/>
                <w:sz w:val="20"/>
                <w:szCs w:val="20"/>
                <w:lang w:eastAsia="es-ES"/>
              </w:rPr>
            </w:rPrChange>
          </w:rPr>
          <w:delText>Cada campañ</w:delText>
        </w:r>
        <w:r w:rsidR="0044012E" w:rsidRPr="00A879E9" w:rsidDel="00C80F91">
          <w:rPr>
            <w:rFonts w:asciiTheme="minorHAnsi" w:eastAsia="Times New Roman" w:hAnsiTheme="minorHAnsi" w:cs="Courier New"/>
            <w:color w:val="222222"/>
            <w:lang w:eastAsia="es-ES"/>
            <w:rPrChange w:id="3092" w:author="Heleen Devos" w:date="2018-07-22T17:42:00Z">
              <w:rPr>
                <w:rFonts w:ascii="Courier New" w:eastAsia="Times New Roman" w:hAnsi="Courier New" w:cs="Courier New"/>
                <w:color w:val="222222"/>
                <w:sz w:val="20"/>
                <w:szCs w:val="20"/>
                <w:lang w:eastAsia="es-ES"/>
              </w:rPr>
            </w:rPrChange>
          </w:rPr>
          <w:delText>a pasara por la auditoria del equipo ERGON</w:delText>
        </w:r>
      </w:del>
      <w:ins w:id="3093" w:author="Heleen Devos" w:date="2018-07-22T18:01:00Z">
        <w:del w:id="3094" w:author="Eduardo Gonzalez" w:date="2018-07-30T10:03:00Z">
          <w:r w:rsidR="009E736B" w:rsidDel="00C80F91">
            <w:rPr>
              <w:rFonts w:asciiTheme="minorHAnsi" w:eastAsia="Times New Roman" w:hAnsiTheme="minorHAnsi" w:cs="Courier New"/>
              <w:color w:val="222222"/>
              <w:lang w:eastAsia="es-ES"/>
            </w:rPr>
            <w:delText>ERgON</w:delText>
          </w:r>
        </w:del>
      </w:ins>
      <w:del w:id="3095" w:author="Eduardo Gonzalez" w:date="2018-07-30T10:03:00Z">
        <w:r w:rsidR="0044012E" w:rsidRPr="00A879E9" w:rsidDel="00C80F91">
          <w:rPr>
            <w:rFonts w:asciiTheme="minorHAnsi" w:eastAsia="Times New Roman" w:hAnsiTheme="minorHAnsi" w:cs="Courier New"/>
            <w:color w:val="222222"/>
            <w:lang w:eastAsia="es-ES"/>
            <w:rPrChange w:id="3096" w:author="Heleen Devos" w:date="2018-07-22T17:42:00Z">
              <w:rPr>
                <w:rFonts w:ascii="Courier New" w:eastAsia="Times New Roman" w:hAnsi="Courier New" w:cs="Courier New"/>
                <w:color w:val="222222"/>
                <w:sz w:val="20"/>
                <w:szCs w:val="20"/>
                <w:lang w:eastAsia="es-ES"/>
              </w:rPr>
            </w:rPrChange>
          </w:rPr>
          <w:delText xml:space="preserve">, y se publicará por 60 días. </w:delText>
        </w:r>
      </w:del>
    </w:p>
    <w:p w14:paraId="35ED2ABA" w14:textId="62B384E5" w:rsidR="0044012E" w:rsidRPr="00A879E9" w:rsidDel="00C80F91" w:rsidRDefault="0044012E"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097" w:author="Eduardo Gonzalez" w:date="2018-07-30T10:03:00Z"/>
          <w:rFonts w:asciiTheme="minorHAnsi" w:eastAsia="Times New Roman" w:hAnsiTheme="minorHAnsi" w:cs="Courier New"/>
          <w:color w:val="222222"/>
          <w:lang w:eastAsia="es-ES"/>
          <w:rPrChange w:id="3098" w:author="Heleen Devos" w:date="2018-07-22T17:42:00Z">
            <w:rPr>
              <w:del w:id="3099" w:author="Eduardo Gonzalez" w:date="2018-07-30T10:03:00Z"/>
              <w:rFonts w:ascii="Courier New" w:eastAsia="Times New Roman" w:hAnsi="Courier New" w:cs="Courier New"/>
              <w:color w:val="222222"/>
              <w:sz w:val="20"/>
              <w:szCs w:val="20"/>
              <w:lang w:eastAsia="es-ES"/>
            </w:rPr>
          </w:rPrChange>
        </w:rPr>
      </w:pPr>
      <w:del w:id="3100" w:author="Eduardo Gonzalez" w:date="2018-07-30T10:03:00Z">
        <w:r w:rsidRPr="00A879E9" w:rsidDel="00C80F91">
          <w:rPr>
            <w:rFonts w:asciiTheme="minorHAnsi" w:eastAsia="Times New Roman" w:hAnsiTheme="minorHAnsi" w:cs="Courier New"/>
            <w:color w:val="222222"/>
            <w:lang w:eastAsia="es-ES"/>
            <w:rPrChange w:id="3101" w:author="Heleen Devos" w:date="2018-07-22T17:42:00Z">
              <w:rPr>
                <w:rFonts w:ascii="Courier New" w:eastAsia="Times New Roman" w:hAnsi="Courier New" w:cs="Courier New"/>
                <w:color w:val="222222"/>
                <w:sz w:val="20"/>
                <w:szCs w:val="20"/>
                <w:lang w:eastAsia="es-ES"/>
              </w:rPr>
            </w:rPrChange>
          </w:rPr>
          <w:br/>
          <w:delText>Como medio de recaudación utilizaremos un mecanismo de intercambio de tokens por cada proyecto. Esta red distribuida permite la diver</w:delText>
        </w:r>
        <w:r w:rsidR="00B209F9" w:rsidRPr="00A879E9" w:rsidDel="00C80F91">
          <w:rPr>
            <w:rFonts w:asciiTheme="minorHAnsi" w:eastAsia="Times New Roman" w:hAnsiTheme="minorHAnsi" w:cs="Courier New"/>
            <w:color w:val="222222"/>
            <w:lang w:eastAsia="es-ES"/>
            <w:rPrChange w:id="3102" w:author="Heleen Devos" w:date="2018-07-22T17:42:00Z">
              <w:rPr>
                <w:rFonts w:ascii="Courier New" w:eastAsia="Times New Roman" w:hAnsi="Courier New" w:cs="Courier New"/>
                <w:color w:val="222222"/>
                <w:sz w:val="20"/>
                <w:szCs w:val="20"/>
                <w:lang w:eastAsia="es-ES"/>
              </w:rPr>
            </w:rPrChange>
          </w:rPr>
          <w:delText xml:space="preserve">sificación en clases de activos </w:delText>
        </w:r>
        <w:r w:rsidRPr="00A879E9" w:rsidDel="00C80F91">
          <w:rPr>
            <w:rFonts w:asciiTheme="minorHAnsi" w:eastAsia="Times New Roman" w:hAnsiTheme="minorHAnsi" w:cs="Courier New"/>
            <w:color w:val="222222"/>
            <w:lang w:eastAsia="es-ES"/>
            <w:rPrChange w:id="3103" w:author="Heleen Devos" w:date="2018-07-22T17:42:00Z">
              <w:rPr>
                <w:rFonts w:ascii="Courier New" w:eastAsia="Times New Roman" w:hAnsi="Courier New" w:cs="Courier New"/>
                <w:color w:val="222222"/>
                <w:sz w:val="20"/>
                <w:szCs w:val="20"/>
                <w:lang w:eastAsia="es-ES"/>
              </w:rPr>
            </w:rPrChange>
          </w:rPr>
          <w:delText>desde emisores respaldados por fiat hasta tokens de blockchain completamente descentralizados BTC / ETH / LTC /Estilo ERC-20 y otras criptomonedas nativas.</w:delText>
        </w:r>
      </w:del>
    </w:p>
    <w:p w14:paraId="668D0107" w14:textId="1BFE313E" w:rsidR="0044012E" w:rsidRPr="00A879E9" w:rsidDel="00C80F91" w:rsidRDefault="0044012E"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104" w:author="Eduardo Gonzalez" w:date="2018-07-30T10:03:00Z"/>
          <w:rFonts w:asciiTheme="minorHAnsi" w:eastAsia="Times New Roman" w:hAnsiTheme="minorHAnsi" w:cs="Courier New"/>
          <w:color w:val="222222"/>
          <w:lang w:eastAsia="es-ES"/>
          <w:rPrChange w:id="3105" w:author="Heleen Devos" w:date="2018-07-22T17:42:00Z">
            <w:rPr>
              <w:del w:id="3106" w:author="Eduardo Gonzalez" w:date="2018-07-30T10:03:00Z"/>
              <w:rFonts w:ascii="Courier New" w:eastAsia="Times New Roman" w:hAnsi="Courier New" w:cs="Courier New"/>
              <w:color w:val="222222"/>
              <w:sz w:val="20"/>
              <w:szCs w:val="20"/>
              <w:lang w:eastAsia="es-ES"/>
            </w:rPr>
          </w:rPrChange>
        </w:rPr>
      </w:pPr>
    </w:p>
    <w:p w14:paraId="4A6D531E" w14:textId="01B3C828" w:rsidR="00ED6F83" w:rsidRPr="00A879E9" w:rsidDel="00C80F91" w:rsidRDefault="00ED6F83"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107" w:author="Eduardo Gonzalez" w:date="2018-07-30T10:03:00Z"/>
          <w:rFonts w:asciiTheme="minorHAnsi" w:eastAsia="Times New Roman" w:hAnsiTheme="minorHAnsi" w:cs="Courier New"/>
          <w:color w:val="222222"/>
          <w:lang w:eastAsia="es-ES"/>
          <w:rPrChange w:id="3108" w:author="Heleen Devos" w:date="2018-07-22T17:42:00Z">
            <w:rPr>
              <w:del w:id="3109" w:author="Eduardo Gonzalez" w:date="2018-07-30T10:03:00Z"/>
              <w:rFonts w:ascii="Courier New" w:eastAsia="Times New Roman" w:hAnsi="Courier New" w:cs="Courier New"/>
              <w:color w:val="222222"/>
              <w:sz w:val="20"/>
              <w:szCs w:val="20"/>
              <w:lang w:eastAsia="es-ES"/>
            </w:rPr>
          </w:rPrChange>
        </w:rPr>
      </w:pPr>
    </w:p>
    <w:p w14:paraId="5F1A7D1D" w14:textId="69125596" w:rsidR="00ED6F83" w:rsidRPr="00A879E9" w:rsidDel="00C80F91" w:rsidRDefault="00ED6F83"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110" w:author="Eduardo Gonzalez" w:date="2018-07-30T10:03:00Z"/>
          <w:rFonts w:asciiTheme="minorHAnsi" w:eastAsia="Times New Roman" w:hAnsiTheme="minorHAnsi" w:cs="Courier New"/>
          <w:color w:val="222222"/>
          <w:lang w:eastAsia="es-ES"/>
          <w:rPrChange w:id="3111" w:author="Heleen Devos" w:date="2018-07-22T17:42:00Z">
            <w:rPr>
              <w:del w:id="3112" w:author="Eduardo Gonzalez" w:date="2018-07-30T10:03:00Z"/>
              <w:rFonts w:ascii="Courier New" w:eastAsia="Times New Roman" w:hAnsi="Courier New" w:cs="Courier New"/>
              <w:color w:val="222222"/>
              <w:sz w:val="20"/>
              <w:szCs w:val="20"/>
              <w:lang w:eastAsia="es-ES"/>
            </w:rPr>
          </w:rPrChange>
        </w:rPr>
      </w:pPr>
    </w:p>
    <w:p w14:paraId="163EABDC" w14:textId="7F6A3807" w:rsidR="00ED6F83" w:rsidRPr="00A879E9" w:rsidDel="00C80F91" w:rsidRDefault="00ED6F83"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113" w:author="Eduardo Gonzalez" w:date="2018-07-30T10:03:00Z"/>
          <w:rFonts w:asciiTheme="minorHAnsi" w:eastAsia="Times New Roman" w:hAnsiTheme="minorHAnsi" w:cs="Courier New"/>
          <w:color w:val="222222"/>
          <w:lang w:eastAsia="es-ES"/>
          <w:rPrChange w:id="3114" w:author="Heleen Devos" w:date="2018-07-22T17:42:00Z">
            <w:rPr>
              <w:del w:id="3115" w:author="Eduardo Gonzalez" w:date="2018-07-30T10:03:00Z"/>
              <w:rFonts w:ascii="Courier New" w:eastAsia="Times New Roman" w:hAnsi="Courier New" w:cs="Courier New"/>
              <w:color w:val="222222"/>
              <w:sz w:val="20"/>
              <w:szCs w:val="20"/>
              <w:lang w:eastAsia="es-ES"/>
            </w:rPr>
          </w:rPrChange>
        </w:rPr>
      </w:pPr>
    </w:p>
    <w:p w14:paraId="7D53E717" w14:textId="7328D1DD" w:rsidR="0044012E" w:rsidRPr="00A879E9" w:rsidDel="00C80F91" w:rsidRDefault="0044012E"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116" w:author="Eduardo Gonzalez" w:date="2018-07-30T10:03:00Z"/>
          <w:rFonts w:asciiTheme="minorHAnsi" w:eastAsia="Times New Roman" w:hAnsiTheme="minorHAnsi" w:cs="Courier New"/>
          <w:color w:val="222222"/>
          <w:lang w:eastAsia="es-ES"/>
          <w:rPrChange w:id="3117" w:author="Heleen Devos" w:date="2018-07-22T17:42:00Z">
            <w:rPr>
              <w:del w:id="3118" w:author="Eduardo Gonzalez" w:date="2018-07-30T10:03:00Z"/>
              <w:rFonts w:ascii="Courier New" w:eastAsia="Times New Roman" w:hAnsi="Courier New" w:cs="Courier New"/>
              <w:color w:val="222222"/>
              <w:sz w:val="20"/>
              <w:szCs w:val="20"/>
              <w:lang w:eastAsia="es-ES"/>
            </w:rPr>
          </w:rPrChange>
        </w:rPr>
      </w:pPr>
      <w:del w:id="3119" w:author="Eduardo Gonzalez" w:date="2018-07-30T10:03:00Z">
        <w:r w:rsidRPr="00A879E9" w:rsidDel="00C80F91">
          <w:rPr>
            <w:rFonts w:asciiTheme="minorHAnsi" w:eastAsia="Times New Roman" w:hAnsiTheme="minorHAnsi" w:cs="Courier New"/>
            <w:color w:val="222222"/>
            <w:lang w:eastAsia="es-ES"/>
            <w:rPrChange w:id="3120" w:author="Heleen Devos" w:date="2018-07-22T17:42:00Z">
              <w:rPr>
                <w:rFonts w:ascii="Courier New" w:eastAsia="Times New Roman" w:hAnsi="Courier New" w:cs="Courier New"/>
                <w:color w:val="222222"/>
                <w:sz w:val="20"/>
                <w:szCs w:val="20"/>
                <w:lang w:eastAsia="es-ES"/>
              </w:rPr>
            </w:rPrChange>
          </w:rPr>
          <w:delText xml:space="preserve">Finalmente ERgON es la construcción de un mercado global y descentralizado, donde su principal motor es la inversión en proyectos tangibles, respaldados por la eficiencia, productividad y rentabilidad de cada uno de ellos. </w:delText>
        </w:r>
      </w:del>
    </w:p>
    <w:p w14:paraId="16D56B33" w14:textId="0007ED85" w:rsidR="0044012E" w:rsidRPr="00A879E9" w:rsidDel="00C80F91" w:rsidRDefault="0044012E"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121" w:author="Eduardo Gonzalez" w:date="2018-07-30T10:03:00Z"/>
          <w:rFonts w:asciiTheme="minorHAnsi" w:eastAsia="Times New Roman" w:hAnsiTheme="minorHAnsi" w:cs="Courier New"/>
          <w:color w:val="222222"/>
          <w:lang w:eastAsia="es-ES"/>
          <w:rPrChange w:id="3122" w:author="Heleen Devos" w:date="2018-07-22T17:42:00Z">
            <w:rPr>
              <w:del w:id="3123" w:author="Eduardo Gonzalez" w:date="2018-07-30T10:03:00Z"/>
              <w:rFonts w:ascii="Courier New" w:eastAsia="Times New Roman" w:hAnsi="Courier New" w:cs="Courier New"/>
              <w:color w:val="222222"/>
              <w:sz w:val="20"/>
              <w:szCs w:val="20"/>
              <w:lang w:eastAsia="es-ES"/>
            </w:rPr>
          </w:rPrChange>
        </w:rPr>
      </w:pPr>
    </w:p>
    <w:p w14:paraId="147E3129" w14:textId="4B2FBFE3" w:rsidR="0044012E" w:rsidRPr="00A879E9" w:rsidDel="00C80F91" w:rsidRDefault="0044012E"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124" w:author="Eduardo Gonzalez" w:date="2018-07-30T10:03:00Z"/>
          <w:rFonts w:asciiTheme="minorHAnsi" w:eastAsia="Times New Roman" w:hAnsiTheme="minorHAnsi" w:cs="Courier New"/>
          <w:color w:val="222222"/>
          <w:lang w:eastAsia="es-ES"/>
          <w:rPrChange w:id="3125" w:author="Heleen Devos" w:date="2018-07-22T17:42:00Z">
            <w:rPr>
              <w:del w:id="3126" w:author="Eduardo Gonzalez" w:date="2018-07-30T10:03:00Z"/>
              <w:rFonts w:ascii="Courier New" w:eastAsia="Times New Roman" w:hAnsi="Courier New" w:cs="Courier New"/>
              <w:color w:val="222222"/>
              <w:sz w:val="20"/>
              <w:szCs w:val="20"/>
              <w:lang w:eastAsia="es-ES"/>
            </w:rPr>
          </w:rPrChange>
        </w:rPr>
      </w:pPr>
    </w:p>
    <w:p w14:paraId="4830BD1F" w14:textId="261C0FA0" w:rsidR="0044012E" w:rsidRPr="00A879E9" w:rsidDel="00C80F91" w:rsidRDefault="0044012E"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127" w:author="Eduardo Gonzalez" w:date="2018-07-30T10:03:00Z"/>
          <w:rFonts w:asciiTheme="minorHAnsi" w:eastAsia="Times New Roman" w:hAnsiTheme="minorHAnsi" w:cs="Courier New"/>
          <w:color w:val="222222"/>
          <w:lang w:eastAsia="es-ES"/>
          <w:rPrChange w:id="3128" w:author="Heleen Devos" w:date="2018-07-22T17:42:00Z">
            <w:rPr>
              <w:del w:id="3129" w:author="Eduardo Gonzalez" w:date="2018-07-30T10:03:00Z"/>
              <w:rFonts w:ascii="Courier New" w:eastAsia="Times New Roman" w:hAnsi="Courier New" w:cs="Courier New"/>
              <w:color w:val="222222"/>
              <w:sz w:val="20"/>
              <w:szCs w:val="20"/>
              <w:lang w:eastAsia="es-ES"/>
            </w:rPr>
          </w:rPrChange>
        </w:rPr>
      </w:pPr>
      <w:del w:id="3130" w:author="Eduardo Gonzalez" w:date="2018-07-30T10:03:00Z">
        <w:r w:rsidRPr="00A879E9" w:rsidDel="00C80F91">
          <w:rPr>
            <w:rFonts w:asciiTheme="minorHAnsi" w:eastAsia="Times New Roman" w:hAnsiTheme="minorHAnsi" w:cs="Courier New"/>
            <w:color w:val="222222"/>
            <w:lang w:eastAsia="es-ES"/>
            <w:rPrChange w:id="3131" w:author="Heleen Devos" w:date="2018-07-22T17:42:00Z">
              <w:rPr>
                <w:rFonts w:ascii="Courier New" w:eastAsia="Times New Roman" w:hAnsi="Courier New" w:cs="Courier New"/>
                <w:color w:val="222222"/>
                <w:sz w:val="20"/>
                <w:szCs w:val="20"/>
                <w:lang w:eastAsia="es-ES"/>
              </w:rPr>
            </w:rPrChange>
          </w:rPr>
          <w:delText>Financiamiento para proyecto</w:delText>
        </w:r>
        <w:r w:rsidR="008D59C5" w:rsidRPr="00A879E9" w:rsidDel="00C80F91">
          <w:rPr>
            <w:rFonts w:asciiTheme="minorHAnsi" w:eastAsia="Times New Roman" w:hAnsiTheme="minorHAnsi" w:cs="Courier New"/>
            <w:color w:val="222222"/>
            <w:lang w:eastAsia="es-ES"/>
            <w:rPrChange w:id="3132" w:author="Heleen Devos" w:date="2018-07-22T17:42:00Z">
              <w:rPr>
                <w:rFonts w:ascii="Courier New" w:eastAsia="Times New Roman" w:hAnsi="Courier New" w:cs="Courier New"/>
                <w:color w:val="222222"/>
                <w:sz w:val="20"/>
                <w:szCs w:val="20"/>
                <w:lang w:eastAsia="es-ES"/>
              </w:rPr>
            </w:rPrChange>
          </w:rPr>
          <w:delText>s en blanco (modelo Bpartner 50/</w:delText>
        </w:r>
        <w:r w:rsidRPr="00A879E9" w:rsidDel="00C80F91">
          <w:rPr>
            <w:rFonts w:asciiTheme="minorHAnsi" w:eastAsia="Times New Roman" w:hAnsiTheme="minorHAnsi" w:cs="Courier New"/>
            <w:color w:val="222222"/>
            <w:lang w:eastAsia="es-ES"/>
            <w:rPrChange w:id="3133" w:author="Heleen Devos" w:date="2018-07-22T17:42:00Z">
              <w:rPr>
                <w:rFonts w:ascii="Courier New" w:eastAsia="Times New Roman" w:hAnsi="Courier New" w:cs="Courier New"/>
                <w:color w:val="222222"/>
                <w:sz w:val="20"/>
                <w:szCs w:val="20"/>
                <w:lang w:eastAsia="es-ES"/>
              </w:rPr>
            </w:rPrChange>
          </w:rPr>
          <w:delText>50)</w:delText>
        </w:r>
      </w:del>
    </w:p>
    <w:p w14:paraId="10D43631" w14:textId="1D9039C7" w:rsidR="005D5640" w:rsidRPr="00B54BBE" w:rsidDel="00C80F91" w:rsidRDefault="005D56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134" w:author="Eduardo Gonzalez" w:date="2018-07-30T10:03:00Z"/>
          <w:rFonts w:asciiTheme="minorHAnsi" w:eastAsia="Times New Roman" w:hAnsiTheme="minorHAnsi" w:cs="Courier New"/>
          <w:color w:val="222222"/>
          <w:lang w:eastAsia="es-ES"/>
          <w:rPrChange w:id="3135" w:author="Heleen Devos" w:date="2018-07-22T18:51:00Z">
            <w:rPr>
              <w:del w:id="3136" w:author="Eduardo Gonzalez" w:date="2018-07-30T10:03:00Z"/>
              <w:rFonts w:ascii="Courier New" w:eastAsia="Times New Roman" w:hAnsi="Courier New" w:cs="Courier New"/>
              <w:color w:val="222222"/>
              <w:sz w:val="20"/>
              <w:szCs w:val="20"/>
              <w:lang w:eastAsia="es-ES"/>
            </w:rPr>
          </w:rPrChange>
        </w:rPr>
      </w:pPr>
    </w:p>
    <w:p w14:paraId="382FA6CE" w14:textId="41055A2A" w:rsidR="005D5640" w:rsidRPr="00A879E9" w:rsidDel="00C80F91" w:rsidRDefault="005D56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137" w:author="Eduardo Gonzalez" w:date="2018-07-30T10:03:00Z"/>
          <w:lang w:eastAsia="es-ES"/>
          <w:rPrChange w:id="3138" w:author="Heleen Devos" w:date="2018-07-22T17:42:00Z">
            <w:rPr>
              <w:del w:id="3139" w:author="Eduardo Gonzalez" w:date="2018-07-30T10:03:00Z"/>
              <w:rFonts w:ascii="Courier New" w:eastAsia="Times New Roman" w:hAnsi="Courier New" w:cs="Courier New"/>
              <w:color w:val="222222"/>
              <w:sz w:val="20"/>
              <w:szCs w:val="20"/>
              <w:lang w:eastAsia="es-ES"/>
            </w:rPr>
          </w:rPrChange>
        </w:rPr>
      </w:pPr>
    </w:p>
    <w:p w14:paraId="0E05B2FA" w14:textId="19F5218D" w:rsidR="00B54BBE" w:rsidRPr="00B54BBE" w:rsidDel="00C80F91" w:rsidRDefault="00B54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140" w:author="Eduardo Gonzalez" w:date="2018-07-30T10:03:00Z"/>
          <w:rFonts w:asciiTheme="minorHAnsi" w:eastAsia="Times New Roman" w:hAnsiTheme="minorHAnsi" w:cs="Courier New"/>
          <w:color w:val="222222"/>
          <w:lang w:eastAsia="es-ES"/>
          <w:rPrChange w:id="3141" w:author="Heleen Devos" w:date="2018-07-22T18:53:00Z">
            <w:rPr>
              <w:del w:id="3142" w:author="Eduardo Gonzalez" w:date="2018-07-30T10:03:00Z"/>
              <w:lang w:eastAsia="es-ES"/>
            </w:rPr>
          </w:rPrChange>
        </w:rPr>
        <w:pPrChange w:id="3143" w:author="Heleen Devos" w:date="2018-07-22T18:53:00Z">
          <w:pPr>
            <w:pStyle w:val="Prrafodelista"/>
            <w:numPr>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hanging="720"/>
          </w:pPr>
        </w:pPrChange>
      </w:pPr>
      <w:moveToRangeStart w:id="3144" w:author="Heleen Devos" w:date="2018-07-22T18:53:00Z" w:name="move393904959"/>
      <w:moveTo w:id="3145" w:author="Heleen Devos" w:date="2018-07-22T18:53:00Z">
        <w:del w:id="3146" w:author="Eduardo Gonzalez" w:date="2018-07-30T10:03:00Z">
          <w:r w:rsidRPr="00B54BBE" w:rsidDel="00C80F91">
            <w:rPr>
              <w:rFonts w:asciiTheme="minorHAnsi" w:eastAsia="Times New Roman" w:hAnsiTheme="minorHAnsi" w:cs="Courier New"/>
              <w:color w:val="222222"/>
              <w:lang w:val="es-ES" w:eastAsia="es-ES"/>
              <w:rPrChange w:id="3147" w:author="Heleen Devos" w:date="2018-07-22T18:53:00Z">
                <w:rPr>
                  <w:lang w:val="es-ES" w:eastAsia="es-ES"/>
                </w:rPr>
              </w:rPrChange>
            </w:rPr>
            <w:delText>Definitivamente n</w:delText>
          </w:r>
        </w:del>
      </w:moveTo>
      <w:ins w:id="3148" w:author="Heleen Devos" w:date="2018-07-22T18:54:00Z">
        <w:del w:id="3149" w:author="Eduardo Gonzalez" w:date="2018-07-30T10:03:00Z">
          <w:r w:rsidDel="00C80F91">
            <w:rPr>
              <w:rFonts w:asciiTheme="minorHAnsi" w:eastAsia="Times New Roman" w:hAnsiTheme="minorHAnsi" w:cs="Courier New"/>
              <w:color w:val="222222"/>
              <w:lang w:val="es-ES" w:eastAsia="es-ES"/>
            </w:rPr>
            <w:delText>N</w:delText>
          </w:r>
        </w:del>
      </w:ins>
      <w:moveTo w:id="3150" w:author="Heleen Devos" w:date="2018-07-22T18:53:00Z">
        <w:del w:id="3151" w:author="Eduardo Gonzalez" w:date="2018-07-30T10:03:00Z">
          <w:r w:rsidRPr="00B54BBE" w:rsidDel="00C80F91">
            <w:rPr>
              <w:rFonts w:asciiTheme="minorHAnsi" w:eastAsia="Times New Roman" w:hAnsiTheme="minorHAnsi" w:cs="Courier New"/>
              <w:color w:val="222222"/>
              <w:lang w:val="es-ES" w:eastAsia="es-ES"/>
              <w:rPrChange w:id="3152" w:author="Heleen Devos" w:date="2018-07-22T18:53:00Z">
                <w:rPr>
                  <w:lang w:val="es-ES" w:eastAsia="es-ES"/>
                </w:rPr>
              </w:rPrChange>
            </w:rPr>
            <w:delText xml:space="preserve">uestra </w:delText>
          </w:r>
          <w:r w:rsidRPr="00B54BBE" w:rsidDel="00C80F91">
            <w:rPr>
              <w:rFonts w:asciiTheme="minorHAnsi" w:eastAsia="Times New Roman" w:hAnsiTheme="minorHAnsi" w:cs="Courier New"/>
              <w:color w:val="222222"/>
              <w:lang w:eastAsia="es-ES"/>
              <w:rPrChange w:id="3153" w:author="Heleen Devos" w:date="2018-07-22T18:53:00Z">
                <w:rPr>
                  <w:lang w:eastAsia="es-ES"/>
                </w:rPr>
              </w:rPrChange>
            </w:rPr>
            <w:delText xml:space="preserve">visión es crear una plataforma que apoye a los fundadores y aborde el problema actual de concretar esas ideas en proyectos exitosos y de verdadero impacto en la sociedad. </w:delText>
          </w:r>
        </w:del>
      </w:moveTo>
    </w:p>
    <w:moveToRangeEnd w:id="3144"/>
    <w:p w14:paraId="171EFEBC" w14:textId="6349F013" w:rsidR="00B209F9" w:rsidRPr="00A879E9" w:rsidDel="00C80F91" w:rsidRDefault="00B54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154" w:author="Eduardo Gonzalez" w:date="2018-07-30T10:03:00Z"/>
          <w:rFonts w:asciiTheme="minorHAnsi" w:hAnsiTheme="minorHAnsi"/>
          <w:color w:val="222222"/>
          <w:rPrChange w:id="3155" w:author="Heleen Devos" w:date="2018-07-22T17:42:00Z">
            <w:rPr>
              <w:del w:id="3156" w:author="Eduardo Gonzalez" w:date="2018-07-30T10:03:00Z"/>
              <w:color w:val="222222"/>
            </w:rPr>
          </w:rPrChange>
        </w:rPr>
        <w:pPrChange w:id="3157" w:author="Heleen Devos" w:date="2018-07-22T18:54:00Z">
          <w:pPr>
            <w:pStyle w:val="HTMLconformatoprevio"/>
          </w:pPr>
        </w:pPrChange>
      </w:pPr>
      <w:ins w:id="3158" w:author="Heleen Devos" w:date="2018-07-22T18:54:00Z">
        <w:del w:id="3159" w:author="Eduardo Gonzalez" w:date="2018-07-30T10:03:00Z">
          <w:r w:rsidDel="00C80F91">
            <w:rPr>
              <w:rFonts w:asciiTheme="minorHAnsi" w:eastAsia="Times New Roman" w:hAnsiTheme="minorHAnsi" w:cs="Courier New"/>
              <w:color w:val="222222"/>
              <w:lang w:eastAsia="es-ES"/>
            </w:rPr>
            <w:delText xml:space="preserve"> por falta de </w:delText>
          </w:r>
        </w:del>
      </w:ins>
      <w:del w:id="3160" w:author="Eduardo Gonzalez" w:date="2018-07-30T10:03:00Z">
        <w:r w:rsidR="00B209F9" w:rsidRPr="00A879E9" w:rsidDel="00C80F91">
          <w:rPr>
            <w:rFonts w:asciiTheme="minorHAnsi" w:hAnsiTheme="minorHAnsi"/>
            <w:color w:val="222222"/>
            <w:rPrChange w:id="3161" w:author="Heleen Devos" w:date="2018-07-22T17:42:00Z">
              <w:rPr>
                <w:color w:val="222222"/>
              </w:rPr>
            </w:rPrChange>
          </w:rPr>
          <w:delText>La accesibilidad de personas que tienen buenas ideas, pero no tienen el capital suficiente para llevar</w:delText>
        </w:r>
      </w:del>
      <w:ins w:id="3162" w:author="Heleen Devos" w:date="2018-07-22T18:54:00Z">
        <w:del w:id="3163" w:author="Eduardo Gonzalez" w:date="2018-07-30T10:03:00Z">
          <w:r w:rsidDel="00C80F91">
            <w:rPr>
              <w:rFonts w:asciiTheme="minorHAnsi" w:hAnsiTheme="minorHAnsi"/>
              <w:color w:val="222222"/>
            </w:rPr>
            <w:delText xml:space="preserve"> buenas </w:delText>
          </w:r>
        </w:del>
      </w:ins>
      <w:del w:id="3164" w:author="Eduardo Gonzalez" w:date="2018-07-30T10:03:00Z">
        <w:r w:rsidR="00B209F9" w:rsidRPr="00A879E9" w:rsidDel="00C80F91">
          <w:rPr>
            <w:rFonts w:asciiTheme="minorHAnsi" w:hAnsiTheme="minorHAnsi"/>
            <w:color w:val="222222"/>
            <w:rPrChange w:id="3165" w:author="Heleen Devos" w:date="2018-07-22T17:42:00Z">
              <w:rPr>
                <w:color w:val="222222"/>
              </w:rPr>
            </w:rPrChange>
          </w:rPr>
          <w:delText xml:space="preserve">las </w:delText>
        </w:r>
      </w:del>
      <w:ins w:id="3166" w:author="Heleen Devos" w:date="2018-07-22T18:54:00Z">
        <w:del w:id="3167" w:author="Eduardo Gonzalez" w:date="2018-07-30T10:03:00Z">
          <w:r w:rsidDel="00C80F91">
            <w:rPr>
              <w:rFonts w:asciiTheme="minorHAnsi" w:hAnsiTheme="minorHAnsi"/>
              <w:color w:val="222222"/>
            </w:rPr>
            <w:delText xml:space="preserve">ideas </w:delText>
          </w:r>
        </w:del>
      </w:ins>
      <w:del w:id="3168" w:author="Eduardo Gonzalez" w:date="2018-07-30T10:03:00Z">
        <w:r w:rsidR="00B209F9" w:rsidRPr="00A879E9" w:rsidDel="00C80F91">
          <w:rPr>
            <w:rFonts w:asciiTheme="minorHAnsi" w:hAnsiTheme="minorHAnsi"/>
            <w:color w:val="222222"/>
            <w:rPrChange w:id="3169" w:author="Heleen Devos" w:date="2018-07-22T17:42:00Z">
              <w:rPr>
                <w:color w:val="222222"/>
              </w:rPr>
            </w:rPrChange>
          </w:rPr>
          <w:delText>adelante. Ya sea por inconvenientes de solvencia ante la banca o por la falta de conocimiento técnico sobre el proyecto a desarrollar.</w:delText>
        </w:r>
      </w:del>
    </w:p>
    <w:p w14:paraId="2D0F5BC3" w14:textId="268BE6DD" w:rsidR="00B54BBE" w:rsidDel="00C80F91" w:rsidRDefault="00B54BBE"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170" w:author="Heleen Devos" w:date="2018-07-22T18:55:00Z"/>
          <w:del w:id="3171" w:author="Eduardo Gonzalez" w:date="2018-07-30T10:03:00Z"/>
          <w:rFonts w:asciiTheme="minorHAnsi" w:eastAsia="Times New Roman" w:hAnsiTheme="minorHAnsi" w:cs="Courier New"/>
          <w:color w:val="222222"/>
          <w:lang w:val="es-ES" w:eastAsia="es-ES"/>
        </w:rPr>
      </w:pPr>
    </w:p>
    <w:p w14:paraId="1B1F3A3B" w14:textId="5411232F" w:rsidR="005D5640"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172" w:author="Eduardo Gonzalez" w:date="2018-07-30T10:03:00Z"/>
          <w:rFonts w:asciiTheme="minorHAnsi" w:eastAsia="Times New Roman" w:hAnsiTheme="minorHAnsi" w:cs="Courier New"/>
          <w:color w:val="222222"/>
          <w:lang w:val="es-ES" w:eastAsia="es-ES"/>
          <w:rPrChange w:id="3173" w:author="Heleen Devos" w:date="2018-07-22T17:42:00Z">
            <w:rPr>
              <w:del w:id="3174" w:author="Eduardo Gonzalez" w:date="2018-07-30T10:03:00Z"/>
              <w:rFonts w:ascii="Courier New" w:eastAsia="Times New Roman" w:hAnsi="Courier New" w:cs="Courier New"/>
              <w:color w:val="222222"/>
              <w:sz w:val="20"/>
              <w:szCs w:val="20"/>
              <w:lang w:val="es-ES" w:eastAsia="es-ES"/>
            </w:rPr>
          </w:rPrChange>
        </w:rPr>
      </w:pPr>
      <w:del w:id="3175" w:author="Eduardo Gonzalez" w:date="2018-07-30T10:03:00Z">
        <w:r w:rsidRPr="00A879E9" w:rsidDel="00C80F91">
          <w:rPr>
            <w:rFonts w:asciiTheme="minorHAnsi" w:eastAsia="Times New Roman" w:hAnsiTheme="minorHAnsi" w:cs="Courier New"/>
            <w:color w:val="222222"/>
            <w:lang w:val="es-ES" w:eastAsia="es-ES"/>
            <w:rPrChange w:id="3176" w:author="Heleen Devos" w:date="2018-07-22T17:42:00Z">
              <w:rPr>
                <w:rFonts w:ascii="Courier New" w:eastAsia="Times New Roman" w:hAnsi="Courier New" w:cs="Courier New"/>
                <w:color w:val="222222"/>
                <w:sz w:val="20"/>
                <w:szCs w:val="20"/>
                <w:lang w:val="es-ES" w:eastAsia="es-ES"/>
              </w:rPr>
            </w:rPrChange>
          </w:rPr>
          <w:delText>ERgON será la responsable de conseguir el financiamiento a través de la modalidad Crowdfunding, también de desarrollar tu proyecto de la mejor manera posible, incursionando en técnicas de marketing, desarrollo del negocio, finanzas y legales</w:delText>
        </w:r>
        <w:r w:rsidR="00665950" w:rsidRPr="00A879E9" w:rsidDel="00C80F91">
          <w:rPr>
            <w:rFonts w:asciiTheme="minorHAnsi" w:eastAsia="Times New Roman" w:hAnsiTheme="minorHAnsi" w:cs="Courier New"/>
            <w:color w:val="222222"/>
            <w:lang w:val="es-ES" w:eastAsia="es-ES"/>
            <w:rPrChange w:id="3177" w:author="Heleen Devos" w:date="2018-07-22T17:42:00Z">
              <w:rPr>
                <w:rFonts w:ascii="Courier New" w:eastAsia="Times New Roman" w:hAnsi="Courier New" w:cs="Courier New"/>
                <w:color w:val="222222"/>
                <w:sz w:val="20"/>
                <w:szCs w:val="20"/>
                <w:lang w:val="es-ES" w:eastAsia="es-ES"/>
              </w:rPr>
            </w:rPrChange>
          </w:rPr>
          <w:delText>.</w:delText>
        </w:r>
      </w:del>
    </w:p>
    <w:p w14:paraId="41400548" w14:textId="307FA6A1" w:rsidR="00B54BBE" w:rsidDel="00C80F91" w:rsidRDefault="00B54BBE"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178" w:author="Heleen Devos" w:date="2018-07-22T18:55:00Z"/>
          <w:del w:id="3179" w:author="Eduardo Gonzalez" w:date="2018-07-30T10:03:00Z"/>
          <w:rFonts w:asciiTheme="minorHAnsi" w:eastAsia="Times New Roman" w:hAnsiTheme="minorHAnsi" w:cs="Courier New"/>
          <w:color w:val="222222"/>
          <w:lang w:val="es-ES" w:eastAsia="es-ES"/>
        </w:rPr>
      </w:pPr>
    </w:p>
    <w:p w14:paraId="42C81237" w14:textId="77777777" w:rsidR="0009583E" w:rsidRDefault="008D59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180" w:author="Heleen Devos" w:date="2018-08-03T00:45:00Z"/>
          <w:rFonts w:asciiTheme="minorHAnsi" w:eastAsia="Times New Roman" w:hAnsiTheme="minorHAnsi" w:cs="Courier New"/>
          <w:color w:val="222222"/>
          <w:lang w:val="es-ES" w:eastAsia="es-ES"/>
        </w:rPr>
      </w:pPr>
      <w:del w:id="3181" w:author="Eduardo Gonzalez" w:date="2018-07-30T10:03:00Z">
        <w:r w:rsidRPr="00A879E9" w:rsidDel="00C80F91">
          <w:rPr>
            <w:rFonts w:asciiTheme="minorHAnsi" w:eastAsia="Times New Roman" w:hAnsiTheme="minorHAnsi" w:cs="Courier New"/>
            <w:color w:val="222222"/>
            <w:lang w:val="es-ES" w:eastAsia="es-ES"/>
            <w:rPrChange w:id="3182" w:author="Heleen Devos" w:date="2018-07-22T17:42:00Z">
              <w:rPr>
                <w:rFonts w:ascii="Courier New" w:eastAsia="Times New Roman" w:hAnsi="Courier New" w:cs="Courier New"/>
                <w:color w:val="222222"/>
                <w:sz w:val="20"/>
                <w:szCs w:val="20"/>
                <w:lang w:val="es-ES" w:eastAsia="es-ES"/>
              </w:rPr>
            </w:rPrChange>
          </w:rPr>
          <w:delText xml:space="preserve">Hemos definido la modalidad Bpartner 50/50 </w:delText>
        </w:r>
      </w:del>
    </w:p>
    <w:p w14:paraId="253E0B5C" w14:textId="77777777" w:rsidR="0009583E" w:rsidRDefault="00095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183" w:author="Heleen Devos" w:date="2018-08-03T00:45:00Z"/>
          <w:rFonts w:asciiTheme="minorHAnsi" w:eastAsia="Times New Roman" w:hAnsiTheme="minorHAnsi" w:cs="Courier New"/>
          <w:color w:val="222222"/>
          <w:lang w:val="es-ES" w:eastAsia="es-ES"/>
        </w:rPr>
      </w:pPr>
    </w:p>
    <w:p w14:paraId="58469479" w14:textId="77777777" w:rsidR="0009583E" w:rsidRPr="0009583E" w:rsidRDefault="0009583E">
      <w:pPr>
        <w:pStyle w:val="Prrafodelista"/>
        <w:numPr>
          <w:ilvl w:val="1"/>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184" w:author="Heleen Devos" w:date="2018-08-03T00:45:00Z"/>
          <w:rFonts w:asciiTheme="minorHAnsi" w:eastAsia="Times New Roman" w:hAnsiTheme="minorHAnsi" w:cs="Courier New"/>
          <w:b/>
          <w:color w:val="222222"/>
          <w:lang w:eastAsia="es-ES"/>
          <w:rPrChange w:id="3185" w:author="Heleen Devos" w:date="2018-08-03T00:45:00Z">
            <w:rPr>
              <w:ins w:id="3186" w:author="Heleen Devos" w:date="2018-08-03T00:45:00Z"/>
              <w:rFonts w:asciiTheme="minorHAnsi" w:eastAsia="Times New Roman" w:hAnsiTheme="minorHAnsi" w:cs="Courier New"/>
              <w:color w:val="222222"/>
              <w:lang w:val="es-ES" w:eastAsia="es-ES"/>
            </w:rPr>
          </w:rPrChange>
        </w:rPr>
        <w:pPrChange w:id="3187" w:author="Heleen Devos" w:date="2018-08-03T00:45: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PrChange>
      </w:pPr>
      <w:ins w:id="3188" w:author="Heleen Devos" w:date="2018-08-03T00:45:00Z">
        <w:r w:rsidRPr="0009583E">
          <w:rPr>
            <w:rFonts w:asciiTheme="minorHAnsi" w:eastAsia="Times New Roman" w:hAnsiTheme="minorHAnsi" w:cs="Courier New"/>
            <w:b/>
            <w:color w:val="222222"/>
            <w:lang w:eastAsia="es-ES"/>
            <w:rPrChange w:id="3189" w:author="Heleen Devos" w:date="2018-08-03T00:45:00Z">
              <w:rPr>
                <w:rFonts w:asciiTheme="minorHAnsi" w:eastAsia="Times New Roman" w:hAnsiTheme="minorHAnsi" w:cs="Courier New"/>
                <w:color w:val="222222"/>
                <w:lang w:val="es-ES" w:eastAsia="es-ES"/>
              </w:rPr>
            </w:rPrChange>
          </w:rPr>
          <w:t>Asesores</w:t>
        </w:r>
      </w:ins>
    </w:p>
    <w:p w14:paraId="0B8CF081" w14:textId="77777777" w:rsidR="0009583E" w:rsidRDefault="00095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190" w:author="Heleen Devos" w:date="2018-08-03T00:45:00Z"/>
          <w:rFonts w:asciiTheme="minorHAnsi" w:eastAsia="Times New Roman" w:hAnsiTheme="minorHAnsi" w:cs="Courier New"/>
          <w:color w:val="222222"/>
          <w:lang w:val="es-ES" w:eastAsia="es-ES"/>
        </w:rPr>
      </w:pPr>
    </w:p>
    <w:p w14:paraId="38F34A3F" w14:textId="77777777" w:rsidR="0009583E" w:rsidRDefault="00095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191" w:author="Heleen Devos" w:date="2018-08-03T00:45:00Z"/>
          <w:rFonts w:asciiTheme="minorHAnsi" w:eastAsia="Times New Roman" w:hAnsiTheme="minorHAnsi" w:cs="Courier New"/>
          <w:color w:val="222222"/>
          <w:lang w:val="es-ES" w:eastAsia="es-ES"/>
        </w:rPr>
      </w:pPr>
    </w:p>
    <w:p w14:paraId="1809AB4C" w14:textId="26BACDCF" w:rsidR="008D59C5" w:rsidRPr="00A879E9" w:rsidDel="00C80F91" w:rsidRDefault="008D59C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192" w:author="Eduardo Gonzalez" w:date="2018-07-30T10:03:00Z"/>
          <w:rFonts w:asciiTheme="minorHAnsi" w:eastAsia="Times New Roman" w:hAnsiTheme="minorHAnsi" w:cs="Courier New"/>
          <w:color w:val="222222"/>
          <w:lang w:val="es-ES" w:eastAsia="es-ES"/>
          <w:rPrChange w:id="3193" w:author="Heleen Devos" w:date="2018-07-22T17:42:00Z">
            <w:rPr>
              <w:del w:id="3194" w:author="Eduardo Gonzalez" w:date="2018-07-30T10:03:00Z"/>
              <w:rFonts w:ascii="Courier New" w:eastAsia="Times New Roman" w:hAnsi="Courier New" w:cs="Courier New"/>
              <w:color w:val="222222"/>
              <w:sz w:val="20"/>
              <w:szCs w:val="20"/>
              <w:lang w:val="es-ES" w:eastAsia="es-ES"/>
            </w:rPr>
          </w:rPrChange>
        </w:rPr>
      </w:pPr>
      <w:del w:id="3195" w:author="Eduardo Gonzalez" w:date="2018-07-30T10:03:00Z">
        <w:r w:rsidRPr="00A879E9" w:rsidDel="00C80F91">
          <w:rPr>
            <w:rFonts w:asciiTheme="minorHAnsi" w:eastAsia="Times New Roman" w:hAnsiTheme="minorHAnsi" w:cs="Courier New"/>
            <w:color w:val="222222"/>
            <w:lang w:val="es-ES" w:eastAsia="es-ES"/>
            <w:rPrChange w:id="3196" w:author="Heleen Devos" w:date="2018-07-22T17:42:00Z">
              <w:rPr>
                <w:rFonts w:ascii="Courier New" w:eastAsia="Times New Roman" w:hAnsi="Courier New" w:cs="Courier New"/>
                <w:color w:val="222222"/>
                <w:sz w:val="20"/>
                <w:szCs w:val="20"/>
                <w:lang w:val="es-ES" w:eastAsia="es-ES"/>
              </w:rPr>
            </w:rPrChange>
          </w:rPr>
          <w:delText>como la mejor opción de garantizar un correcto uso de los recursos aportados por los inversionistas, de esta forma ERGON</w:delText>
        </w:r>
      </w:del>
      <w:ins w:id="3197" w:author="Heleen Devos" w:date="2018-07-22T18:01:00Z">
        <w:del w:id="3198" w:author="Eduardo Gonzalez" w:date="2018-07-30T10:03:00Z">
          <w:r w:rsidR="009E736B" w:rsidDel="00C80F91">
            <w:rPr>
              <w:rFonts w:asciiTheme="minorHAnsi" w:eastAsia="Times New Roman" w:hAnsiTheme="minorHAnsi" w:cs="Courier New"/>
              <w:color w:val="222222"/>
              <w:lang w:val="es-ES" w:eastAsia="es-ES"/>
            </w:rPr>
            <w:delText>ERgON</w:delText>
          </w:r>
        </w:del>
      </w:ins>
      <w:del w:id="3199" w:author="Eduardo Gonzalez" w:date="2018-07-30T10:03:00Z">
        <w:r w:rsidRPr="00A879E9" w:rsidDel="00C80F91">
          <w:rPr>
            <w:rFonts w:asciiTheme="minorHAnsi" w:eastAsia="Times New Roman" w:hAnsiTheme="minorHAnsi" w:cs="Courier New"/>
            <w:color w:val="222222"/>
            <w:lang w:val="es-ES" w:eastAsia="es-ES"/>
            <w:rPrChange w:id="3200" w:author="Heleen Devos" w:date="2018-07-22T17:42:00Z">
              <w:rPr>
                <w:rFonts w:ascii="Courier New" w:eastAsia="Times New Roman" w:hAnsi="Courier New" w:cs="Courier New"/>
                <w:color w:val="222222"/>
                <w:sz w:val="20"/>
                <w:szCs w:val="20"/>
                <w:lang w:val="es-ES" w:eastAsia="es-ES"/>
              </w:rPr>
            </w:rPrChange>
          </w:rPr>
          <w:delText xml:space="preserve"> LATAM verificará los avances en los hitos más relevantes y participando de mesas de trabajo, en la planificación velaremos durante un tiempo no menor a 12 meses por su ejecución. </w:delText>
        </w:r>
      </w:del>
    </w:p>
    <w:p w14:paraId="45FD4F7C" w14:textId="65559DEA" w:rsidR="008D59C5" w:rsidRPr="00A879E9" w:rsidDel="00C80F91" w:rsidRDefault="008D59C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201" w:author="Eduardo Gonzalez" w:date="2018-07-30T10:03:00Z"/>
          <w:rFonts w:asciiTheme="minorHAnsi" w:eastAsia="Times New Roman" w:hAnsiTheme="minorHAnsi" w:cs="Courier New"/>
          <w:color w:val="222222"/>
          <w:lang w:val="es-ES" w:eastAsia="es-ES"/>
          <w:rPrChange w:id="3202" w:author="Heleen Devos" w:date="2018-07-22T17:42:00Z">
            <w:rPr>
              <w:del w:id="3203" w:author="Eduardo Gonzalez" w:date="2018-07-30T10:03:00Z"/>
              <w:rFonts w:ascii="Courier New" w:eastAsia="Times New Roman" w:hAnsi="Courier New" w:cs="Courier New"/>
              <w:color w:val="222222"/>
              <w:sz w:val="20"/>
              <w:szCs w:val="20"/>
              <w:lang w:val="es-ES" w:eastAsia="es-ES"/>
            </w:rPr>
          </w:rPrChange>
        </w:rPr>
      </w:pPr>
    </w:p>
    <w:p w14:paraId="21DF2FD3" w14:textId="5AF702C9" w:rsidR="008D59C5" w:rsidRPr="00A879E9" w:rsidDel="00C80F91" w:rsidRDefault="008D59C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204" w:author="Eduardo Gonzalez" w:date="2018-07-30T10:03:00Z"/>
          <w:rFonts w:asciiTheme="minorHAnsi" w:eastAsia="Times New Roman" w:hAnsiTheme="minorHAnsi" w:cs="Courier New"/>
          <w:color w:val="222222"/>
          <w:lang w:eastAsia="es-ES"/>
          <w:rPrChange w:id="3205" w:author="Heleen Devos" w:date="2018-07-22T17:42:00Z">
            <w:rPr>
              <w:del w:id="3206" w:author="Eduardo Gonzalez" w:date="2018-07-30T10:03:00Z"/>
              <w:rFonts w:ascii="Courier New" w:eastAsia="Times New Roman" w:hAnsi="Courier New" w:cs="Courier New"/>
              <w:color w:val="222222"/>
              <w:sz w:val="20"/>
              <w:szCs w:val="20"/>
              <w:lang w:eastAsia="es-ES"/>
            </w:rPr>
          </w:rPrChange>
        </w:rPr>
      </w:pPr>
      <w:moveFromRangeStart w:id="3207" w:author="Heleen Devos" w:date="2018-07-22T18:53:00Z" w:name="move393904959"/>
      <w:moveFrom w:id="3208" w:author="Heleen Devos" w:date="2018-07-22T18:53:00Z">
        <w:del w:id="3209" w:author="Eduardo Gonzalez" w:date="2018-07-30T10:03:00Z">
          <w:r w:rsidRPr="00A879E9" w:rsidDel="00C80F91">
            <w:rPr>
              <w:rFonts w:asciiTheme="minorHAnsi" w:eastAsia="Times New Roman" w:hAnsiTheme="minorHAnsi" w:cs="Courier New"/>
              <w:color w:val="222222"/>
              <w:lang w:val="es-ES" w:eastAsia="es-ES"/>
              <w:rPrChange w:id="3210" w:author="Heleen Devos" w:date="2018-07-22T17:42:00Z">
                <w:rPr>
                  <w:rFonts w:ascii="Courier New" w:eastAsia="Times New Roman" w:hAnsi="Courier New" w:cs="Courier New"/>
                  <w:color w:val="222222"/>
                  <w:sz w:val="20"/>
                  <w:szCs w:val="20"/>
                  <w:lang w:val="es-ES" w:eastAsia="es-ES"/>
                </w:rPr>
              </w:rPrChange>
            </w:rPr>
            <w:delText xml:space="preserve">Definitivamente nuestra </w:delText>
          </w:r>
          <w:r w:rsidRPr="00A879E9" w:rsidDel="00C80F91">
            <w:rPr>
              <w:rFonts w:asciiTheme="minorHAnsi" w:eastAsia="Times New Roman" w:hAnsiTheme="minorHAnsi" w:cs="Courier New"/>
              <w:color w:val="222222"/>
              <w:lang w:eastAsia="es-ES"/>
              <w:rPrChange w:id="3211" w:author="Heleen Devos" w:date="2018-07-22T17:42:00Z">
                <w:rPr>
                  <w:rFonts w:ascii="Courier New" w:eastAsia="Times New Roman" w:hAnsi="Courier New" w:cs="Courier New"/>
                  <w:color w:val="222222"/>
                  <w:sz w:val="20"/>
                  <w:szCs w:val="20"/>
                  <w:lang w:eastAsia="es-ES"/>
                </w:rPr>
              </w:rPrChange>
            </w:rPr>
            <w:delText xml:space="preserve">visión es crear una plataforma que apoye a los fundadores y aborde el problema actual de concretar esas ideas en proyectos exitosos y de verdadero impacto en la sociedad. </w:delText>
          </w:r>
        </w:del>
      </w:moveFrom>
    </w:p>
    <w:moveFromRangeEnd w:id="3207"/>
    <w:p w14:paraId="0A3A7B16" w14:textId="5132AD03" w:rsidR="008D59C5" w:rsidRPr="00A879E9" w:rsidDel="00C80F91" w:rsidRDefault="008D59C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212" w:author="Eduardo Gonzalez" w:date="2018-07-30T10:03:00Z"/>
          <w:rFonts w:asciiTheme="minorHAnsi" w:eastAsia="Times New Roman" w:hAnsiTheme="minorHAnsi" w:cs="Courier New"/>
          <w:color w:val="222222"/>
          <w:lang w:eastAsia="es-ES"/>
          <w:rPrChange w:id="3213" w:author="Heleen Devos" w:date="2018-07-22T17:42:00Z">
            <w:rPr>
              <w:del w:id="3214" w:author="Eduardo Gonzalez" w:date="2018-07-30T10:03:00Z"/>
              <w:rFonts w:ascii="Courier New" w:eastAsia="Times New Roman" w:hAnsi="Courier New" w:cs="Courier New"/>
              <w:color w:val="222222"/>
              <w:sz w:val="20"/>
              <w:szCs w:val="20"/>
              <w:lang w:eastAsia="es-ES"/>
            </w:rPr>
          </w:rPrChange>
        </w:rPr>
      </w:pPr>
    </w:p>
    <w:p w14:paraId="0090AEC6" w14:textId="352D3987" w:rsidR="008D59C5" w:rsidRPr="00A879E9" w:rsidDel="00C80F91" w:rsidRDefault="008D59C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215" w:author="Eduardo Gonzalez" w:date="2018-07-30T10:03:00Z"/>
          <w:rFonts w:asciiTheme="minorHAnsi" w:eastAsia="Times New Roman" w:hAnsiTheme="minorHAnsi" w:cs="Courier New"/>
          <w:color w:val="222222"/>
          <w:lang w:eastAsia="es-ES"/>
          <w:rPrChange w:id="3216" w:author="Heleen Devos" w:date="2018-07-22T17:42:00Z">
            <w:rPr>
              <w:del w:id="3217" w:author="Eduardo Gonzalez" w:date="2018-07-30T10:03:00Z"/>
              <w:rFonts w:ascii="Courier New" w:eastAsia="Times New Roman" w:hAnsi="Courier New" w:cs="Courier New"/>
              <w:color w:val="222222"/>
              <w:sz w:val="20"/>
              <w:szCs w:val="20"/>
              <w:lang w:eastAsia="es-ES"/>
            </w:rPr>
          </w:rPrChange>
        </w:rPr>
      </w:pPr>
      <w:del w:id="3218" w:author="Eduardo Gonzalez" w:date="2018-07-30T10:03:00Z">
        <w:r w:rsidRPr="00A879E9" w:rsidDel="00C80F91">
          <w:rPr>
            <w:rFonts w:asciiTheme="minorHAnsi" w:eastAsia="Times New Roman" w:hAnsiTheme="minorHAnsi" w:cs="Courier New"/>
            <w:color w:val="222222"/>
            <w:lang w:eastAsia="es-ES"/>
            <w:rPrChange w:id="3219" w:author="Heleen Devos" w:date="2018-07-22T17:42:00Z">
              <w:rPr>
                <w:rFonts w:ascii="Courier New" w:eastAsia="Times New Roman" w:hAnsi="Courier New" w:cs="Courier New"/>
                <w:color w:val="222222"/>
                <w:sz w:val="20"/>
                <w:szCs w:val="20"/>
                <w:lang w:eastAsia="es-ES"/>
              </w:rPr>
            </w:rPrChange>
          </w:rPr>
          <w:delText>En el fondo los proyectos implican un compromiso mínimo de capital inicial, lo que reduce drásticamente uno de las mayores barreras de entrada. Los honorarios por herramientas avanzadas de Marketing o audiencias personalizadas son pagados con un porcentaje del objetivo alcanzado.</w:delText>
        </w:r>
      </w:del>
    </w:p>
    <w:p w14:paraId="501772E6" w14:textId="2304B7FA" w:rsidR="00B54BBE" w:rsidDel="00C80F91" w:rsidRDefault="00B54BBE"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220" w:author="Heleen Devos" w:date="2018-07-22T18:55:00Z"/>
          <w:del w:id="3221" w:author="Eduardo Gonzalez" w:date="2018-07-30T10:03:00Z"/>
          <w:rFonts w:asciiTheme="minorHAnsi" w:eastAsia="Times New Roman" w:hAnsiTheme="minorHAnsi" w:cs="Courier New"/>
          <w:color w:val="222222"/>
          <w:lang w:eastAsia="es-ES"/>
        </w:rPr>
      </w:pPr>
    </w:p>
    <w:p w14:paraId="498D82BF" w14:textId="518DFD17" w:rsidR="008D59C5" w:rsidRPr="00A879E9" w:rsidDel="00C80F91" w:rsidRDefault="008D59C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222" w:author="Eduardo Gonzalez" w:date="2018-07-30T10:03:00Z"/>
          <w:rFonts w:asciiTheme="minorHAnsi" w:eastAsia="Times New Roman" w:hAnsiTheme="minorHAnsi" w:cs="Courier New"/>
          <w:color w:val="222222"/>
          <w:lang w:eastAsia="es-ES"/>
          <w:rPrChange w:id="3223" w:author="Heleen Devos" w:date="2018-07-22T17:42:00Z">
            <w:rPr>
              <w:del w:id="3224" w:author="Eduardo Gonzalez" w:date="2018-07-30T10:03:00Z"/>
              <w:rFonts w:ascii="Courier New" w:eastAsia="Times New Roman" w:hAnsi="Courier New" w:cs="Courier New"/>
              <w:color w:val="222222"/>
              <w:sz w:val="20"/>
              <w:szCs w:val="20"/>
              <w:lang w:eastAsia="es-ES"/>
            </w:rPr>
          </w:rPrChange>
        </w:rPr>
      </w:pPr>
      <w:del w:id="3225" w:author="Eduardo Gonzalez" w:date="2018-07-30T10:03:00Z">
        <w:r w:rsidRPr="00A879E9" w:rsidDel="00C80F91">
          <w:rPr>
            <w:rFonts w:asciiTheme="minorHAnsi" w:eastAsia="Times New Roman" w:hAnsiTheme="minorHAnsi" w:cs="Courier New"/>
            <w:color w:val="222222"/>
            <w:lang w:eastAsia="es-ES"/>
            <w:rPrChange w:id="3226" w:author="Heleen Devos" w:date="2018-07-22T17:42:00Z">
              <w:rPr>
                <w:rFonts w:ascii="Courier New" w:eastAsia="Times New Roman" w:hAnsi="Courier New" w:cs="Courier New"/>
                <w:color w:val="222222"/>
                <w:sz w:val="20"/>
                <w:szCs w:val="20"/>
                <w:lang w:eastAsia="es-ES"/>
              </w:rPr>
            </w:rPrChange>
          </w:rPr>
          <w:delText xml:space="preserve">Por último, los hitos iniciales pueden ser implementados para </w:delText>
        </w:r>
        <w:r w:rsidR="00761830" w:rsidRPr="00A879E9" w:rsidDel="00C80F91">
          <w:rPr>
            <w:rFonts w:asciiTheme="minorHAnsi" w:eastAsia="Times New Roman" w:hAnsiTheme="minorHAnsi" w:cs="Courier New"/>
            <w:color w:val="222222"/>
            <w:lang w:eastAsia="es-ES"/>
            <w:rPrChange w:id="3227" w:author="Heleen Devos" w:date="2018-07-22T17:42:00Z">
              <w:rPr>
                <w:rFonts w:ascii="Courier New" w:eastAsia="Times New Roman" w:hAnsi="Courier New" w:cs="Courier New"/>
                <w:color w:val="222222"/>
                <w:sz w:val="20"/>
                <w:szCs w:val="20"/>
                <w:lang w:eastAsia="es-ES"/>
              </w:rPr>
            </w:rPrChange>
          </w:rPr>
          <w:delText>ir accediendo</w:delText>
        </w:r>
        <w:r w:rsidRPr="00A879E9" w:rsidDel="00C80F91">
          <w:rPr>
            <w:rFonts w:asciiTheme="minorHAnsi" w:eastAsia="Times New Roman" w:hAnsiTheme="minorHAnsi" w:cs="Courier New"/>
            <w:color w:val="222222"/>
            <w:lang w:eastAsia="es-ES"/>
            <w:rPrChange w:id="3228" w:author="Heleen Devos" w:date="2018-07-22T17:42:00Z">
              <w:rPr>
                <w:rFonts w:ascii="Courier New" w:eastAsia="Times New Roman" w:hAnsi="Courier New" w:cs="Courier New"/>
                <w:color w:val="222222"/>
                <w:sz w:val="20"/>
                <w:szCs w:val="20"/>
                <w:lang w:eastAsia="es-ES"/>
              </w:rPr>
            </w:rPrChange>
          </w:rPr>
          <w:delText xml:space="preserve"> a los fondos antes de que concluya la campaña de recaudación, sujeto a aprobación por la comunidad de respaldo de ese proyecto.</w:delText>
        </w:r>
      </w:del>
    </w:p>
    <w:p w14:paraId="54DDC8A8" w14:textId="4F333C76" w:rsidR="008D59C5" w:rsidRPr="00A879E9" w:rsidDel="00C80F91" w:rsidRDefault="008D59C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229" w:author="Eduardo Gonzalez" w:date="2018-07-30T10:03:00Z"/>
          <w:rFonts w:asciiTheme="minorHAnsi" w:eastAsia="Times New Roman" w:hAnsiTheme="minorHAnsi" w:cs="Courier New"/>
          <w:color w:val="222222"/>
          <w:lang w:eastAsia="es-ES"/>
          <w:rPrChange w:id="3230" w:author="Heleen Devos" w:date="2018-07-22T17:42:00Z">
            <w:rPr>
              <w:del w:id="3231" w:author="Eduardo Gonzalez" w:date="2018-07-30T10:03:00Z"/>
              <w:rFonts w:ascii="Courier New" w:eastAsia="Times New Roman" w:hAnsi="Courier New" w:cs="Courier New"/>
              <w:color w:val="222222"/>
              <w:sz w:val="20"/>
              <w:szCs w:val="20"/>
              <w:lang w:eastAsia="es-ES"/>
            </w:rPr>
          </w:rPrChange>
        </w:rPr>
      </w:pPr>
    </w:p>
    <w:p w14:paraId="5B67B038" w14:textId="701D19FF" w:rsidR="008D59C5" w:rsidRPr="00A879E9" w:rsidDel="00C80F91" w:rsidRDefault="008D59C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232" w:author="Eduardo Gonzalez" w:date="2018-07-30T10:03:00Z"/>
          <w:rFonts w:asciiTheme="minorHAnsi" w:eastAsia="Times New Roman" w:hAnsiTheme="minorHAnsi" w:cs="Courier New"/>
          <w:color w:val="222222"/>
          <w:lang w:eastAsia="es-ES"/>
          <w:rPrChange w:id="3233" w:author="Heleen Devos" w:date="2018-07-22T17:42:00Z">
            <w:rPr>
              <w:del w:id="3234" w:author="Eduardo Gonzalez" w:date="2018-07-30T10:03:00Z"/>
              <w:rFonts w:ascii="Courier New" w:eastAsia="Times New Roman" w:hAnsi="Courier New" w:cs="Courier New"/>
              <w:color w:val="222222"/>
              <w:sz w:val="20"/>
              <w:szCs w:val="20"/>
              <w:lang w:eastAsia="es-ES"/>
            </w:rPr>
          </w:rPrChange>
        </w:rPr>
      </w:pPr>
      <w:del w:id="3235" w:author="Eduardo Gonzalez" w:date="2018-07-30T10:03:00Z">
        <w:r w:rsidRPr="00A879E9" w:rsidDel="00C80F91">
          <w:rPr>
            <w:rFonts w:asciiTheme="minorHAnsi" w:eastAsia="Times New Roman" w:hAnsiTheme="minorHAnsi" w:cs="Courier New"/>
            <w:color w:val="222222"/>
            <w:lang w:eastAsia="es-ES"/>
            <w:rPrChange w:id="3236" w:author="Heleen Devos" w:date="2018-07-22T17:42:00Z">
              <w:rPr>
                <w:rFonts w:ascii="Courier New" w:eastAsia="Times New Roman" w:hAnsi="Courier New" w:cs="Courier New"/>
                <w:color w:val="222222"/>
                <w:sz w:val="20"/>
                <w:szCs w:val="20"/>
                <w:lang w:eastAsia="es-ES"/>
              </w:rPr>
            </w:rPrChange>
          </w:rPr>
          <w:delText>Destinaremos el siguiente plan para este tipo de financiamiento</w:delText>
        </w:r>
      </w:del>
      <w:ins w:id="3237" w:author="Heleen Devos" w:date="2018-07-22T18:56:00Z">
        <w:del w:id="3238" w:author="Eduardo Gonzalez" w:date="2018-07-30T10:03:00Z">
          <w:r w:rsidR="00B54BBE" w:rsidDel="00C80F91">
            <w:rPr>
              <w:rFonts w:asciiTheme="minorHAnsi" w:eastAsia="Times New Roman" w:hAnsiTheme="minorHAnsi" w:cs="Courier New"/>
              <w:color w:val="222222"/>
              <w:lang w:eastAsia="es-ES"/>
            </w:rPr>
            <w:delText>:</w:delText>
          </w:r>
        </w:del>
      </w:ins>
      <w:del w:id="3239" w:author="Eduardo Gonzalez" w:date="2018-07-30T10:03:00Z">
        <w:r w:rsidRPr="00A879E9" w:rsidDel="00C80F91">
          <w:rPr>
            <w:rFonts w:asciiTheme="minorHAnsi" w:eastAsia="Times New Roman" w:hAnsiTheme="minorHAnsi" w:cs="Courier New"/>
            <w:color w:val="222222"/>
            <w:lang w:eastAsia="es-ES"/>
            <w:rPrChange w:id="3240" w:author="Heleen Devos" w:date="2018-07-22T17:42:00Z">
              <w:rPr>
                <w:rFonts w:ascii="Courier New" w:eastAsia="Times New Roman" w:hAnsi="Courier New" w:cs="Courier New"/>
                <w:color w:val="222222"/>
                <w:sz w:val="20"/>
                <w:szCs w:val="20"/>
                <w:lang w:eastAsia="es-ES"/>
              </w:rPr>
            </w:rPrChange>
          </w:rPr>
          <w:delText>.</w:delText>
        </w:r>
      </w:del>
    </w:p>
    <w:p w14:paraId="33E0305B" w14:textId="277B4985" w:rsidR="008D59C5" w:rsidRPr="00A879E9" w:rsidDel="00C80F91" w:rsidRDefault="008D59C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241" w:author="Eduardo Gonzalez" w:date="2018-07-30T10:03:00Z"/>
          <w:rFonts w:asciiTheme="minorHAnsi" w:eastAsia="Times New Roman" w:hAnsiTheme="minorHAnsi" w:cs="Courier New"/>
          <w:color w:val="222222"/>
          <w:lang w:eastAsia="es-ES"/>
          <w:rPrChange w:id="3242" w:author="Heleen Devos" w:date="2018-07-22T17:42:00Z">
            <w:rPr>
              <w:del w:id="3243" w:author="Eduardo Gonzalez" w:date="2018-07-30T10:03:00Z"/>
              <w:rFonts w:ascii="Courier New" w:eastAsia="Times New Roman" w:hAnsi="Courier New" w:cs="Courier New"/>
              <w:color w:val="222222"/>
              <w:sz w:val="20"/>
              <w:szCs w:val="20"/>
              <w:lang w:eastAsia="es-ES"/>
            </w:rPr>
          </w:rPrChange>
        </w:rPr>
      </w:pPr>
    </w:p>
    <w:p w14:paraId="3AABEEFF" w14:textId="3FC02CC9" w:rsidR="008D59C5" w:rsidRPr="00A879E9" w:rsidDel="00C80F91" w:rsidRDefault="008D59C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244" w:author="Eduardo Gonzalez" w:date="2018-07-30T10:03:00Z"/>
          <w:rFonts w:asciiTheme="minorHAnsi" w:eastAsia="Times New Roman" w:hAnsiTheme="minorHAnsi" w:cs="Courier New"/>
          <w:color w:val="222222"/>
          <w:lang w:eastAsia="es-ES"/>
          <w:rPrChange w:id="3245" w:author="Heleen Devos" w:date="2018-07-22T17:42:00Z">
            <w:rPr>
              <w:del w:id="3246" w:author="Eduardo Gonzalez" w:date="2018-07-30T10:03:00Z"/>
              <w:rFonts w:ascii="Courier New" w:eastAsia="Times New Roman" w:hAnsi="Courier New" w:cs="Courier New"/>
              <w:color w:val="222222"/>
              <w:sz w:val="20"/>
              <w:szCs w:val="20"/>
              <w:lang w:eastAsia="es-ES"/>
            </w:rPr>
          </w:rPrChange>
        </w:rPr>
      </w:pPr>
    </w:p>
    <w:p w14:paraId="70FC819A" w14:textId="3866A5C9" w:rsidR="00D51FD4" w:rsidRPr="00B54BBE" w:rsidDel="00C80F91" w:rsidRDefault="008D59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247" w:author="Eduardo Gonzalez" w:date="2018-07-30T10:03:00Z"/>
          <w:rFonts w:asciiTheme="minorHAnsi" w:eastAsia="Times New Roman" w:hAnsiTheme="minorHAnsi" w:cs="Courier New"/>
          <w:color w:val="222222"/>
          <w:lang w:val="es-ES" w:eastAsia="es-ES"/>
          <w:rPrChange w:id="3248" w:author="Heleen Devos" w:date="2018-07-22T18:56:00Z">
            <w:rPr>
              <w:del w:id="3249" w:author="Eduardo Gonzalez" w:date="2018-07-30T10:03:00Z"/>
              <w:rFonts w:ascii="Courier New" w:eastAsia="Times New Roman" w:hAnsi="Courier New" w:cs="Courier New"/>
              <w:color w:val="222222"/>
              <w:sz w:val="20"/>
              <w:szCs w:val="20"/>
              <w:lang w:val="es-ES" w:eastAsia="es-ES"/>
            </w:rPr>
          </w:rPrChange>
        </w:rPr>
        <w:pPrChange w:id="3250" w:author="Heleen Devos" w:date="2018-07-22T18:56:00Z">
          <w:pPr>
            <w:pStyle w:val="Prrafodelista"/>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pPr>
        </w:pPrChange>
      </w:pPr>
      <w:del w:id="3251" w:author="Eduardo Gonzalez" w:date="2018-07-30T10:03:00Z">
        <w:r w:rsidRPr="00B54BBE" w:rsidDel="00C80F91">
          <w:rPr>
            <w:rFonts w:asciiTheme="minorHAnsi" w:eastAsia="Times New Roman" w:hAnsiTheme="minorHAnsi" w:cs="Courier New"/>
            <w:color w:val="222222"/>
            <w:lang w:val="es-ES" w:eastAsia="es-ES"/>
            <w:rPrChange w:id="3252" w:author="Heleen Devos" w:date="2018-07-22T18:56:00Z">
              <w:rPr>
                <w:rFonts w:ascii="Courier New" w:eastAsia="Times New Roman" w:hAnsi="Courier New" w:cs="Courier New"/>
                <w:color w:val="222222"/>
                <w:sz w:val="20"/>
                <w:szCs w:val="20"/>
                <w:lang w:val="es-ES" w:eastAsia="es-ES"/>
              </w:rPr>
            </w:rPrChange>
          </w:rPr>
          <w:delText>Founder Onboarding &amp; Project Launchpad: destinado a nutrir a los fundadores con conocimientos y habilidades necesarias para el éxito del proyecto, junto con la orientación y los datos que fueron adaptados a evaluar de forma independiente, de la viabilidad de su propuesta.</w:delText>
        </w:r>
      </w:del>
    </w:p>
    <w:p w14:paraId="2204F067" w14:textId="54F2F4F2" w:rsidR="008D59C5" w:rsidRPr="00B54BBE" w:rsidDel="00C80F91" w:rsidRDefault="008D59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253" w:author="Eduardo Gonzalez" w:date="2018-07-30T10:03:00Z"/>
          <w:lang w:val="es-ES" w:eastAsia="es-ES"/>
          <w:rPrChange w:id="3254" w:author="Heleen Devos" w:date="2018-07-22T18:56:00Z">
            <w:rPr>
              <w:del w:id="3255" w:author="Eduardo Gonzalez" w:date="2018-07-30T10:03:00Z"/>
              <w:rFonts w:ascii="Courier New" w:eastAsia="Times New Roman" w:hAnsi="Courier New" w:cs="Courier New"/>
              <w:color w:val="222222"/>
              <w:sz w:val="20"/>
              <w:szCs w:val="20"/>
              <w:lang w:val="es-ES" w:eastAsia="es-ES"/>
            </w:rPr>
          </w:rPrChange>
        </w:rPr>
      </w:pPr>
    </w:p>
    <w:p w14:paraId="328751D9" w14:textId="10A2B3D5" w:rsidR="008D59C5" w:rsidRPr="00B54BBE" w:rsidDel="00C80F91" w:rsidRDefault="008D59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256" w:author="Eduardo Gonzalez" w:date="2018-07-30T10:03:00Z"/>
          <w:rFonts w:asciiTheme="minorHAnsi" w:eastAsia="Times New Roman" w:hAnsiTheme="minorHAnsi" w:cs="Courier New"/>
          <w:color w:val="222222"/>
          <w:lang w:val="es-ES" w:eastAsia="es-ES"/>
          <w:rPrChange w:id="3257" w:author="Heleen Devos" w:date="2018-07-22T18:56:00Z">
            <w:rPr>
              <w:del w:id="3258" w:author="Eduardo Gonzalez" w:date="2018-07-30T10:03:00Z"/>
              <w:rFonts w:ascii="Courier New" w:eastAsia="Times New Roman" w:hAnsi="Courier New" w:cs="Courier New"/>
              <w:color w:val="222222"/>
              <w:sz w:val="20"/>
              <w:szCs w:val="20"/>
              <w:lang w:val="es-ES" w:eastAsia="es-ES"/>
            </w:rPr>
          </w:rPrChange>
        </w:rPr>
        <w:pPrChange w:id="3259" w:author="Heleen Devos" w:date="2018-07-22T18:56:00Z">
          <w:pPr>
            <w:pStyle w:val="Prrafodelista"/>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pPr>
        </w:pPrChange>
      </w:pPr>
      <w:del w:id="3260" w:author="Eduardo Gonzalez" w:date="2018-07-30T10:03:00Z">
        <w:r w:rsidRPr="00B54BBE" w:rsidDel="00C80F91">
          <w:rPr>
            <w:rFonts w:asciiTheme="minorHAnsi" w:eastAsia="Times New Roman" w:hAnsiTheme="minorHAnsi" w:cs="Courier New"/>
            <w:color w:val="222222"/>
            <w:lang w:val="es-ES" w:eastAsia="es-ES"/>
            <w:rPrChange w:id="3261" w:author="Heleen Devos" w:date="2018-07-22T18:56:00Z">
              <w:rPr>
                <w:rFonts w:ascii="Courier New" w:eastAsia="Times New Roman" w:hAnsi="Courier New" w:cs="Courier New"/>
                <w:color w:val="222222"/>
                <w:sz w:val="20"/>
                <w:szCs w:val="20"/>
                <w:lang w:val="es-ES" w:eastAsia="es-ES"/>
              </w:rPr>
            </w:rPrChange>
          </w:rPr>
          <w:delText>Socios con acelera</w:delText>
        </w:r>
        <w:r w:rsidR="00CA2640" w:rsidRPr="00B54BBE" w:rsidDel="00C80F91">
          <w:rPr>
            <w:rFonts w:asciiTheme="minorHAnsi" w:eastAsia="Times New Roman" w:hAnsiTheme="minorHAnsi" w:cs="Courier New"/>
            <w:color w:val="222222"/>
            <w:lang w:val="es-ES" w:eastAsia="es-ES"/>
            <w:rPrChange w:id="3262" w:author="Heleen Devos" w:date="2018-07-22T18:56:00Z">
              <w:rPr>
                <w:rFonts w:ascii="Courier New" w:eastAsia="Times New Roman" w:hAnsi="Courier New" w:cs="Courier New"/>
                <w:color w:val="222222"/>
                <w:sz w:val="20"/>
                <w:szCs w:val="20"/>
                <w:lang w:val="es-ES" w:eastAsia="es-ES"/>
              </w:rPr>
            </w:rPrChange>
          </w:rPr>
          <w:delText>ción: asociaciones con aceleradora</w:delText>
        </w:r>
        <w:r w:rsidRPr="00B54BBE" w:rsidDel="00C80F91">
          <w:rPr>
            <w:rFonts w:asciiTheme="minorHAnsi" w:eastAsia="Times New Roman" w:hAnsiTheme="minorHAnsi" w:cs="Courier New"/>
            <w:color w:val="222222"/>
            <w:lang w:val="es-ES" w:eastAsia="es-ES"/>
            <w:rPrChange w:id="3263" w:author="Heleen Devos" w:date="2018-07-22T18:56:00Z">
              <w:rPr>
                <w:rFonts w:ascii="Courier New" w:eastAsia="Times New Roman" w:hAnsi="Courier New" w:cs="Courier New"/>
                <w:color w:val="222222"/>
                <w:sz w:val="20"/>
                <w:szCs w:val="20"/>
                <w:lang w:val="es-ES" w:eastAsia="es-ES"/>
              </w:rPr>
            </w:rPrChange>
          </w:rPr>
          <w:delText>s y otras mentorías de inicio. También  diferentes organizaciones podrán, entre otros beneficios, ser mentores de los fundadores adecuados y permitir el acceso a su red local.</w:delText>
        </w:r>
      </w:del>
    </w:p>
    <w:p w14:paraId="0C5BAEAD" w14:textId="4CD9B597" w:rsidR="008D59C5" w:rsidRPr="00B54BBE" w:rsidDel="00C80F91" w:rsidRDefault="008D59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264" w:author="Eduardo Gonzalez" w:date="2018-07-30T10:03:00Z"/>
          <w:rFonts w:asciiTheme="minorHAnsi" w:eastAsia="Times New Roman" w:hAnsiTheme="minorHAnsi" w:cs="Courier New"/>
          <w:color w:val="222222"/>
          <w:lang w:val="es-ES" w:eastAsia="es-ES"/>
          <w:rPrChange w:id="3265" w:author="Heleen Devos" w:date="2018-07-22T18:57:00Z">
            <w:rPr>
              <w:del w:id="3266" w:author="Eduardo Gonzalez" w:date="2018-07-30T10:03:00Z"/>
              <w:rFonts w:ascii="Courier New" w:eastAsia="Times New Roman" w:hAnsi="Courier New" w:cs="Courier New"/>
              <w:color w:val="222222"/>
              <w:sz w:val="20"/>
              <w:szCs w:val="20"/>
              <w:lang w:val="es-ES" w:eastAsia="es-ES"/>
            </w:rPr>
          </w:rPrChange>
        </w:rPr>
        <w:pPrChange w:id="3267" w:author="Heleen Devos" w:date="2018-07-22T18:57:00Z">
          <w:pPr>
            <w:pStyle w:val="Prrafodelista"/>
          </w:pPr>
        </w:pPrChange>
      </w:pPr>
    </w:p>
    <w:p w14:paraId="3448E935" w14:textId="65553738" w:rsidR="008D59C5" w:rsidDel="00C80F91" w:rsidRDefault="008D59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268" w:author="Eduardo Gonzalez" w:date="2018-07-30T10:03:00Z"/>
          <w:rFonts w:asciiTheme="minorHAnsi" w:eastAsia="Times New Roman" w:hAnsiTheme="minorHAnsi" w:cs="Courier New"/>
          <w:color w:val="222222"/>
          <w:lang w:val="es-ES" w:eastAsia="es-ES"/>
        </w:rPr>
        <w:pPrChange w:id="3269" w:author="Heleen Devos" w:date="2018-07-22T18:58:00Z">
          <w:pPr>
            <w:pStyle w:val="Prrafodelista"/>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pPr>
        </w:pPrChange>
      </w:pPr>
      <w:del w:id="3270" w:author="Eduardo Gonzalez" w:date="2018-07-30T10:03:00Z">
        <w:r w:rsidRPr="00B54BBE" w:rsidDel="00C80F91">
          <w:rPr>
            <w:rFonts w:asciiTheme="minorHAnsi" w:eastAsia="Times New Roman" w:hAnsiTheme="minorHAnsi" w:cs="Courier New"/>
            <w:color w:val="222222"/>
            <w:lang w:val="es-ES" w:eastAsia="es-ES"/>
            <w:rPrChange w:id="3271" w:author="Heleen Devos" w:date="2018-07-22T18:56:00Z">
              <w:rPr>
                <w:rFonts w:ascii="Courier New" w:eastAsia="Times New Roman" w:hAnsi="Courier New" w:cs="Courier New"/>
                <w:color w:val="222222"/>
                <w:sz w:val="20"/>
                <w:szCs w:val="20"/>
                <w:lang w:val="es-ES" w:eastAsia="es-ES"/>
              </w:rPr>
            </w:rPrChange>
          </w:rPr>
          <w:delText>ERgON (mercados): el objetivo de nuestro mercado es ofrecer contratos blancos. Y de terceros, servicios, herramientas y productos para ayudar al éxito de una campaña con tasas de descuento. En última instancia, visualizamos un ecosistema sostenible con todos los servicios necesarios durante las etapas del Crowdfunding y entrega de productos. Todas las transacciones estarán en la plataforma ERgON</w:delText>
        </w:r>
      </w:del>
    </w:p>
    <w:p w14:paraId="1BB45157" w14:textId="11345CB4" w:rsidR="00B54BBE" w:rsidRPr="00B54BBE" w:rsidDel="00C80F91" w:rsidRDefault="00B54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272" w:author="Heleen Devos" w:date="2018-07-22T18:58:00Z"/>
          <w:del w:id="3273" w:author="Eduardo Gonzalez" w:date="2018-07-30T10:03:00Z"/>
          <w:rFonts w:asciiTheme="minorHAnsi" w:eastAsia="Times New Roman" w:hAnsiTheme="minorHAnsi" w:cs="Courier New"/>
          <w:color w:val="222222"/>
          <w:lang w:val="es-ES" w:eastAsia="es-ES"/>
          <w:rPrChange w:id="3274" w:author="Heleen Devos" w:date="2018-07-22T18:56:00Z">
            <w:rPr>
              <w:ins w:id="3275" w:author="Heleen Devos" w:date="2018-07-22T18:58:00Z"/>
              <w:del w:id="3276" w:author="Eduardo Gonzalez" w:date="2018-07-30T10:03:00Z"/>
              <w:rFonts w:ascii="Courier New" w:eastAsia="Times New Roman" w:hAnsi="Courier New" w:cs="Courier New"/>
              <w:color w:val="222222"/>
              <w:sz w:val="20"/>
              <w:szCs w:val="20"/>
              <w:lang w:val="es-ES" w:eastAsia="es-ES"/>
            </w:rPr>
          </w:rPrChange>
        </w:rPr>
        <w:pPrChange w:id="3277" w:author="Heleen Devos" w:date="2018-07-22T18:56:00Z">
          <w:pPr>
            <w:pStyle w:val="Prrafodelista"/>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pPr>
        </w:pPrChange>
      </w:pPr>
    </w:p>
    <w:p w14:paraId="6C275F3B" w14:textId="20D51473" w:rsidR="008D59C5" w:rsidRPr="00B54BBE" w:rsidDel="00C80F91" w:rsidRDefault="008D59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278" w:author="Eduardo Gonzalez" w:date="2018-07-30T10:03:00Z"/>
          <w:rFonts w:asciiTheme="minorHAnsi" w:eastAsia="Times New Roman" w:hAnsiTheme="minorHAnsi" w:cs="Courier New"/>
          <w:color w:val="222222"/>
          <w:lang w:val="es-ES" w:eastAsia="es-ES"/>
          <w:rPrChange w:id="3279" w:author="Heleen Devos" w:date="2018-07-22T18:58:00Z">
            <w:rPr>
              <w:del w:id="3280" w:author="Eduardo Gonzalez" w:date="2018-07-30T10:03:00Z"/>
              <w:rFonts w:ascii="Courier New" w:eastAsia="Times New Roman" w:hAnsi="Courier New" w:cs="Courier New"/>
              <w:color w:val="222222"/>
              <w:sz w:val="20"/>
              <w:szCs w:val="20"/>
              <w:lang w:val="es-ES" w:eastAsia="es-ES"/>
            </w:rPr>
          </w:rPrChange>
        </w:rPr>
        <w:pPrChange w:id="3281" w:author="Heleen Devos" w:date="2018-07-22T18:58:00Z">
          <w:pPr>
            <w:pStyle w:val="Prrafodelista"/>
          </w:pPr>
        </w:pPrChange>
      </w:pPr>
    </w:p>
    <w:p w14:paraId="3D7D577D" w14:textId="1A27ABFA" w:rsidR="008D59C5" w:rsidDel="00C80F91" w:rsidRDefault="008D59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282" w:author="Eduardo Gonzalez" w:date="2018-07-30T10:03:00Z"/>
          <w:lang w:val="es-ES" w:eastAsia="es-ES"/>
        </w:rPr>
        <w:pPrChange w:id="3283" w:author="Heleen Devos" w:date="2018-07-22T18:58:00Z">
          <w:pPr>
            <w:pStyle w:val="Prrafodelista"/>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pPr>
        </w:pPrChange>
      </w:pPr>
      <w:del w:id="3284" w:author="Eduardo Gonzalez" w:date="2018-07-30T10:03:00Z">
        <w:r w:rsidRPr="00B54BBE" w:rsidDel="00C80F91">
          <w:rPr>
            <w:lang w:val="es-ES" w:eastAsia="es-ES"/>
            <w:rPrChange w:id="3285" w:author="Heleen Devos" w:date="2018-07-22T18:57:00Z">
              <w:rPr>
                <w:rFonts w:ascii="Courier New" w:eastAsia="Times New Roman" w:hAnsi="Courier New" w:cs="Courier New"/>
                <w:color w:val="222222"/>
                <w:sz w:val="20"/>
                <w:szCs w:val="20"/>
                <w:lang w:val="es-ES" w:eastAsia="es-ES"/>
              </w:rPr>
            </w:rPrChange>
          </w:rPr>
          <w:delText>Suite Crowdfunding: nuestra visión es que ERgON Crowdfunding sea la pieza central del ecosistema ERG, en el que los fundadores crearan y administraran sus campañas de Crowdfunding con ayuda de nuestro equipo. Los inversores usaran ERG y/o el Token creado para financiar estas campañas a cambio de rentabilidades.</w:delText>
        </w:r>
      </w:del>
    </w:p>
    <w:p w14:paraId="4A7694A3" w14:textId="7EFD4B2A" w:rsidR="00B54BBE" w:rsidRPr="00B54BBE" w:rsidDel="00C80F91" w:rsidRDefault="00B54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286" w:author="Heleen Devos" w:date="2018-07-22T18:58:00Z"/>
          <w:del w:id="3287" w:author="Eduardo Gonzalez" w:date="2018-07-30T10:03:00Z"/>
          <w:lang w:val="es-ES" w:eastAsia="es-ES"/>
          <w:rPrChange w:id="3288" w:author="Heleen Devos" w:date="2018-07-22T18:57:00Z">
            <w:rPr>
              <w:ins w:id="3289" w:author="Heleen Devos" w:date="2018-07-22T18:58:00Z"/>
              <w:del w:id="3290" w:author="Eduardo Gonzalez" w:date="2018-07-30T10:03:00Z"/>
              <w:rFonts w:ascii="Courier New" w:eastAsia="Times New Roman" w:hAnsi="Courier New" w:cs="Courier New"/>
              <w:color w:val="222222"/>
              <w:sz w:val="20"/>
              <w:szCs w:val="20"/>
              <w:lang w:val="es-ES" w:eastAsia="es-ES"/>
            </w:rPr>
          </w:rPrChange>
        </w:rPr>
        <w:pPrChange w:id="3291" w:author="Heleen Devos" w:date="2018-07-22T18:58:00Z">
          <w:pPr>
            <w:pStyle w:val="Prrafodelista"/>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pPr>
        </w:pPrChange>
      </w:pPr>
    </w:p>
    <w:p w14:paraId="0C923666" w14:textId="5639970C" w:rsidR="008D59C5" w:rsidRPr="00B54BBE" w:rsidDel="00C80F91" w:rsidRDefault="008D59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292" w:author="Eduardo Gonzalez" w:date="2018-07-30T10:03:00Z"/>
          <w:rFonts w:asciiTheme="minorHAnsi" w:eastAsia="Times New Roman" w:hAnsiTheme="minorHAnsi" w:cs="Courier New"/>
          <w:color w:val="222222"/>
          <w:lang w:val="es-ES" w:eastAsia="es-ES"/>
          <w:rPrChange w:id="3293" w:author="Heleen Devos" w:date="2018-07-22T18:58:00Z">
            <w:rPr>
              <w:del w:id="3294" w:author="Eduardo Gonzalez" w:date="2018-07-30T10:03:00Z"/>
              <w:rFonts w:ascii="Courier New" w:eastAsia="Times New Roman" w:hAnsi="Courier New" w:cs="Courier New"/>
              <w:color w:val="222222"/>
              <w:sz w:val="20"/>
              <w:szCs w:val="20"/>
              <w:lang w:val="es-ES" w:eastAsia="es-ES"/>
            </w:rPr>
          </w:rPrChange>
        </w:rPr>
        <w:pPrChange w:id="3295" w:author="Heleen Devos" w:date="2018-07-22T18:57:00Z">
          <w:pPr>
            <w:pStyle w:val="Prrafodelista"/>
          </w:pPr>
        </w:pPrChange>
      </w:pPr>
    </w:p>
    <w:p w14:paraId="603D8E51" w14:textId="7A648CE2" w:rsidR="00ED6F83" w:rsidRPr="00A879E9" w:rsidDel="00C80F91" w:rsidRDefault="00ED6F83"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296" w:author="Eduardo Gonzalez" w:date="2018-07-30T10:03:00Z"/>
          <w:lang w:val="es-ES" w:eastAsia="es-ES"/>
          <w:rPrChange w:id="3297" w:author="Heleen Devos" w:date="2018-07-22T17:42:00Z">
            <w:rPr>
              <w:del w:id="3298" w:author="Eduardo Gonzalez" w:date="2018-07-30T10:03:00Z"/>
              <w:rFonts w:ascii="Courier New" w:eastAsia="Times New Roman" w:hAnsi="Courier New" w:cs="Courier New"/>
              <w:color w:val="222222"/>
              <w:sz w:val="20"/>
              <w:szCs w:val="20"/>
              <w:lang w:val="es-ES" w:eastAsia="es-ES"/>
            </w:rPr>
          </w:rPrChange>
        </w:rPr>
      </w:pPr>
    </w:p>
    <w:p w14:paraId="34899A29" w14:textId="7E7DBF05" w:rsidR="00ED6F83" w:rsidRPr="00A879E9" w:rsidDel="00C80F91" w:rsidRDefault="00ED6F83"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299" w:author="Eduardo Gonzalez" w:date="2018-07-30T10:03:00Z"/>
          <w:lang w:val="es-ES" w:eastAsia="es-ES"/>
          <w:rPrChange w:id="3300" w:author="Heleen Devos" w:date="2018-07-22T17:42:00Z">
            <w:rPr>
              <w:del w:id="3301" w:author="Eduardo Gonzalez" w:date="2018-07-30T10:03:00Z"/>
              <w:rFonts w:ascii="Courier New" w:eastAsia="Times New Roman" w:hAnsi="Courier New" w:cs="Courier New"/>
              <w:color w:val="222222"/>
              <w:sz w:val="20"/>
              <w:szCs w:val="20"/>
              <w:lang w:val="es-ES" w:eastAsia="es-ES"/>
            </w:rPr>
          </w:rPrChange>
        </w:rPr>
      </w:pPr>
    </w:p>
    <w:p w14:paraId="1DEBDD7B" w14:textId="39162C03" w:rsidR="00ED6F83" w:rsidRPr="00A879E9" w:rsidDel="00C80F91" w:rsidRDefault="00ED6F83"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302" w:author="Eduardo Gonzalez" w:date="2018-07-30T10:03:00Z"/>
          <w:lang w:val="es-ES" w:eastAsia="es-ES"/>
          <w:rPrChange w:id="3303" w:author="Heleen Devos" w:date="2018-07-22T17:42:00Z">
            <w:rPr>
              <w:del w:id="3304" w:author="Eduardo Gonzalez" w:date="2018-07-30T10:03:00Z"/>
              <w:rFonts w:ascii="Courier New" w:eastAsia="Times New Roman" w:hAnsi="Courier New" w:cs="Courier New"/>
              <w:color w:val="222222"/>
              <w:sz w:val="20"/>
              <w:szCs w:val="20"/>
              <w:lang w:val="es-ES" w:eastAsia="es-ES"/>
            </w:rPr>
          </w:rPrChange>
        </w:rPr>
      </w:pPr>
    </w:p>
    <w:p w14:paraId="7C9C6F34" w14:textId="22A3390C" w:rsidR="00ED6F83" w:rsidRPr="00A879E9" w:rsidDel="00C80F91" w:rsidRDefault="00ED6F83"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305" w:author="Eduardo Gonzalez" w:date="2018-07-30T10:03:00Z"/>
          <w:lang w:val="es-ES" w:eastAsia="es-ES"/>
          <w:rPrChange w:id="3306" w:author="Heleen Devos" w:date="2018-07-22T17:42:00Z">
            <w:rPr>
              <w:del w:id="3307" w:author="Eduardo Gonzalez" w:date="2018-07-30T10:03:00Z"/>
              <w:rFonts w:ascii="Courier New" w:eastAsia="Times New Roman" w:hAnsi="Courier New" w:cs="Courier New"/>
              <w:color w:val="222222"/>
              <w:sz w:val="20"/>
              <w:szCs w:val="20"/>
              <w:lang w:val="es-ES" w:eastAsia="es-ES"/>
            </w:rPr>
          </w:rPrChange>
        </w:rPr>
      </w:pPr>
    </w:p>
    <w:p w14:paraId="18630E96" w14:textId="6AD03F8C" w:rsidR="00ED6F83" w:rsidRPr="00A879E9" w:rsidDel="00C80F91" w:rsidRDefault="00ED6F83"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308" w:author="Eduardo Gonzalez" w:date="2018-07-30T10:03:00Z"/>
          <w:lang w:val="es-ES" w:eastAsia="es-ES"/>
          <w:rPrChange w:id="3309" w:author="Heleen Devos" w:date="2018-07-22T17:42:00Z">
            <w:rPr>
              <w:del w:id="3310" w:author="Eduardo Gonzalez" w:date="2018-07-30T10:03:00Z"/>
              <w:rFonts w:ascii="Courier New" w:eastAsia="Times New Roman" w:hAnsi="Courier New" w:cs="Courier New"/>
              <w:color w:val="222222"/>
              <w:sz w:val="20"/>
              <w:szCs w:val="20"/>
              <w:lang w:val="es-ES" w:eastAsia="es-ES"/>
            </w:rPr>
          </w:rPrChange>
        </w:rPr>
      </w:pPr>
    </w:p>
    <w:p w14:paraId="2B334B2A" w14:textId="5222D4EB" w:rsidR="00ED6F83" w:rsidRPr="00A879E9" w:rsidDel="00C80F91" w:rsidRDefault="00ED6F83"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311" w:author="Eduardo Gonzalez" w:date="2018-07-30T10:03:00Z"/>
          <w:lang w:val="es-ES" w:eastAsia="es-ES"/>
          <w:rPrChange w:id="3312" w:author="Heleen Devos" w:date="2018-07-22T17:42:00Z">
            <w:rPr>
              <w:del w:id="3313" w:author="Eduardo Gonzalez" w:date="2018-07-30T10:03:00Z"/>
              <w:rFonts w:ascii="Courier New" w:eastAsia="Times New Roman" w:hAnsi="Courier New" w:cs="Courier New"/>
              <w:color w:val="222222"/>
              <w:sz w:val="20"/>
              <w:szCs w:val="20"/>
              <w:lang w:val="es-ES" w:eastAsia="es-ES"/>
            </w:rPr>
          </w:rPrChange>
        </w:rPr>
      </w:pPr>
    </w:p>
    <w:p w14:paraId="69D74659" w14:textId="018B20A6" w:rsidR="008D59C5" w:rsidRPr="00A879E9" w:rsidDel="00C80F91" w:rsidRDefault="008D59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314" w:author="Eduardo Gonzalez" w:date="2018-07-30T10:03:00Z"/>
          <w:lang w:val="es-ES" w:eastAsia="es-ES"/>
          <w:rPrChange w:id="3315" w:author="Heleen Devos" w:date="2018-07-22T17:42:00Z">
            <w:rPr>
              <w:del w:id="3316" w:author="Eduardo Gonzalez" w:date="2018-07-30T10:03:00Z"/>
              <w:rFonts w:ascii="Courier New" w:eastAsia="Times New Roman" w:hAnsi="Courier New" w:cs="Courier New"/>
              <w:color w:val="222222"/>
              <w:sz w:val="20"/>
              <w:szCs w:val="20"/>
              <w:lang w:val="es-ES" w:eastAsia="es-ES"/>
            </w:rPr>
          </w:rPrChange>
        </w:rPr>
        <w:pPrChange w:id="3317" w:author="Heleen Devos" w:date="2018-07-22T18:58:00Z">
          <w:pPr>
            <w:pStyle w:val="Prrafodelista"/>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pPr>
        </w:pPrChange>
      </w:pPr>
      <w:del w:id="3318" w:author="Eduardo Gonzalez" w:date="2018-07-30T10:03:00Z">
        <w:r w:rsidRPr="00A879E9" w:rsidDel="00C80F91">
          <w:rPr>
            <w:lang w:val="es-ES" w:eastAsia="es-ES"/>
            <w:rPrChange w:id="3319" w:author="Heleen Devos" w:date="2018-07-22T17:42:00Z">
              <w:rPr>
                <w:rFonts w:ascii="Courier New" w:eastAsia="Times New Roman" w:hAnsi="Courier New" w:cs="Courier New"/>
                <w:color w:val="222222"/>
                <w:sz w:val="20"/>
                <w:szCs w:val="20"/>
                <w:lang w:val="es-ES" w:eastAsia="es-ES"/>
              </w:rPr>
            </w:rPrChange>
          </w:rPr>
          <w:delText>Integrando todas las características mencionadas anteriormente, deseamos proporcionar una interfaz fácil para que los fundadores puedan acceder y maximizar las ventajas que el uso de la plataforma ERgON ofrecerá a sus proyectos.</w:delText>
        </w:r>
      </w:del>
    </w:p>
    <w:p w14:paraId="02B2B81A" w14:textId="51704311" w:rsidR="008D59C5" w:rsidRPr="00B54BBE" w:rsidDel="00C80F91" w:rsidRDefault="008D59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320" w:author="Eduardo Gonzalez" w:date="2018-07-30T10:03:00Z"/>
          <w:rFonts w:asciiTheme="minorHAnsi" w:eastAsia="Times New Roman" w:hAnsiTheme="minorHAnsi" w:cs="Courier New"/>
          <w:color w:val="222222"/>
          <w:lang w:val="es-ES" w:eastAsia="es-ES"/>
          <w:rPrChange w:id="3321" w:author="Heleen Devos" w:date="2018-07-22T18:57:00Z">
            <w:rPr>
              <w:del w:id="3322" w:author="Eduardo Gonzalez" w:date="2018-07-30T10:03:00Z"/>
              <w:rFonts w:ascii="Courier New" w:eastAsia="Times New Roman" w:hAnsi="Courier New" w:cs="Courier New"/>
              <w:color w:val="222222"/>
              <w:sz w:val="20"/>
              <w:szCs w:val="20"/>
              <w:lang w:val="es-ES" w:eastAsia="es-ES"/>
            </w:rPr>
          </w:rPrChange>
        </w:rPr>
        <w:pPrChange w:id="3323" w:author="Heleen Devos" w:date="2018-07-22T18:57:00Z">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pPr>
        </w:pPrChange>
      </w:pPr>
    </w:p>
    <w:p w14:paraId="1D4D62E9" w14:textId="5AC9B6F2" w:rsidR="008D59C5" w:rsidRPr="00A879E9" w:rsidDel="00C80F91" w:rsidRDefault="008D59C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324" w:author="Eduardo Gonzalez" w:date="2018-07-30T10:03:00Z"/>
          <w:rFonts w:asciiTheme="minorHAnsi" w:eastAsia="Times New Roman" w:hAnsiTheme="minorHAnsi" w:cs="Courier New"/>
          <w:color w:val="222222"/>
          <w:lang w:val="es-ES" w:eastAsia="es-ES"/>
          <w:rPrChange w:id="3325" w:author="Heleen Devos" w:date="2018-07-22T17:42:00Z">
            <w:rPr>
              <w:del w:id="3326" w:author="Eduardo Gonzalez" w:date="2018-07-30T10:03:00Z"/>
              <w:rFonts w:ascii="Courier New" w:eastAsia="Times New Roman" w:hAnsi="Courier New" w:cs="Courier New"/>
              <w:color w:val="222222"/>
              <w:sz w:val="20"/>
              <w:szCs w:val="20"/>
              <w:lang w:val="es-ES" w:eastAsia="es-ES"/>
            </w:rPr>
          </w:rPrChange>
        </w:rPr>
      </w:pPr>
    </w:p>
    <w:p w14:paraId="3CD85798" w14:textId="29BAEDD0" w:rsidR="008D59C5" w:rsidRPr="00A879E9" w:rsidDel="00C80F91" w:rsidRDefault="008D59C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327" w:author="Eduardo Gonzalez" w:date="2018-07-30T10:03:00Z"/>
          <w:rFonts w:asciiTheme="minorHAnsi" w:eastAsia="Times New Roman" w:hAnsiTheme="minorHAnsi" w:cs="Courier New"/>
          <w:color w:val="222222"/>
          <w:lang w:val="es-ES" w:eastAsia="es-ES"/>
          <w:rPrChange w:id="3328" w:author="Heleen Devos" w:date="2018-07-22T17:42:00Z">
            <w:rPr>
              <w:del w:id="3329" w:author="Eduardo Gonzalez" w:date="2018-07-30T10:03:00Z"/>
              <w:rFonts w:ascii="Courier New" w:eastAsia="Times New Roman" w:hAnsi="Courier New" w:cs="Courier New"/>
              <w:color w:val="222222"/>
              <w:sz w:val="20"/>
              <w:szCs w:val="20"/>
              <w:lang w:val="es-ES" w:eastAsia="es-ES"/>
            </w:rPr>
          </w:rPrChange>
        </w:rPr>
      </w:pPr>
      <w:del w:id="3330" w:author="Eduardo Gonzalez" w:date="2018-07-30T10:03:00Z">
        <w:r w:rsidRPr="00A879E9" w:rsidDel="00C80F91">
          <w:rPr>
            <w:rFonts w:asciiTheme="minorHAnsi" w:eastAsia="Times New Roman" w:hAnsiTheme="minorHAnsi" w:cs="Courier New"/>
            <w:color w:val="222222"/>
            <w:lang w:val="es-ES" w:eastAsia="es-ES"/>
            <w:rPrChange w:id="3331" w:author="Heleen Devos" w:date="2018-07-22T17:42:00Z">
              <w:rPr>
                <w:rFonts w:ascii="Courier New" w:eastAsia="Times New Roman" w:hAnsi="Courier New" w:cs="Courier New"/>
                <w:color w:val="222222"/>
                <w:sz w:val="20"/>
                <w:szCs w:val="20"/>
                <w:lang w:val="es-ES" w:eastAsia="es-ES"/>
              </w:rPr>
            </w:rPrChange>
          </w:rPr>
          <w:delText xml:space="preserve">Finalmente </w:delText>
        </w:r>
        <w:r w:rsidRPr="00A879E9" w:rsidDel="00C80F91">
          <w:rPr>
            <w:rFonts w:asciiTheme="minorHAnsi" w:eastAsia="Times New Roman" w:hAnsiTheme="minorHAnsi" w:cs="Courier New"/>
            <w:color w:val="222222"/>
            <w:lang w:eastAsia="es-ES"/>
            <w:rPrChange w:id="3332" w:author="Heleen Devos" w:date="2018-07-22T17:42:00Z">
              <w:rPr>
                <w:rFonts w:ascii="Courier New" w:eastAsia="Times New Roman" w:hAnsi="Courier New" w:cs="Courier New"/>
                <w:color w:val="222222"/>
                <w:sz w:val="20"/>
                <w:szCs w:val="20"/>
                <w:lang w:eastAsia="es-ES"/>
              </w:rPr>
            </w:rPrChange>
          </w:rPr>
          <w:delText>ERgON pretende construir un Bigdata de datos al reunir todas las acciones realizadas de los usuarios dentro del ecosistema, desde la incorporación, herramientas de marketing, transacciones, comportamientos de respaldo e interacciones comunitarias. Tenemos la intención de construir un banco de datos disponible de crowdfunding. Esto puede aplicarse efectivamente a futuras campañas, dando a los fundadores una guía probada en forma de "Stats of Success" y la capacidad de dirigirse a los inversores adecuados a través de las  "audiencias personalizadas". Creemos que el impacto en las tasas de éxito del proyecto puede ser inmenso.</w:delText>
        </w:r>
      </w:del>
    </w:p>
    <w:p w14:paraId="52A52F9E" w14:textId="03420B99" w:rsidR="008D59C5" w:rsidRPr="00A879E9" w:rsidDel="00C80F91" w:rsidRDefault="008D59C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333" w:author="Eduardo Gonzalez" w:date="2018-07-30T10:03:00Z"/>
          <w:rFonts w:asciiTheme="minorHAnsi" w:eastAsia="Times New Roman" w:hAnsiTheme="minorHAnsi" w:cs="Courier New"/>
          <w:color w:val="222222"/>
          <w:lang w:val="es-ES" w:eastAsia="es-ES"/>
          <w:rPrChange w:id="3334" w:author="Heleen Devos" w:date="2018-07-22T17:42:00Z">
            <w:rPr>
              <w:del w:id="3335" w:author="Eduardo Gonzalez" w:date="2018-07-30T10:03:00Z"/>
              <w:rFonts w:ascii="Courier New" w:eastAsia="Times New Roman" w:hAnsi="Courier New" w:cs="Courier New"/>
              <w:color w:val="222222"/>
              <w:sz w:val="20"/>
              <w:szCs w:val="20"/>
              <w:lang w:val="es-ES" w:eastAsia="es-ES"/>
            </w:rPr>
          </w:rPrChange>
        </w:rPr>
      </w:pPr>
    </w:p>
    <w:p w14:paraId="2620B297" w14:textId="17C3A78E" w:rsidR="008D59C5" w:rsidRPr="00A879E9" w:rsidDel="00C80F91" w:rsidRDefault="008D59C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336" w:author="Eduardo Gonzalez" w:date="2018-07-30T10:03:00Z"/>
          <w:rFonts w:asciiTheme="minorHAnsi" w:eastAsia="Times New Roman" w:hAnsiTheme="minorHAnsi" w:cs="Courier New"/>
          <w:color w:val="222222"/>
          <w:lang w:val="es-ES" w:eastAsia="es-ES"/>
          <w:rPrChange w:id="3337" w:author="Heleen Devos" w:date="2018-07-22T17:42:00Z">
            <w:rPr>
              <w:del w:id="3338" w:author="Eduardo Gonzalez" w:date="2018-07-30T10:03:00Z"/>
              <w:rFonts w:ascii="Courier New" w:eastAsia="Times New Roman" w:hAnsi="Courier New" w:cs="Courier New"/>
              <w:color w:val="222222"/>
              <w:sz w:val="20"/>
              <w:szCs w:val="20"/>
              <w:lang w:val="es-ES" w:eastAsia="es-ES"/>
            </w:rPr>
          </w:rPrChange>
        </w:rPr>
      </w:pPr>
    </w:p>
    <w:p w14:paraId="4F701DCD" w14:textId="354ABFB9" w:rsidR="00D51FD4" w:rsidRPr="00A879E9" w:rsidDel="00C80F91" w:rsidRDefault="00D51FD4"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339" w:author="Eduardo Gonzalez" w:date="2018-07-30T10:03:00Z"/>
          <w:rFonts w:asciiTheme="minorHAnsi" w:eastAsia="Times New Roman" w:hAnsiTheme="minorHAnsi" w:cs="Courier New"/>
          <w:color w:val="222222"/>
          <w:lang w:eastAsia="es-ES"/>
          <w:rPrChange w:id="3340" w:author="Heleen Devos" w:date="2018-07-22T17:42:00Z">
            <w:rPr>
              <w:del w:id="3341" w:author="Eduardo Gonzalez" w:date="2018-07-30T10:03:00Z"/>
              <w:rFonts w:ascii="Courier New" w:eastAsia="Times New Roman" w:hAnsi="Courier New" w:cs="Courier New"/>
              <w:color w:val="222222"/>
              <w:sz w:val="20"/>
              <w:szCs w:val="20"/>
              <w:lang w:eastAsia="es-ES"/>
            </w:rPr>
          </w:rPrChange>
        </w:rPr>
      </w:pPr>
      <w:del w:id="3342" w:author="Eduardo Gonzalez" w:date="2018-07-30T10:03:00Z">
        <w:r w:rsidRPr="00A879E9" w:rsidDel="00C80F91">
          <w:rPr>
            <w:rFonts w:asciiTheme="minorHAnsi" w:eastAsia="Times New Roman" w:hAnsiTheme="minorHAnsi" w:cs="Courier New"/>
            <w:color w:val="222222"/>
            <w:lang w:eastAsia="es-ES"/>
            <w:rPrChange w:id="3343" w:author="Heleen Devos" w:date="2018-07-22T17:42:00Z">
              <w:rPr>
                <w:rFonts w:ascii="Courier New" w:eastAsia="Times New Roman" w:hAnsi="Courier New" w:cs="Courier New"/>
                <w:color w:val="222222"/>
                <w:sz w:val="20"/>
                <w:szCs w:val="20"/>
                <w:lang w:eastAsia="es-ES"/>
              </w:rPr>
            </w:rPrChange>
          </w:rPr>
          <w:delText>Publicación de campañas (recompensas ofrecidas condiciones)</w:delText>
        </w:r>
      </w:del>
    </w:p>
    <w:p w14:paraId="1B341E3D" w14:textId="0FA9E078" w:rsidR="00D51FD4" w:rsidRPr="00277EAA" w:rsidDel="00C80F91" w:rsidRDefault="00D51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344" w:author="Eduardo Gonzalez" w:date="2018-07-30T10:03:00Z"/>
          <w:rFonts w:asciiTheme="minorHAnsi" w:eastAsia="Times New Roman" w:hAnsiTheme="minorHAnsi" w:cs="Courier New"/>
          <w:color w:val="222222"/>
          <w:lang w:eastAsia="es-ES"/>
          <w:rPrChange w:id="3345" w:author="Heleen Devos" w:date="2018-07-22T18:59:00Z">
            <w:rPr>
              <w:del w:id="3346" w:author="Eduardo Gonzalez" w:date="2018-07-30T10:03:00Z"/>
              <w:rFonts w:ascii="Courier New" w:eastAsia="Times New Roman" w:hAnsi="Courier New" w:cs="Courier New"/>
              <w:color w:val="222222"/>
              <w:sz w:val="20"/>
              <w:szCs w:val="20"/>
              <w:lang w:eastAsia="es-ES"/>
            </w:rPr>
          </w:rPrChange>
        </w:rPr>
      </w:pPr>
    </w:p>
    <w:p w14:paraId="3978B8B1" w14:textId="3EA2CF3A" w:rsidR="00D51FD4" w:rsidRPr="00A879E9" w:rsidDel="00C80F91" w:rsidRDefault="00D51FD4"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347" w:author="Eduardo Gonzalez" w:date="2018-07-30T10:03:00Z"/>
          <w:rFonts w:asciiTheme="minorHAnsi" w:eastAsia="Times New Roman" w:hAnsiTheme="minorHAnsi" w:cs="Courier New"/>
          <w:color w:val="222222"/>
          <w:lang w:eastAsia="es-ES"/>
          <w:rPrChange w:id="3348" w:author="Heleen Devos" w:date="2018-07-22T17:42:00Z">
            <w:rPr>
              <w:del w:id="3349" w:author="Eduardo Gonzalez" w:date="2018-07-30T10:03:00Z"/>
              <w:rFonts w:ascii="Courier New" w:eastAsia="Times New Roman" w:hAnsi="Courier New" w:cs="Courier New"/>
              <w:color w:val="222222"/>
              <w:sz w:val="20"/>
              <w:szCs w:val="20"/>
              <w:lang w:eastAsia="es-ES"/>
            </w:rPr>
          </w:rPrChange>
        </w:rPr>
      </w:pPr>
      <w:del w:id="3350" w:author="Eduardo Gonzalez" w:date="2018-07-30T10:03:00Z">
        <w:r w:rsidRPr="00A879E9" w:rsidDel="00C80F91">
          <w:rPr>
            <w:rFonts w:asciiTheme="minorHAnsi" w:eastAsia="Times New Roman" w:hAnsiTheme="minorHAnsi" w:cs="Courier New"/>
            <w:color w:val="222222"/>
            <w:lang w:eastAsia="es-ES"/>
            <w:rPrChange w:id="3351" w:author="Heleen Devos" w:date="2018-07-22T17:42:00Z">
              <w:rPr>
                <w:rFonts w:ascii="Courier New" w:eastAsia="Times New Roman" w:hAnsi="Courier New" w:cs="Courier New"/>
                <w:color w:val="222222"/>
                <w:sz w:val="20"/>
                <w:szCs w:val="20"/>
                <w:lang w:eastAsia="es-ES"/>
              </w:rPr>
            </w:rPrChange>
          </w:rPr>
          <w:delText>La campaña</w:delText>
        </w:r>
        <w:r w:rsidR="008D59C5" w:rsidRPr="00A879E9" w:rsidDel="00C80F91">
          <w:rPr>
            <w:rFonts w:asciiTheme="minorHAnsi" w:eastAsia="Times New Roman" w:hAnsiTheme="minorHAnsi" w:cs="Courier New"/>
            <w:color w:val="222222"/>
            <w:lang w:eastAsia="es-ES"/>
            <w:rPrChange w:id="3352" w:author="Heleen Devos" w:date="2018-07-22T17:42:00Z">
              <w:rPr>
                <w:rFonts w:ascii="Courier New" w:eastAsia="Times New Roman" w:hAnsi="Courier New" w:cs="Courier New"/>
                <w:color w:val="222222"/>
                <w:sz w:val="20"/>
                <w:szCs w:val="20"/>
                <w:lang w:eastAsia="es-ES"/>
              </w:rPr>
            </w:rPrChange>
          </w:rPr>
          <w:delText xml:space="preserve"> de recaudación Crowdfunding estará disponible durante 60 días. Este tiempo es suficiente para </w:delText>
        </w:r>
        <w:r w:rsidR="00AD46CF" w:rsidRPr="00A879E9" w:rsidDel="00C80F91">
          <w:rPr>
            <w:rFonts w:asciiTheme="minorHAnsi" w:eastAsia="Times New Roman" w:hAnsiTheme="minorHAnsi" w:cs="Courier New"/>
            <w:color w:val="222222"/>
            <w:lang w:eastAsia="es-ES"/>
            <w:rPrChange w:id="3353" w:author="Heleen Devos" w:date="2018-07-22T17:42:00Z">
              <w:rPr>
                <w:rFonts w:ascii="Courier New" w:eastAsia="Times New Roman" w:hAnsi="Courier New" w:cs="Courier New"/>
                <w:color w:val="222222"/>
                <w:sz w:val="20"/>
                <w:szCs w:val="20"/>
                <w:lang w:eastAsia="es-ES"/>
              </w:rPr>
            </w:rPrChange>
          </w:rPr>
          <w:delText xml:space="preserve">que la comunidad conozca en detalle, genere interacciones y/o consultas a los fundadores o expositores de las campañas. </w:delText>
        </w:r>
      </w:del>
    </w:p>
    <w:p w14:paraId="6752306C" w14:textId="06F4C15C" w:rsidR="00CE4A4C" w:rsidRPr="00A879E9" w:rsidDel="00C80F91" w:rsidRDefault="00CE4A4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354" w:author="Eduardo Gonzalez" w:date="2018-07-30T10:03:00Z"/>
          <w:rFonts w:asciiTheme="minorHAnsi" w:eastAsia="Times New Roman" w:hAnsiTheme="minorHAnsi" w:cs="Courier New"/>
          <w:color w:val="222222"/>
          <w:lang w:eastAsia="es-ES"/>
          <w:rPrChange w:id="3355" w:author="Heleen Devos" w:date="2018-07-22T17:42:00Z">
            <w:rPr>
              <w:del w:id="3356" w:author="Eduardo Gonzalez" w:date="2018-07-30T10:03:00Z"/>
              <w:rFonts w:ascii="Courier New" w:eastAsia="Times New Roman" w:hAnsi="Courier New" w:cs="Courier New"/>
              <w:color w:val="222222"/>
              <w:sz w:val="20"/>
              <w:szCs w:val="20"/>
              <w:lang w:eastAsia="es-ES"/>
            </w:rPr>
          </w:rPrChange>
        </w:rPr>
      </w:pPr>
    </w:p>
    <w:p w14:paraId="57187C12" w14:textId="76AA9F5D" w:rsidR="00CE4A4C" w:rsidRPr="00A879E9" w:rsidDel="00C80F91" w:rsidRDefault="00CE4A4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357" w:author="Eduardo Gonzalez" w:date="2018-07-30T10:03:00Z"/>
          <w:rFonts w:asciiTheme="minorHAnsi" w:eastAsia="Times New Roman" w:hAnsiTheme="minorHAnsi" w:cs="Courier New"/>
          <w:color w:val="222222"/>
          <w:lang w:eastAsia="es-ES"/>
          <w:rPrChange w:id="3358" w:author="Heleen Devos" w:date="2018-07-22T17:42:00Z">
            <w:rPr>
              <w:del w:id="3359" w:author="Eduardo Gonzalez" w:date="2018-07-30T10:03:00Z"/>
              <w:rFonts w:ascii="Courier New" w:eastAsia="Times New Roman" w:hAnsi="Courier New" w:cs="Courier New"/>
              <w:color w:val="222222"/>
              <w:sz w:val="20"/>
              <w:szCs w:val="20"/>
              <w:lang w:eastAsia="es-ES"/>
            </w:rPr>
          </w:rPrChange>
        </w:rPr>
      </w:pPr>
    </w:p>
    <w:p w14:paraId="615C9A66" w14:textId="3814628E" w:rsidR="00CE4A4C" w:rsidRPr="00A879E9" w:rsidDel="00C80F91" w:rsidRDefault="00CE4A4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360" w:author="Eduardo Gonzalez" w:date="2018-07-30T10:03:00Z"/>
          <w:rFonts w:asciiTheme="minorHAnsi" w:eastAsia="Times New Roman" w:hAnsiTheme="minorHAnsi" w:cs="Courier New"/>
          <w:color w:val="222222"/>
          <w:lang w:eastAsia="es-ES"/>
          <w:rPrChange w:id="3361" w:author="Heleen Devos" w:date="2018-07-22T17:42:00Z">
            <w:rPr>
              <w:del w:id="3362" w:author="Eduardo Gonzalez" w:date="2018-07-30T10:03:00Z"/>
              <w:rFonts w:ascii="Courier New" w:eastAsia="Times New Roman" w:hAnsi="Courier New" w:cs="Courier New"/>
              <w:color w:val="222222"/>
              <w:sz w:val="20"/>
              <w:szCs w:val="20"/>
              <w:lang w:eastAsia="es-ES"/>
            </w:rPr>
          </w:rPrChange>
        </w:rPr>
      </w:pPr>
      <w:del w:id="3363" w:author="Eduardo Gonzalez" w:date="2018-07-30T10:03:00Z">
        <w:r w:rsidRPr="00A879E9" w:rsidDel="00C80F91">
          <w:rPr>
            <w:rFonts w:asciiTheme="minorHAnsi" w:eastAsia="Times New Roman" w:hAnsiTheme="minorHAnsi" w:cs="Courier New"/>
            <w:color w:val="222222"/>
            <w:lang w:eastAsia="es-ES"/>
            <w:rPrChange w:id="3364" w:author="Heleen Devos" w:date="2018-07-22T17:42:00Z">
              <w:rPr>
                <w:rFonts w:ascii="Courier New" w:eastAsia="Times New Roman" w:hAnsi="Courier New" w:cs="Courier New"/>
                <w:color w:val="222222"/>
                <w:sz w:val="20"/>
                <w:szCs w:val="20"/>
                <w:lang w:eastAsia="es-ES"/>
              </w:rPr>
            </w:rPrChange>
          </w:rPr>
          <w:delText>Programas de mentoring</w:delText>
        </w:r>
      </w:del>
    </w:p>
    <w:p w14:paraId="389C2F6B" w14:textId="0115ABC5" w:rsidR="00CE4A4C" w:rsidRPr="00A879E9" w:rsidDel="00C80F91" w:rsidRDefault="00CE4A4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365" w:author="Eduardo Gonzalez" w:date="2018-07-30T10:03:00Z"/>
          <w:rFonts w:asciiTheme="minorHAnsi" w:eastAsia="Times New Roman" w:hAnsiTheme="minorHAnsi" w:cs="Courier New"/>
          <w:color w:val="222222"/>
          <w:lang w:eastAsia="es-ES"/>
          <w:rPrChange w:id="3366" w:author="Heleen Devos" w:date="2018-07-22T17:42:00Z">
            <w:rPr>
              <w:del w:id="3367" w:author="Eduardo Gonzalez" w:date="2018-07-30T10:03:00Z"/>
              <w:rFonts w:ascii="Courier New" w:eastAsia="Times New Roman" w:hAnsi="Courier New" w:cs="Courier New"/>
              <w:color w:val="222222"/>
              <w:sz w:val="20"/>
              <w:szCs w:val="20"/>
              <w:lang w:eastAsia="es-ES"/>
            </w:rPr>
          </w:rPrChange>
        </w:rPr>
      </w:pPr>
    </w:p>
    <w:p w14:paraId="5AD3F915" w14:textId="376B514D" w:rsidR="00CE4A4C" w:rsidRPr="00A879E9" w:rsidDel="00C80F91" w:rsidRDefault="00CE4A4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368" w:author="Eduardo Gonzalez" w:date="2018-07-30T10:03:00Z"/>
          <w:rFonts w:asciiTheme="minorHAnsi" w:eastAsia="Times New Roman" w:hAnsiTheme="minorHAnsi" w:cs="Courier New"/>
          <w:color w:val="222222"/>
          <w:lang w:eastAsia="es-ES"/>
          <w:rPrChange w:id="3369" w:author="Heleen Devos" w:date="2018-07-22T17:42:00Z">
            <w:rPr>
              <w:del w:id="3370" w:author="Eduardo Gonzalez" w:date="2018-07-30T10:03:00Z"/>
              <w:rFonts w:ascii="Courier New" w:eastAsia="Times New Roman" w:hAnsi="Courier New" w:cs="Courier New"/>
              <w:color w:val="222222"/>
              <w:sz w:val="20"/>
              <w:szCs w:val="20"/>
              <w:lang w:eastAsia="es-ES"/>
            </w:rPr>
          </w:rPrChange>
        </w:rPr>
      </w:pPr>
    </w:p>
    <w:p w14:paraId="110772F9" w14:textId="3B909DD1" w:rsidR="00CE4A4C" w:rsidRPr="00A879E9" w:rsidDel="00C80F91" w:rsidRDefault="00CE4A4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371" w:author="Eduardo Gonzalez" w:date="2018-07-30T10:03:00Z"/>
          <w:rFonts w:asciiTheme="minorHAnsi" w:eastAsia="Times New Roman" w:hAnsiTheme="minorHAnsi" w:cs="Courier New"/>
          <w:color w:val="222222"/>
          <w:lang w:eastAsia="es-ES"/>
          <w:rPrChange w:id="3372" w:author="Heleen Devos" w:date="2018-07-22T17:42:00Z">
            <w:rPr>
              <w:del w:id="3373" w:author="Eduardo Gonzalez" w:date="2018-07-30T10:03:00Z"/>
              <w:rFonts w:ascii="Courier New" w:eastAsia="Times New Roman" w:hAnsi="Courier New" w:cs="Courier New"/>
              <w:color w:val="222222"/>
              <w:sz w:val="20"/>
              <w:szCs w:val="20"/>
              <w:lang w:eastAsia="es-ES"/>
            </w:rPr>
          </w:rPrChange>
        </w:rPr>
      </w:pPr>
      <w:del w:id="3374" w:author="Eduardo Gonzalez" w:date="2018-07-30T10:03:00Z">
        <w:r w:rsidRPr="00A879E9" w:rsidDel="00C80F91">
          <w:rPr>
            <w:rFonts w:asciiTheme="minorHAnsi" w:eastAsia="Times New Roman" w:hAnsiTheme="minorHAnsi" w:cs="Courier New"/>
            <w:color w:val="222222"/>
            <w:lang w:eastAsia="es-ES"/>
            <w:rPrChange w:id="3375" w:author="Heleen Devos" w:date="2018-07-22T17:42:00Z">
              <w:rPr>
                <w:rFonts w:ascii="Courier New" w:eastAsia="Times New Roman" w:hAnsi="Courier New" w:cs="Courier New"/>
                <w:color w:val="222222"/>
                <w:sz w:val="20"/>
                <w:szCs w:val="20"/>
                <w:lang w:eastAsia="es-ES"/>
              </w:rPr>
            </w:rPrChange>
          </w:rPr>
          <w:delText xml:space="preserve">Nuestro objetivo es mantener activamente y construir nuevas relaciones con empresas ya consolidadas y otras organizaciones de mentoría y financiamiento. </w:delText>
        </w:r>
      </w:del>
    </w:p>
    <w:p w14:paraId="65D273DA" w14:textId="2786F4A2" w:rsidR="00CE4A4C" w:rsidRPr="00A879E9" w:rsidDel="00C80F91" w:rsidRDefault="00CE4A4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376" w:author="Eduardo Gonzalez" w:date="2018-07-30T10:03:00Z"/>
          <w:rFonts w:asciiTheme="minorHAnsi" w:eastAsia="Times New Roman" w:hAnsiTheme="minorHAnsi" w:cs="Courier New"/>
          <w:color w:val="222222"/>
          <w:lang w:eastAsia="es-ES"/>
          <w:rPrChange w:id="3377" w:author="Heleen Devos" w:date="2018-07-22T17:42:00Z">
            <w:rPr>
              <w:del w:id="3378" w:author="Eduardo Gonzalez" w:date="2018-07-30T10:03:00Z"/>
              <w:rFonts w:ascii="Courier New" w:eastAsia="Times New Roman" w:hAnsi="Courier New" w:cs="Courier New"/>
              <w:color w:val="222222"/>
              <w:sz w:val="20"/>
              <w:szCs w:val="20"/>
              <w:lang w:eastAsia="es-ES"/>
            </w:rPr>
          </w:rPrChange>
        </w:rPr>
      </w:pPr>
      <w:del w:id="3379" w:author="Eduardo Gonzalez" w:date="2018-07-30T10:03:00Z">
        <w:r w:rsidRPr="00A879E9" w:rsidDel="00C80F91">
          <w:rPr>
            <w:rFonts w:asciiTheme="minorHAnsi" w:eastAsia="Times New Roman" w:hAnsiTheme="minorHAnsi" w:cs="Courier New"/>
            <w:color w:val="222222"/>
            <w:lang w:eastAsia="es-ES"/>
            <w:rPrChange w:id="3380" w:author="Heleen Devos" w:date="2018-07-22T17:42:00Z">
              <w:rPr>
                <w:rFonts w:ascii="Courier New" w:eastAsia="Times New Roman" w:hAnsi="Courier New" w:cs="Courier New"/>
                <w:color w:val="222222"/>
                <w:sz w:val="20"/>
                <w:szCs w:val="20"/>
                <w:lang w:eastAsia="es-ES"/>
              </w:rPr>
            </w:rPrChange>
          </w:rPr>
          <w:delText>Como parte de esta relación, también planeamos desarrollar un Tablero de Socios que les brinde el acceso y la capacidad de interactuar con los proyectos de ERgON</w:delText>
        </w:r>
      </w:del>
    </w:p>
    <w:p w14:paraId="55B35147" w14:textId="7F63BADF" w:rsidR="00CE4A4C" w:rsidRPr="00A879E9" w:rsidDel="00C80F91" w:rsidRDefault="00CE4A4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381" w:author="Eduardo Gonzalez" w:date="2018-07-30T10:03:00Z"/>
          <w:rFonts w:asciiTheme="minorHAnsi" w:eastAsia="Times New Roman" w:hAnsiTheme="minorHAnsi" w:cs="Courier New"/>
          <w:color w:val="222222"/>
          <w:lang w:eastAsia="es-ES"/>
          <w:rPrChange w:id="3382" w:author="Heleen Devos" w:date="2018-07-22T17:42:00Z">
            <w:rPr>
              <w:del w:id="3383" w:author="Eduardo Gonzalez" w:date="2018-07-30T10:03:00Z"/>
              <w:rFonts w:ascii="Courier New" w:eastAsia="Times New Roman" w:hAnsi="Courier New" w:cs="Courier New"/>
              <w:color w:val="222222"/>
              <w:sz w:val="20"/>
              <w:szCs w:val="20"/>
              <w:lang w:eastAsia="es-ES"/>
            </w:rPr>
          </w:rPrChange>
        </w:rPr>
      </w:pPr>
    </w:p>
    <w:p w14:paraId="5B41FDE3" w14:textId="4A67793F" w:rsidR="00CE4A4C" w:rsidRPr="00A879E9" w:rsidDel="00C80F91" w:rsidRDefault="00CE4A4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384" w:author="Eduardo Gonzalez" w:date="2018-07-30T10:03:00Z"/>
          <w:rFonts w:asciiTheme="minorHAnsi" w:eastAsia="Times New Roman" w:hAnsiTheme="minorHAnsi" w:cs="Courier New"/>
          <w:color w:val="222222"/>
          <w:lang w:eastAsia="es-ES"/>
          <w:rPrChange w:id="3385" w:author="Heleen Devos" w:date="2018-07-22T17:42:00Z">
            <w:rPr>
              <w:del w:id="3386" w:author="Eduardo Gonzalez" w:date="2018-07-30T10:03:00Z"/>
              <w:rFonts w:ascii="Courier New" w:eastAsia="Times New Roman" w:hAnsi="Courier New" w:cs="Courier New"/>
              <w:color w:val="222222"/>
              <w:sz w:val="20"/>
              <w:szCs w:val="20"/>
              <w:lang w:eastAsia="es-ES"/>
            </w:rPr>
          </w:rPrChange>
        </w:rPr>
      </w:pPr>
      <w:del w:id="3387" w:author="Eduardo Gonzalez" w:date="2018-07-30T10:03:00Z">
        <w:r w:rsidRPr="00A879E9" w:rsidDel="00C80F91">
          <w:rPr>
            <w:rFonts w:asciiTheme="minorHAnsi" w:eastAsia="Times New Roman" w:hAnsiTheme="minorHAnsi" w:cs="Courier New"/>
            <w:color w:val="222222"/>
            <w:lang w:eastAsia="es-ES"/>
            <w:rPrChange w:id="3388" w:author="Heleen Devos" w:date="2018-07-22T17:42:00Z">
              <w:rPr>
                <w:rFonts w:ascii="Courier New" w:eastAsia="Times New Roman" w:hAnsi="Courier New" w:cs="Courier New"/>
                <w:color w:val="222222"/>
                <w:sz w:val="20"/>
                <w:szCs w:val="20"/>
                <w:lang w:eastAsia="es-ES"/>
              </w:rPr>
            </w:rPrChange>
          </w:rPr>
          <w:delText>Así es como ERgON puede beneficiarse:</w:delText>
        </w:r>
      </w:del>
    </w:p>
    <w:p w14:paraId="0DB5D94A" w14:textId="55834EC1" w:rsidR="00CE4A4C" w:rsidRPr="00A879E9" w:rsidDel="00C80F91" w:rsidRDefault="00CE4A4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389" w:author="Eduardo Gonzalez" w:date="2018-07-30T10:03:00Z"/>
          <w:rFonts w:asciiTheme="minorHAnsi" w:eastAsia="Times New Roman" w:hAnsiTheme="minorHAnsi" w:cs="Courier New"/>
          <w:color w:val="222222"/>
          <w:lang w:eastAsia="es-ES"/>
          <w:rPrChange w:id="3390" w:author="Heleen Devos" w:date="2018-07-22T17:42:00Z">
            <w:rPr>
              <w:del w:id="3391" w:author="Eduardo Gonzalez" w:date="2018-07-30T10:03:00Z"/>
              <w:rFonts w:ascii="Courier New" w:eastAsia="Times New Roman" w:hAnsi="Courier New" w:cs="Courier New"/>
              <w:color w:val="222222"/>
              <w:sz w:val="20"/>
              <w:szCs w:val="20"/>
              <w:lang w:eastAsia="es-ES"/>
            </w:rPr>
          </w:rPrChange>
        </w:rPr>
      </w:pPr>
      <w:del w:id="3392" w:author="Eduardo Gonzalez" w:date="2018-07-30T10:03:00Z">
        <w:r w:rsidRPr="00A879E9" w:rsidDel="00C80F91">
          <w:rPr>
            <w:rFonts w:asciiTheme="minorHAnsi" w:eastAsia="Times New Roman" w:hAnsiTheme="minorHAnsi" w:cs="Courier New"/>
            <w:color w:val="222222"/>
            <w:lang w:eastAsia="es-ES"/>
            <w:rPrChange w:id="3393" w:author="Heleen Devos" w:date="2018-07-22T17:42:00Z">
              <w:rPr>
                <w:rFonts w:ascii="Courier New" w:eastAsia="Times New Roman" w:hAnsi="Courier New" w:cs="Courier New"/>
                <w:color w:val="222222"/>
                <w:sz w:val="20"/>
                <w:szCs w:val="20"/>
                <w:lang w:eastAsia="es-ES"/>
              </w:rPr>
            </w:rPrChange>
          </w:rPr>
          <w:delText>• Investigar y verificar proyectos en nombre de ERgON.</w:delText>
        </w:r>
      </w:del>
    </w:p>
    <w:p w14:paraId="145DADF9" w14:textId="735B7089" w:rsidR="00CE4A4C" w:rsidRPr="00A879E9" w:rsidDel="00C80F91" w:rsidRDefault="00CE4A4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394" w:author="Eduardo Gonzalez" w:date="2018-07-30T10:03:00Z"/>
          <w:rFonts w:asciiTheme="minorHAnsi" w:eastAsia="Times New Roman" w:hAnsiTheme="minorHAnsi" w:cs="Courier New"/>
          <w:color w:val="222222"/>
          <w:lang w:eastAsia="es-ES"/>
          <w:rPrChange w:id="3395" w:author="Heleen Devos" w:date="2018-07-22T17:42:00Z">
            <w:rPr>
              <w:del w:id="3396" w:author="Eduardo Gonzalez" w:date="2018-07-30T10:03:00Z"/>
              <w:rFonts w:ascii="Courier New" w:eastAsia="Times New Roman" w:hAnsi="Courier New" w:cs="Courier New"/>
              <w:color w:val="222222"/>
              <w:sz w:val="20"/>
              <w:szCs w:val="20"/>
              <w:lang w:eastAsia="es-ES"/>
            </w:rPr>
          </w:rPrChange>
        </w:rPr>
      </w:pPr>
      <w:del w:id="3397" w:author="Eduardo Gonzalez" w:date="2018-07-30T10:03:00Z">
        <w:r w:rsidRPr="00A879E9" w:rsidDel="00C80F91">
          <w:rPr>
            <w:rFonts w:asciiTheme="minorHAnsi" w:eastAsia="Times New Roman" w:hAnsiTheme="minorHAnsi" w:cs="Courier New"/>
            <w:color w:val="222222"/>
            <w:lang w:eastAsia="es-ES"/>
            <w:rPrChange w:id="3398" w:author="Heleen Devos" w:date="2018-07-22T17:42:00Z">
              <w:rPr>
                <w:rFonts w:ascii="Courier New" w:eastAsia="Times New Roman" w:hAnsi="Courier New" w:cs="Courier New"/>
                <w:color w:val="222222"/>
                <w:sz w:val="20"/>
                <w:szCs w:val="20"/>
                <w:lang w:eastAsia="es-ES"/>
              </w:rPr>
            </w:rPrChange>
          </w:rPr>
          <w:delText>• Introducir proyectos viables para ERgON Crowdfund.</w:delText>
        </w:r>
      </w:del>
    </w:p>
    <w:p w14:paraId="68E7E4DF" w14:textId="783338FC" w:rsidR="00CE4A4C" w:rsidRPr="00A879E9" w:rsidDel="00C80F91" w:rsidRDefault="00CE4A4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399" w:author="Eduardo Gonzalez" w:date="2018-07-30T10:03:00Z"/>
          <w:rFonts w:asciiTheme="minorHAnsi" w:eastAsia="Times New Roman" w:hAnsiTheme="minorHAnsi" w:cs="Courier New"/>
          <w:color w:val="222222"/>
          <w:lang w:eastAsia="es-ES"/>
          <w:rPrChange w:id="3400" w:author="Heleen Devos" w:date="2018-07-22T17:42:00Z">
            <w:rPr>
              <w:del w:id="3401" w:author="Eduardo Gonzalez" w:date="2018-07-30T10:03:00Z"/>
              <w:rFonts w:ascii="Courier New" w:eastAsia="Times New Roman" w:hAnsi="Courier New" w:cs="Courier New"/>
              <w:color w:val="222222"/>
              <w:sz w:val="20"/>
              <w:szCs w:val="20"/>
              <w:lang w:eastAsia="es-ES"/>
            </w:rPr>
          </w:rPrChange>
        </w:rPr>
      </w:pPr>
      <w:del w:id="3402" w:author="Eduardo Gonzalez" w:date="2018-07-30T10:03:00Z">
        <w:r w:rsidRPr="00A879E9" w:rsidDel="00C80F91">
          <w:rPr>
            <w:rFonts w:asciiTheme="minorHAnsi" w:eastAsia="Times New Roman" w:hAnsiTheme="minorHAnsi" w:cs="Courier New"/>
            <w:color w:val="222222"/>
            <w:lang w:eastAsia="es-ES"/>
            <w:rPrChange w:id="3403" w:author="Heleen Devos" w:date="2018-07-22T17:42:00Z">
              <w:rPr>
                <w:rFonts w:ascii="Courier New" w:eastAsia="Times New Roman" w:hAnsi="Courier New" w:cs="Courier New"/>
                <w:color w:val="222222"/>
                <w:sz w:val="20"/>
                <w:szCs w:val="20"/>
                <w:lang w:eastAsia="es-ES"/>
              </w:rPr>
            </w:rPrChange>
          </w:rPr>
          <w:delText>• Proyectos de mentores que son Crowdfunding en la plataforma de ERgON estarán disponibles para apoyar a los fundadores en sus regiones con orientaciones y asesoramientos específicos.</w:delText>
        </w:r>
      </w:del>
    </w:p>
    <w:p w14:paraId="234440CA" w14:textId="7A21D446" w:rsidR="00CE4A4C" w:rsidRPr="00A879E9" w:rsidDel="00C80F91" w:rsidRDefault="00CE4A4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404" w:author="Eduardo Gonzalez" w:date="2018-07-30T10:03:00Z"/>
          <w:rFonts w:asciiTheme="minorHAnsi" w:eastAsia="Times New Roman" w:hAnsiTheme="minorHAnsi" w:cs="Courier New"/>
          <w:color w:val="222222"/>
          <w:lang w:eastAsia="es-ES"/>
          <w:rPrChange w:id="3405" w:author="Heleen Devos" w:date="2018-07-22T17:42:00Z">
            <w:rPr>
              <w:del w:id="3406" w:author="Eduardo Gonzalez" w:date="2018-07-30T10:03:00Z"/>
              <w:rFonts w:ascii="Courier New" w:eastAsia="Times New Roman" w:hAnsi="Courier New" w:cs="Courier New"/>
              <w:color w:val="222222"/>
              <w:sz w:val="20"/>
              <w:szCs w:val="20"/>
              <w:lang w:eastAsia="es-ES"/>
            </w:rPr>
          </w:rPrChange>
        </w:rPr>
      </w:pPr>
      <w:del w:id="3407" w:author="Eduardo Gonzalez" w:date="2018-07-30T10:03:00Z">
        <w:r w:rsidRPr="00A879E9" w:rsidDel="00C80F91">
          <w:rPr>
            <w:rFonts w:asciiTheme="minorHAnsi" w:eastAsia="Times New Roman" w:hAnsiTheme="minorHAnsi" w:cs="Courier New"/>
            <w:color w:val="222222"/>
            <w:lang w:eastAsia="es-ES"/>
            <w:rPrChange w:id="3408" w:author="Heleen Devos" w:date="2018-07-22T17:42:00Z">
              <w:rPr>
                <w:rFonts w:ascii="Courier New" w:eastAsia="Times New Roman" w:hAnsi="Courier New" w:cs="Courier New"/>
                <w:color w:val="222222"/>
                <w:sz w:val="20"/>
                <w:szCs w:val="20"/>
                <w:lang w:eastAsia="es-ES"/>
              </w:rPr>
            </w:rPrChange>
          </w:rPr>
          <w:delText>• Localización de plataforma: ayuda para localizar la plataforma en diferentes regiones / idiomas y culturas.</w:delText>
        </w:r>
      </w:del>
    </w:p>
    <w:p w14:paraId="0C764FF1" w14:textId="66F5B619" w:rsidR="00CE4A4C" w:rsidRPr="00A879E9" w:rsidDel="00C80F91" w:rsidRDefault="00CE4A4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409" w:author="Eduardo Gonzalez" w:date="2018-07-30T10:03:00Z"/>
          <w:rFonts w:asciiTheme="minorHAnsi" w:eastAsia="Times New Roman" w:hAnsiTheme="minorHAnsi" w:cs="Courier New"/>
          <w:color w:val="222222"/>
          <w:lang w:eastAsia="es-ES"/>
          <w:rPrChange w:id="3410" w:author="Heleen Devos" w:date="2018-07-22T17:42:00Z">
            <w:rPr>
              <w:del w:id="3411" w:author="Eduardo Gonzalez" w:date="2018-07-30T10:03:00Z"/>
              <w:rFonts w:ascii="Courier New" w:eastAsia="Times New Roman" w:hAnsi="Courier New" w:cs="Courier New"/>
              <w:color w:val="222222"/>
              <w:sz w:val="20"/>
              <w:szCs w:val="20"/>
              <w:lang w:eastAsia="es-ES"/>
            </w:rPr>
          </w:rPrChange>
        </w:rPr>
      </w:pPr>
      <w:del w:id="3412" w:author="Eduardo Gonzalez" w:date="2018-07-30T10:03:00Z">
        <w:r w:rsidRPr="00A879E9" w:rsidDel="00C80F91">
          <w:rPr>
            <w:rFonts w:asciiTheme="minorHAnsi" w:eastAsia="Times New Roman" w:hAnsiTheme="minorHAnsi" w:cs="Courier New"/>
            <w:color w:val="222222"/>
            <w:lang w:eastAsia="es-ES"/>
            <w:rPrChange w:id="3413" w:author="Heleen Devos" w:date="2018-07-22T17:42:00Z">
              <w:rPr>
                <w:rFonts w:ascii="Courier New" w:eastAsia="Times New Roman" w:hAnsi="Courier New" w:cs="Courier New"/>
                <w:color w:val="222222"/>
                <w:sz w:val="20"/>
                <w:szCs w:val="20"/>
                <w:lang w:eastAsia="es-ES"/>
              </w:rPr>
            </w:rPrChange>
          </w:rPr>
          <w:delText>• Paquetes de capacitación específicos de la región: adaptados a su región.</w:delText>
        </w:r>
      </w:del>
    </w:p>
    <w:p w14:paraId="31E579C3" w14:textId="740D93FC" w:rsidR="00CE4A4C" w:rsidRPr="00A879E9" w:rsidDel="00C80F91" w:rsidRDefault="00CE4A4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414" w:author="Eduardo Gonzalez" w:date="2018-07-30T10:03:00Z"/>
          <w:rFonts w:asciiTheme="minorHAnsi" w:eastAsia="Times New Roman" w:hAnsiTheme="minorHAnsi" w:cs="Courier New"/>
          <w:color w:val="222222"/>
          <w:lang w:eastAsia="es-ES"/>
          <w:rPrChange w:id="3415" w:author="Heleen Devos" w:date="2018-07-22T17:42:00Z">
            <w:rPr>
              <w:del w:id="3416" w:author="Eduardo Gonzalez" w:date="2018-07-30T10:03:00Z"/>
              <w:rFonts w:ascii="Courier New" w:eastAsia="Times New Roman" w:hAnsi="Courier New" w:cs="Courier New"/>
              <w:color w:val="222222"/>
              <w:sz w:val="20"/>
              <w:szCs w:val="20"/>
              <w:lang w:eastAsia="es-ES"/>
            </w:rPr>
          </w:rPrChange>
        </w:rPr>
      </w:pPr>
      <w:del w:id="3417" w:author="Eduardo Gonzalez" w:date="2018-07-30T10:03:00Z">
        <w:r w:rsidRPr="00A879E9" w:rsidDel="00C80F91">
          <w:rPr>
            <w:rFonts w:asciiTheme="minorHAnsi" w:eastAsia="Times New Roman" w:hAnsiTheme="minorHAnsi" w:cs="Courier New"/>
            <w:color w:val="222222"/>
            <w:lang w:eastAsia="es-ES"/>
            <w:rPrChange w:id="3418" w:author="Heleen Devos" w:date="2018-07-22T17:42:00Z">
              <w:rPr>
                <w:rFonts w:ascii="Courier New" w:eastAsia="Times New Roman" w:hAnsi="Courier New" w:cs="Courier New"/>
                <w:color w:val="222222"/>
                <w:sz w:val="20"/>
                <w:szCs w:val="20"/>
                <w:lang w:eastAsia="es-ES"/>
              </w:rPr>
            </w:rPrChange>
          </w:rPr>
          <w:delText>• Además, pueden compartir su experiencia con el equipo de ERgON en lo que respecta a problemas específicos de la región que las startups pudieran tener.</w:delText>
        </w:r>
      </w:del>
    </w:p>
    <w:p w14:paraId="4B7D03EF" w14:textId="47F30FC6" w:rsidR="00CE4A4C" w:rsidRPr="00A879E9" w:rsidDel="00C80F91" w:rsidRDefault="00CE4A4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419" w:author="Eduardo Gonzalez" w:date="2018-07-30T10:03:00Z"/>
          <w:rFonts w:asciiTheme="minorHAnsi" w:eastAsia="Times New Roman" w:hAnsiTheme="minorHAnsi" w:cs="Courier New"/>
          <w:color w:val="222222"/>
          <w:lang w:eastAsia="es-ES"/>
          <w:rPrChange w:id="3420" w:author="Heleen Devos" w:date="2018-07-22T17:42:00Z">
            <w:rPr>
              <w:del w:id="3421" w:author="Eduardo Gonzalez" w:date="2018-07-30T10:03:00Z"/>
              <w:rFonts w:ascii="Courier New" w:eastAsia="Times New Roman" w:hAnsi="Courier New" w:cs="Courier New"/>
              <w:color w:val="222222"/>
              <w:sz w:val="20"/>
              <w:szCs w:val="20"/>
              <w:lang w:eastAsia="es-ES"/>
            </w:rPr>
          </w:rPrChange>
        </w:rPr>
      </w:pPr>
    </w:p>
    <w:p w14:paraId="160CB65A" w14:textId="3E88B23F" w:rsidR="00CE4A4C" w:rsidRPr="00A879E9" w:rsidDel="00C80F91" w:rsidRDefault="00CE4A4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422" w:author="Eduardo Gonzalez" w:date="2018-07-30T10:03:00Z"/>
          <w:rFonts w:asciiTheme="minorHAnsi" w:eastAsia="Times New Roman" w:hAnsiTheme="minorHAnsi" w:cs="Courier New"/>
          <w:color w:val="222222"/>
          <w:lang w:eastAsia="es-ES"/>
          <w:rPrChange w:id="3423" w:author="Heleen Devos" w:date="2018-07-22T17:42:00Z">
            <w:rPr>
              <w:del w:id="3424" w:author="Eduardo Gonzalez" w:date="2018-07-30T10:03:00Z"/>
              <w:rFonts w:ascii="Courier New" w:eastAsia="Times New Roman" w:hAnsi="Courier New" w:cs="Courier New"/>
              <w:color w:val="222222"/>
              <w:sz w:val="20"/>
              <w:szCs w:val="20"/>
              <w:lang w:eastAsia="es-ES"/>
            </w:rPr>
          </w:rPrChange>
        </w:rPr>
      </w:pPr>
      <w:del w:id="3425" w:author="Eduardo Gonzalez" w:date="2018-07-30T10:03:00Z">
        <w:r w:rsidRPr="00A879E9" w:rsidDel="00C80F91">
          <w:rPr>
            <w:rFonts w:asciiTheme="minorHAnsi" w:eastAsia="Times New Roman" w:hAnsiTheme="minorHAnsi" w:cs="Courier New"/>
            <w:color w:val="222222"/>
            <w:lang w:eastAsia="es-ES"/>
            <w:rPrChange w:id="3426" w:author="Heleen Devos" w:date="2018-07-22T17:42:00Z">
              <w:rPr>
                <w:rFonts w:ascii="Courier New" w:eastAsia="Times New Roman" w:hAnsi="Courier New" w:cs="Courier New"/>
                <w:color w:val="222222"/>
                <w:sz w:val="20"/>
                <w:szCs w:val="20"/>
                <w:lang w:eastAsia="es-ES"/>
              </w:rPr>
            </w:rPrChange>
          </w:rPr>
          <w:delText>Cada asociación debe ser mutuamente beneficiosa. Así es como tenemos la intención de ayudar a nuestra comunidad.</w:delText>
        </w:r>
      </w:del>
    </w:p>
    <w:p w14:paraId="00BC5BF6" w14:textId="1D2AE8E4" w:rsidR="00CE4A4C" w:rsidRPr="00A879E9" w:rsidDel="00C80F91" w:rsidRDefault="00CE4A4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427" w:author="Eduardo Gonzalez" w:date="2018-07-30T10:03:00Z"/>
          <w:rFonts w:asciiTheme="minorHAnsi" w:eastAsia="Times New Roman" w:hAnsiTheme="minorHAnsi" w:cs="Courier New"/>
          <w:color w:val="222222"/>
          <w:lang w:eastAsia="es-ES"/>
          <w:rPrChange w:id="3428" w:author="Heleen Devos" w:date="2018-07-22T17:42:00Z">
            <w:rPr>
              <w:del w:id="3429" w:author="Eduardo Gonzalez" w:date="2018-07-30T10:03:00Z"/>
              <w:rFonts w:ascii="Courier New" w:eastAsia="Times New Roman" w:hAnsi="Courier New" w:cs="Courier New"/>
              <w:color w:val="222222"/>
              <w:sz w:val="20"/>
              <w:szCs w:val="20"/>
              <w:lang w:eastAsia="es-ES"/>
            </w:rPr>
          </w:rPrChange>
        </w:rPr>
      </w:pPr>
    </w:p>
    <w:p w14:paraId="5520A7DC" w14:textId="1C8CAA31" w:rsidR="00CE4A4C" w:rsidRPr="00A879E9" w:rsidDel="00C80F91" w:rsidRDefault="00CE4A4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430" w:author="Eduardo Gonzalez" w:date="2018-07-30T10:03:00Z"/>
          <w:rFonts w:asciiTheme="minorHAnsi" w:eastAsia="Times New Roman" w:hAnsiTheme="minorHAnsi" w:cs="Courier New"/>
          <w:color w:val="222222"/>
          <w:lang w:eastAsia="es-ES"/>
          <w:rPrChange w:id="3431" w:author="Heleen Devos" w:date="2018-07-22T17:42:00Z">
            <w:rPr>
              <w:del w:id="3432" w:author="Eduardo Gonzalez" w:date="2018-07-30T10:03:00Z"/>
              <w:rFonts w:ascii="Courier New" w:eastAsia="Times New Roman" w:hAnsi="Courier New" w:cs="Courier New"/>
              <w:color w:val="222222"/>
              <w:sz w:val="20"/>
              <w:szCs w:val="20"/>
              <w:lang w:eastAsia="es-ES"/>
            </w:rPr>
          </w:rPrChange>
        </w:rPr>
      </w:pPr>
      <w:del w:id="3433" w:author="Eduardo Gonzalez" w:date="2018-07-30T10:03:00Z">
        <w:r w:rsidRPr="00A879E9" w:rsidDel="00C80F91">
          <w:rPr>
            <w:rFonts w:asciiTheme="minorHAnsi" w:eastAsia="Times New Roman" w:hAnsiTheme="minorHAnsi" w:cs="Courier New"/>
            <w:color w:val="222222"/>
            <w:lang w:eastAsia="es-ES"/>
            <w:rPrChange w:id="3434" w:author="Heleen Devos" w:date="2018-07-22T17:42:00Z">
              <w:rPr>
                <w:rFonts w:ascii="Courier New" w:eastAsia="Times New Roman" w:hAnsi="Courier New" w:cs="Courier New"/>
                <w:color w:val="222222"/>
                <w:sz w:val="20"/>
                <w:szCs w:val="20"/>
                <w:lang w:eastAsia="es-ES"/>
              </w:rPr>
            </w:rPrChange>
          </w:rPr>
          <w:delText>• Flujo del proyecto: sujeto al éxito de nuestra plataforma, se presume que habrá un flujo constante y diverso de nuevas empresas y proyectos en el cual participar.</w:delText>
        </w:r>
      </w:del>
    </w:p>
    <w:p w14:paraId="60D4854D" w14:textId="4B27D1FB" w:rsidR="00CE4A4C" w:rsidRPr="00A879E9" w:rsidDel="00C80F91" w:rsidRDefault="00CE4A4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435" w:author="Eduardo Gonzalez" w:date="2018-07-30T10:03:00Z"/>
          <w:rFonts w:asciiTheme="minorHAnsi" w:eastAsia="Times New Roman" w:hAnsiTheme="minorHAnsi" w:cs="Courier New"/>
          <w:color w:val="222222"/>
          <w:lang w:eastAsia="es-ES"/>
          <w:rPrChange w:id="3436" w:author="Heleen Devos" w:date="2018-07-22T17:42:00Z">
            <w:rPr>
              <w:del w:id="3437" w:author="Eduardo Gonzalez" w:date="2018-07-30T10:03:00Z"/>
              <w:rFonts w:ascii="Courier New" w:eastAsia="Times New Roman" w:hAnsi="Courier New" w:cs="Courier New"/>
              <w:color w:val="222222"/>
              <w:sz w:val="20"/>
              <w:szCs w:val="20"/>
              <w:lang w:eastAsia="es-ES"/>
            </w:rPr>
          </w:rPrChange>
        </w:rPr>
      </w:pPr>
      <w:del w:id="3438" w:author="Eduardo Gonzalez" w:date="2018-07-30T10:03:00Z">
        <w:r w:rsidRPr="00A879E9" w:rsidDel="00C80F91">
          <w:rPr>
            <w:rFonts w:asciiTheme="minorHAnsi" w:eastAsia="Times New Roman" w:hAnsiTheme="minorHAnsi" w:cs="Courier New"/>
            <w:color w:val="222222"/>
            <w:lang w:eastAsia="es-ES"/>
            <w:rPrChange w:id="3439" w:author="Heleen Devos" w:date="2018-07-22T17:42:00Z">
              <w:rPr>
                <w:rFonts w:ascii="Courier New" w:eastAsia="Times New Roman" w:hAnsi="Courier New" w:cs="Courier New"/>
                <w:color w:val="222222"/>
                <w:sz w:val="20"/>
                <w:szCs w:val="20"/>
                <w:lang w:eastAsia="es-ES"/>
              </w:rPr>
            </w:rPrChange>
          </w:rPr>
          <w:delText>• Oportunidades de networking con fundadores, inversores y otros participantes de la región.</w:delText>
        </w:r>
      </w:del>
    </w:p>
    <w:p w14:paraId="540AD33B" w14:textId="51AF7601" w:rsidR="00CE4A4C" w:rsidRPr="00A879E9" w:rsidDel="00C80F91" w:rsidRDefault="00CE4A4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440" w:author="Eduardo Gonzalez" w:date="2018-07-30T10:03:00Z"/>
          <w:rFonts w:asciiTheme="minorHAnsi" w:eastAsia="Times New Roman" w:hAnsiTheme="minorHAnsi" w:cs="Courier New"/>
          <w:color w:val="222222"/>
          <w:lang w:eastAsia="es-ES"/>
          <w:rPrChange w:id="3441" w:author="Heleen Devos" w:date="2018-07-22T17:42:00Z">
            <w:rPr>
              <w:del w:id="3442" w:author="Eduardo Gonzalez" w:date="2018-07-30T10:03:00Z"/>
              <w:rFonts w:ascii="Courier New" w:eastAsia="Times New Roman" w:hAnsi="Courier New" w:cs="Courier New"/>
              <w:color w:val="222222"/>
              <w:sz w:val="20"/>
              <w:szCs w:val="20"/>
              <w:lang w:eastAsia="es-ES"/>
            </w:rPr>
          </w:rPrChange>
        </w:rPr>
      </w:pPr>
    </w:p>
    <w:p w14:paraId="3E566CBA" w14:textId="534EECD0" w:rsidR="00CE4A4C" w:rsidRPr="00A879E9" w:rsidDel="00C80F91" w:rsidRDefault="00CE4A4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443" w:author="Eduardo Gonzalez" w:date="2018-07-30T10:03:00Z"/>
          <w:rFonts w:asciiTheme="minorHAnsi" w:eastAsia="Times New Roman" w:hAnsiTheme="minorHAnsi" w:cs="Courier New"/>
          <w:color w:val="222222"/>
          <w:lang w:eastAsia="es-ES"/>
          <w:rPrChange w:id="3444" w:author="Heleen Devos" w:date="2018-07-22T17:42:00Z">
            <w:rPr>
              <w:del w:id="3445" w:author="Eduardo Gonzalez" w:date="2018-07-30T10:03:00Z"/>
              <w:rFonts w:ascii="Courier New" w:eastAsia="Times New Roman" w:hAnsi="Courier New" w:cs="Courier New"/>
              <w:color w:val="222222"/>
              <w:sz w:val="20"/>
              <w:szCs w:val="20"/>
              <w:lang w:eastAsia="es-ES"/>
            </w:rPr>
          </w:rPrChange>
        </w:rPr>
      </w:pPr>
    </w:p>
    <w:p w14:paraId="149603CC" w14:textId="20EB2BAE" w:rsidR="00CE4A4C" w:rsidRPr="00A879E9" w:rsidDel="00C80F91" w:rsidRDefault="00CE4A4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446" w:author="Eduardo Gonzalez" w:date="2018-07-30T10:03:00Z"/>
          <w:rFonts w:asciiTheme="minorHAnsi" w:eastAsia="Times New Roman" w:hAnsiTheme="minorHAnsi" w:cs="Courier New"/>
          <w:color w:val="222222"/>
          <w:lang w:eastAsia="es-ES"/>
          <w:rPrChange w:id="3447" w:author="Heleen Devos" w:date="2018-07-22T17:42:00Z">
            <w:rPr>
              <w:del w:id="3448" w:author="Eduardo Gonzalez" w:date="2018-07-30T10:03:00Z"/>
              <w:rFonts w:ascii="Courier New" w:eastAsia="Times New Roman" w:hAnsi="Courier New" w:cs="Courier New"/>
              <w:color w:val="222222"/>
              <w:sz w:val="20"/>
              <w:szCs w:val="20"/>
              <w:lang w:eastAsia="es-ES"/>
            </w:rPr>
          </w:rPrChange>
        </w:rPr>
      </w:pPr>
      <w:del w:id="3449" w:author="Eduardo Gonzalez" w:date="2018-07-30T10:03:00Z">
        <w:r w:rsidRPr="00A879E9" w:rsidDel="00C80F91">
          <w:rPr>
            <w:rFonts w:asciiTheme="minorHAnsi" w:eastAsia="Times New Roman" w:hAnsiTheme="minorHAnsi" w:cs="Courier New"/>
            <w:color w:val="222222"/>
            <w:lang w:eastAsia="es-ES"/>
            <w:rPrChange w:id="3450" w:author="Heleen Devos" w:date="2018-07-22T17:42:00Z">
              <w:rPr>
                <w:rFonts w:ascii="Courier New" w:eastAsia="Times New Roman" w:hAnsi="Courier New" w:cs="Courier New"/>
                <w:color w:val="222222"/>
                <w:sz w:val="20"/>
                <w:szCs w:val="20"/>
                <w:lang w:eastAsia="es-ES"/>
              </w:rPr>
            </w:rPrChange>
          </w:rPr>
          <w:delText xml:space="preserve">Nuestro estándar de éxito es definido en Ergon </w:delText>
        </w:r>
      </w:del>
      <w:ins w:id="3451" w:author="Heleen Devos" w:date="2018-07-22T18:59:00Z">
        <w:del w:id="3452" w:author="Eduardo Gonzalez" w:date="2018-07-30T10:03:00Z">
          <w:r w:rsidR="00277EAA" w:rsidDel="00C80F91">
            <w:rPr>
              <w:rFonts w:asciiTheme="minorHAnsi" w:eastAsia="Times New Roman" w:hAnsiTheme="minorHAnsi" w:cs="Courier New"/>
              <w:color w:val="222222"/>
              <w:lang w:eastAsia="es-ES"/>
            </w:rPr>
            <w:delText>ERgON</w:delText>
          </w:r>
          <w:r w:rsidR="00277EAA" w:rsidRPr="00A879E9" w:rsidDel="00C80F91">
            <w:rPr>
              <w:rFonts w:asciiTheme="minorHAnsi" w:eastAsia="Times New Roman" w:hAnsiTheme="minorHAnsi" w:cs="Courier New"/>
              <w:color w:val="222222"/>
              <w:lang w:eastAsia="es-ES"/>
              <w:rPrChange w:id="3453" w:author="Heleen Devos" w:date="2018-07-22T17:42:00Z">
                <w:rPr>
                  <w:rFonts w:ascii="Courier New" w:eastAsia="Times New Roman" w:hAnsi="Courier New" w:cs="Courier New"/>
                  <w:color w:val="222222"/>
                  <w:sz w:val="20"/>
                  <w:szCs w:val="20"/>
                  <w:lang w:eastAsia="es-ES"/>
                </w:rPr>
              </w:rPrChange>
            </w:rPr>
            <w:delText xml:space="preserve"> </w:delText>
          </w:r>
        </w:del>
      </w:ins>
      <w:del w:id="3454" w:author="Eduardo Gonzalez" w:date="2018-07-30T10:03:00Z">
        <w:r w:rsidRPr="00A879E9" w:rsidDel="00C80F91">
          <w:rPr>
            <w:rFonts w:asciiTheme="minorHAnsi" w:eastAsia="Times New Roman" w:hAnsiTheme="minorHAnsi" w:cs="Courier New"/>
            <w:color w:val="222222"/>
            <w:lang w:eastAsia="es-ES"/>
            <w:rPrChange w:id="3455" w:author="Heleen Devos" w:date="2018-07-22T17:42:00Z">
              <w:rPr>
                <w:rFonts w:ascii="Courier New" w:eastAsia="Times New Roman" w:hAnsi="Courier New" w:cs="Courier New"/>
                <w:color w:val="222222"/>
                <w:sz w:val="20"/>
                <w:szCs w:val="20"/>
                <w:lang w:eastAsia="es-ES"/>
              </w:rPr>
            </w:rPrChange>
          </w:rPr>
          <w:delText>como aquel que ha entregado las recompensas prometidas a todos sus inversores. En ERgON estamos interesados en ayudar a las personas a construir su negocio.</w:delText>
        </w:r>
      </w:del>
    </w:p>
    <w:p w14:paraId="5A1C75FC" w14:textId="78F76DB3" w:rsidR="00027F8A" w:rsidRPr="00A879E9" w:rsidDel="00C80F91" w:rsidRDefault="00027F8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456" w:author="Eduardo Gonzalez" w:date="2018-07-30T10:03:00Z"/>
          <w:rFonts w:asciiTheme="minorHAnsi" w:eastAsia="Times New Roman" w:hAnsiTheme="minorHAnsi" w:cs="Courier New"/>
          <w:color w:val="222222"/>
          <w:lang w:eastAsia="es-ES"/>
          <w:rPrChange w:id="3457" w:author="Heleen Devos" w:date="2018-07-22T17:42:00Z">
            <w:rPr>
              <w:del w:id="3458" w:author="Eduardo Gonzalez" w:date="2018-07-30T10:03:00Z"/>
              <w:rFonts w:ascii="Courier New" w:eastAsia="Times New Roman" w:hAnsi="Courier New" w:cs="Courier New"/>
              <w:color w:val="222222"/>
              <w:sz w:val="20"/>
              <w:szCs w:val="20"/>
              <w:lang w:eastAsia="es-ES"/>
            </w:rPr>
          </w:rPrChange>
        </w:rPr>
      </w:pPr>
    </w:p>
    <w:p w14:paraId="10E72C53" w14:textId="2DB891C3" w:rsidR="00027F8A" w:rsidRPr="00A879E9" w:rsidDel="00C80F91" w:rsidRDefault="00027F8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459" w:author="Eduardo Gonzalez" w:date="2018-07-30T10:03:00Z"/>
          <w:rFonts w:asciiTheme="minorHAnsi" w:hAnsiTheme="minorHAnsi"/>
          <w:color w:val="222222"/>
          <w:rPrChange w:id="3460" w:author="Heleen Devos" w:date="2018-07-22T17:42:00Z">
            <w:rPr>
              <w:del w:id="3461" w:author="Eduardo Gonzalez" w:date="2018-07-30T10:03:00Z"/>
              <w:color w:val="222222"/>
            </w:rPr>
          </w:rPrChange>
        </w:rPr>
      </w:pPr>
      <w:del w:id="3462" w:author="Eduardo Gonzalez" w:date="2018-07-30T10:03:00Z">
        <w:r w:rsidRPr="00A879E9" w:rsidDel="00C80F91">
          <w:rPr>
            <w:rFonts w:asciiTheme="minorHAnsi" w:eastAsia="Times New Roman" w:hAnsiTheme="minorHAnsi" w:cs="Courier New"/>
            <w:color w:val="222222"/>
            <w:lang w:val="es-ES" w:eastAsia="es-ES"/>
            <w:rPrChange w:id="3463" w:author="Heleen Devos" w:date="2018-07-22T17:42:00Z">
              <w:rPr>
                <w:rFonts w:ascii="Courier New" w:eastAsia="Times New Roman" w:hAnsi="Courier New" w:cs="Courier New"/>
                <w:color w:val="222222"/>
                <w:sz w:val="20"/>
                <w:szCs w:val="20"/>
                <w:lang w:val="es-ES" w:eastAsia="es-ES"/>
              </w:rPr>
            </w:rPrChange>
          </w:rPr>
          <w:delText xml:space="preserve">Además del marketing directo del proyecto y el gasto de tercerización externa, los honorarios de ERgON estarán basados </w:delText>
        </w:r>
        <w:r w:rsidRPr="00277EAA" w:rsidDel="00C80F91">
          <w:rPr>
            <w:rFonts w:asciiTheme="minorHAnsi" w:eastAsia="Times New Roman" w:hAnsiTheme="minorHAnsi" w:cs="Cambria Math"/>
            <w:color w:val="222222"/>
            <w:highlight w:val="yellow"/>
            <w:lang w:val="es-ES" w:eastAsia="es-ES"/>
            <w:rPrChange w:id="3464" w:author="Heleen Devos" w:date="2018-07-22T19:00:00Z">
              <w:rPr>
                <w:rFonts w:ascii="Cambria Math" w:eastAsia="Times New Roman" w:hAnsi="Cambria Math" w:cs="Cambria Math"/>
                <w:color w:val="222222"/>
                <w:sz w:val="20"/>
                <w:szCs w:val="20"/>
                <w:lang w:val="es-ES" w:eastAsia="es-ES"/>
              </w:rPr>
            </w:rPrChange>
          </w:rPr>
          <w:delText>​​</w:delText>
        </w:r>
        <w:r w:rsidRPr="00A879E9" w:rsidDel="00C80F91">
          <w:rPr>
            <w:rFonts w:asciiTheme="minorHAnsi" w:eastAsia="Times New Roman" w:hAnsiTheme="minorHAnsi" w:cs="Courier New"/>
            <w:color w:val="222222"/>
            <w:lang w:val="es-ES" w:eastAsia="es-ES"/>
            <w:rPrChange w:id="3465" w:author="Heleen Devos" w:date="2018-07-22T17:42:00Z">
              <w:rPr>
                <w:rFonts w:ascii="Courier New" w:eastAsia="Times New Roman" w:hAnsi="Courier New" w:cs="Courier New"/>
                <w:color w:val="222222"/>
                <w:sz w:val="20"/>
                <w:szCs w:val="20"/>
                <w:lang w:val="es-ES" w:eastAsia="es-ES"/>
              </w:rPr>
            </w:rPrChange>
          </w:rPr>
          <w:delText xml:space="preserve">en porcentajes del capital levantado y comisiones por transacciones realizadas. </w:delText>
        </w:r>
      </w:del>
    </w:p>
    <w:p w14:paraId="0F9C3596" w14:textId="1CBCA036" w:rsidR="00027F8A" w:rsidRPr="00A879E9" w:rsidDel="00C80F91" w:rsidRDefault="00027F8A"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466" w:author="Eduardo Gonzalez" w:date="2018-07-30T10:03:00Z"/>
          <w:rFonts w:asciiTheme="minorHAnsi" w:hAnsiTheme="minorHAnsi"/>
          <w:color w:val="222222"/>
          <w:rPrChange w:id="3467" w:author="Heleen Devos" w:date="2018-07-22T17:42:00Z">
            <w:rPr>
              <w:del w:id="3468" w:author="Eduardo Gonzalez" w:date="2018-07-30T10:03:00Z"/>
              <w:color w:val="222222"/>
            </w:rPr>
          </w:rPrChange>
        </w:rPr>
      </w:pPr>
    </w:p>
    <w:p w14:paraId="76C06F44" w14:textId="0B5AFE34" w:rsidR="00A35B95" w:rsidRPr="00A879E9" w:rsidDel="00C80F91" w:rsidRDefault="00A35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469" w:author="Eduardo Gonzalez" w:date="2018-07-30T10:03:00Z"/>
          <w:rFonts w:ascii="Courier New" w:eastAsia="Times New Roman" w:hAnsi="Courier New" w:cs="Courier New"/>
          <w:sz w:val="20"/>
          <w:szCs w:val="20"/>
          <w:lang w:val="es-ES" w:eastAsia="es-ES"/>
          <w:rPrChange w:id="3470" w:author="Heleen Devos" w:date="2018-07-22T17:42:00Z">
            <w:rPr>
              <w:del w:id="3471" w:author="Eduardo Gonzalez" w:date="2018-07-30T10:03:00Z"/>
            </w:rPr>
          </w:rPrChange>
        </w:rPr>
        <w:pPrChange w:id="3472" w:author="Heleen Devos" w:date="2018-07-22T19:00:00Z">
          <w:pPr>
            <w:spacing w:after="0" w:line="360" w:lineRule="auto"/>
          </w:pPr>
        </w:pPrChange>
      </w:pPr>
    </w:p>
    <w:p w14:paraId="4F79713F" w14:textId="3CD6C86A" w:rsidR="00CA2640" w:rsidRPr="00A879E9" w:rsidDel="00C80F91" w:rsidRDefault="00CA2640"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473" w:author="Eduardo Gonzalez" w:date="2018-07-30T10:03:00Z"/>
          <w:rFonts w:asciiTheme="minorHAnsi" w:hAnsiTheme="minorHAnsi"/>
          <w:rPrChange w:id="3474" w:author="Heleen Devos" w:date="2018-07-22T17:42:00Z">
            <w:rPr>
              <w:del w:id="3475" w:author="Eduardo Gonzalez" w:date="2018-07-30T10:03:00Z"/>
            </w:rPr>
          </w:rPrChange>
        </w:rPr>
      </w:pPr>
    </w:p>
    <w:p w14:paraId="7B41C188" w14:textId="446A76C6" w:rsidR="001F16FB" w:rsidDel="00C80F91" w:rsidRDefault="001F16FB"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476" w:author="Heleen Devos" w:date="2018-07-22T17:56:00Z"/>
          <w:del w:id="3477" w:author="Eduardo Gonzalez" w:date="2018-07-30T10:03:00Z"/>
          <w:rFonts w:asciiTheme="minorHAnsi" w:hAnsiTheme="minorHAnsi" w:cs="Courier New"/>
          <w:b/>
          <w:color w:val="000000"/>
          <w:u w:val="single"/>
        </w:rPr>
      </w:pPr>
      <w:ins w:id="3478" w:author="Heleen Devos" w:date="2018-07-22T17:56:00Z">
        <w:del w:id="3479" w:author="Eduardo Gonzalez" w:date="2018-07-30T10:03:00Z">
          <w:r w:rsidDel="00C80F91">
            <w:rPr>
              <w:rFonts w:asciiTheme="minorHAnsi" w:hAnsiTheme="minorHAnsi" w:cs="Courier New"/>
              <w:b/>
              <w:color w:val="000000"/>
              <w:u w:val="single"/>
            </w:rPr>
            <w:br w:type="page"/>
          </w:r>
        </w:del>
      </w:ins>
    </w:p>
    <w:p w14:paraId="00FA6D4F" w14:textId="3075C4F7" w:rsidR="00ED6F83" w:rsidRPr="004B254B" w:rsidDel="00C80F91" w:rsidRDefault="00ED6F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480" w:author="Eduardo Gonzalez" w:date="2018-07-30T10:03:00Z"/>
          <w:rFonts w:asciiTheme="minorHAnsi" w:hAnsiTheme="minorHAnsi" w:cs="Courier New"/>
          <w:b/>
          <w:color w:val="000000"/>
          <w:u w:val="single"/>
          <w:rPrChange w:id="3481" w:author="Heleen Devos" w:date="2018-07-22T18:38:00Z">
            <w:rPr>
              <w:del w:id="3482" w:author="Eduardo Gonzalez" w:date="2018-07-30T10:03:00Z"/>
              <w:rFonts w:ascii="Courier New" w:hAnsi="Courier New" w:cs="Courier New"/>
              <w:b/>
              <w:color w:val="000000"/>
              <w:sz w:val="24"/>
              <w:szCs w:val="24"/>
              <w:u w:val="single"/>
            </w:rPr>
          </w:rPrChange>
        </w:rPr>
        <w:pPrChange w:id="3483" w:author="Heleen Devos" w:date="2018-07-22T18:38:00Z">
          <w:pPr>
            <w:pStyle w:val="Prrafodelista"/>
            <w:numPr>
              <w:numId w:val="8"/>
            </w:numPr>
            <w:pBdr>
              <w:top w:val="nil"/>
              <w:left w:val="nil"/>
              <w:bottom w:val="nil"/>
              <w:right w:val="nil"/>
              <w:between w:val="nil"/>
            </w:pBdr>
            <w:ind w:left="1080" w:hanging="720"/>
          </w:pPr>
        </w:pPrChange>
      </w:pPr>
      <w:del w:id="3484" w:author="Eduardo Gonzalez" w:date="2018-07-30T10:03:00Z">
        <w:r w:rsidRPr="004B254B" w:rsidDel="00C80F91">
          <w:rPr>
            <w:rFonts w:asciiTheme="minorHAnsi" w:hAnsiTheme="minorHAnsi" w:cs="Courier New"/>
            <w:b/>
            <w:color w:val="000000"/>
            <w:u w:val="single"/>
            <w:rPrChange w:id="3485" w:author="Heleen Devos" w:date="2018-07-22T18:38:00Z">
              <w:rPr>
                <w:rFonts w:ascii="Courier New" w:hAnsi="Courier New" w:cs="Courier New"/>
                <w:b/>
                <w:color w:val="000000"/>
                <w:sz w:val="24"/>
                <w:szCs w:val="24"/>
                <w:u w:val="single"/>
              </w:rPr>
            </w:rPrChange>
          </w:rPr>
          <w:delText>FASE III: PLATAFORMA EXCHANGE ERGON</w:delText>
        </w:r>
      </w:del>
      <w:ins w:id="3486" w:author="Heleen Devos" w:date="2018-07-22T18:01:00Z">
        <w:del w:id="3487" w:author="Eduardo Gonzalez" w:date="2018-07-30T10:03:00Z">
          <w:r w:rsidR="009E736B" w:rsidRPr="004B254B" w:rsidDel="00C80F91">
            <w:rPr>
              <w:rFonts w:asciiTheme="minorHAnsi" w:hAnsiTheme="minorHAnsi" w:cs="Courier New"/>
              <w:b/>
              <w:color w:val="000000"/>
              <w:u w:val="single"/>
              <w:rPrChange w:id="3488" w:author="Heleen Devos" w:date="2018-07-22T18:38:00Z">
                <w:rPr/>
              </w:rPrChange>
            </w:rPr>
            <w:delText>ERgON</w:delText>
          </w:r>
        </w:del>
      </w:ins>
      <w:del w:id="3489" w:author="Eduardo Gonzalez" w:date="2018-07-30T10:03:00Z">
        <w:r w:rsidRPr="004B254B" w:rsidDel="00C80F91">
          <w:rPr>
            <w:rFonts w:asciiTheme="minorHAnsi" w:hAnsiTheme="minorHAnsi" w:cs="Courier New"/>
            <w:b/>
            <w:color w:val="000000"/>
            <w:u w:val="single"/>
            <w:rPrChange w:id="3490" w:author="Heleen Devos" w:date="2018-07-22T18:38:00Z">
              <w:rPr>
                <w:rFonts w:ascii="Courier New" w:hAnsi="Courier New" w:cs="Courier New"/>
                <w:b/>
                <w:color w:val="000000"/>
                <w:sz w:val="24"/>
                <w:szCs w:val="24"/>
                <w:u w:val="single"/>
              </w:rPr>
            </w:rPrChange>
          </w:rPr>
          <w:delText xml:space="preserve">  </w:delText>
        </w:r>
      </w:del>
    </w:p>
    <w:p w14:paraId="22402700" w14:textId="31120CC6" w:rsidR="00092521" w:rsidRPr="00A879E9" w:rsidDel="00C80F91" w:rsidRDefault="00092521"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491" w:author="Eduardo Gonzalez" w:date="2018-07-30T10:03:00Z"/>
          <w:rFonts w:asciiTheme="minorHAnsi" w:hAnsiTheme="minorHAnsi"/>
          <w:rPrChange w:id="3492" w:author="Heleen Devos" w:date="2018-07-22T17:42:00Z">
            <w:rPr>
              <w:del w:id="3493" w:author="Eduardo Gonzalez" w:date="2018-07-30T10:03:00Z"/>
            </w:rPr>
          </w:rPrChange>
        </w:rPr>
      </w:pPr>
    </w:p>
    <w:p w14:paraId="1224E06E" w14:textId="1C80E7FE" w:rsidR="00CD3C15" w:rsidRPr="00A879E9" w:rsidDel="00C80F91" w:rsidRDefault="00CD3C1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494" w:author="Eduardo Gonzalez" w:date="2018-07-30T10:03:00Z"/>
          <w:rFonts w:asciiTheme="minorHAnsi" w:hAnsiTheme="minorHAnsi"/>
          <w:rPrChange w:id="3495" w:author="Heleen Devos" w:date="2018-07-22T17:42:00Z">
            <w:rPr>
              <w:del w:id="3496" w:author="Eduardo Gonzalez" w:date="2018-07-30T10:03:00Z"/>
            </w:rPr>
          </w:rPrChange>
        </w:rPr>
      </w:pPr>
    </w:p>
    <w:p w14:paraId="2BC28822" w14:textId="69839679" w:rsidR="00092521" w:rsidRPr="00A879E9" w:rsidDel="00C80F91" w:rsidRDefault="00092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497" w:author="Eduardo Gonzalez" w:date="2018-07-30T10:03:00Z"/>
          <w:rFonts w:asciiTheme="minorHAnsi" w:eastAsia="Times New Roman" w:hAnsiTheme="minorHAnsi" w:cs="Courier New"/>
          <w:color w:val="222222"/>
          <w:lang w:eastAsia="es-ES"/>
          <w:rPrChange w:id="3498" w:author="Heleen Devos" w:date="2018-07-22T17:42:00Z">
            <w:rPr>
              <w:del w:id="3499" w:author="Eduardo Gonzalez" w:date="2018-07-30T10:03:00Z"/>
              <w:rFonts w:ascii="Courier New" w:eastAsia="Times New Roman" w:hAnsi="Courier New" w:cs="Courier New"/>
              <w:color w:val="222222"/>
              <w:sz w:val="20"/>
              <w:szCs w:val="20"/>
              <w:lang w:eastAsia="es-ES"/>
            </w:rPr>
          </w:rPrChange>
        </w:rPr>
        <w:pPrChange w:id="3500" w:author="Heleen Devos" w:date="2018-07-22T18:56:00Z">
          <w:pPr>
            <w:pStyle w:val="Prrafodelista"/>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hanging="360"/>
          </w:pPr>
        </w:pPrChange>
      </w:pPr>
      <w:del w:id="3501" w:author="Eduardo Gonzalez" w:date="2018-07-30T10:03:00Z">
        <w:r w:rsidRPr="00A879E9" w:rsidDel="00C80F91">
          <w:rPr>
            <w:rFonts w:asciiTheme="minorHAnsi" w:eastAsia="Times New Roman" w:hAnsiTheme="minorHAnsi" w:cs="Courier New"/>
            <w:color w:val="222222"/>
            <w:lang w:eastAsia="es-ES"/>
            <w:rPrChange w:id="3502" w:author="Heleen Devos" w:date="2018-07-22T17:42:00Z">
              <w:rPr>
                <w:rFonts w:ascii="Courier New" w:eastAsia="Times New Roman" w:hAnsi="Courier New" w:cs="Courier New"/>
                <w:color w:val="222222"/>
                <w:sz w:val="20"/>
                <w:szCs w:val="20"/>
                <w:lang w:eastAsia="es-ES"/>
              </w:rPr>
            </w:rPrChange>
          </w:rPr>
          <w:delText>COMUNIDAD: Principal activo</w:delText>
        </w:r>
      </w:del>
    </w:p>
    <w:p w14:paraId="60ED49F8" w14:textId="78308D46" w:rsidR="00092521" w:rsidRPr="00A879E9" w:rsidDel="00C80F91" w:rsidRDefault="00092521"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503" w:author="Eduardo Gonzalez" w:date="2018-07-30T10:03:00Z"/>
          <w:rFonts w:asciiTheme="minorHAnsi" w:hAnsiTheme="minorHAnsi"/>
          <w:b/>
          <w:u w:val="single"/>
          <w:rPrChange w:id="3504" w:author="Heleen Devos" w:date="2018-07-22T17:42:00Z">
            <w:rPr>
              <w:del w:id="3505" w:author="Eduardo Gonzalez" w:date="2018-07-30T10:03:00Z"/>
              <w:b/>
              <w:u w:val="single"/>
            </w:rPr>
          </w:rPrChange>
        </w:rPr>
      </w:pPr>
    </w:p>
    <w:p w14:paraId="0A3B877A" w14:textId="185341D7" w:rsidR="00092521" w:rsidRPr="00A879E9" w:rsidDel="00C80F91" w:rsidRDefault="00092521"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506" w:author="Eduardo Gonzalez" w:date="2018-07-30T10:03:00Z"/>
          <w:rFonts w:asciiTheme="minorHAnsi" w:eastAsia="Times New Roman" w:hAnsiTheme="minorHAnsi" w:cs="Courier New"/>
          <w:color w:val="222222"/>
          <w:lang w:eastAsia="es-ES"/>
          <w:rPrChange w:id="3507" w:author="Heleen Devos" w:date="2018-07-22T17:42:00Z">
            <w:rPr>
              <w:del w:id="3508" w:author="Eduardo Gonzalez" w:date="2018-07-30T10:03:00Z"/>
              <w:rFonts w:ascii="Courier New" w:eastAsia="Times New Roman" w:hAnsi="Courier New" w:cs="Courier New"/>
              <w:color w:val="222222"/>
              <w:sz w:val="20"/>
              <w:szCs w:val="20"/>
              <w:lang w:eastAsia="es-ES"/>
            </w:rPr>
          </w:rPrChange>
        </w:rPr>
      </w:pPr>
      <w:del w:id="3509" w:author="Eduardo Gonzalez" w:date="2018-07-30T10:03:00Z">
        <w:r w:rsidRPr="00A879E9" w:rsidDel="00C80F91">
          <w:rPr>
            <w:rFonts w:asciiTheme="minorHAnsi" w:eastAsia="Times New Roman" w:hAnsiTheme="minorHAnsi" w:cs="Courier New"/>
            <w:color w:val="222222"/>
            <w:lang w:eastAsia="es-ES"/>
            <w:rPrChange w:id="3510" w:author="Heleen Devos" w:date="2018-07-22T17:42:00Z">
              <w:rPr>
                <w:rFonts w:ascii="Courier New" w:eastAsia="Times New Roman" w:hAnsi="Courier New" w:cs="Courier New"/>
                <w:color w:val="222222"/>
                <w:sz w:val="20"/>
                <w:szCs w:val="20"/>
                <w:lang w:eastAsia="es-ES"/>
              </w:rPr>
            </w:rPrChange>
          </w:rPr>
          <w:delText>La capacidad de interacción y sinergia generado dentro de la comunidad, enfocado hacia el funcionamiento integrado y los múltiples vínculos que se abren producido por la descentralización transforma a un grupo de personas que se relacionan entre sí en un activo social capaz de generar por medio de la asociación colaborativa valor.  Sumando además la distribución como otra fuente de aportar equidad a los aportes consolida este compromiso y confianza en el aporte individual un potencial firme de transformación continua en pos de un crecimiento sustentable en el largo plazo.</w:delText>
        </w:r>
      </w:del>
    </w:p>
    <w:p w14:paraId="28C8FCFB" w14:textId="4D1184D6" w:rsidR="00092521" w:rsidRPr="00A879E9" w:rsidDel="00C80F91" w:rsidRDefault="00092521"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511" w:author="Eduardo Gonzalez" w:date="2018-07-30T10:03:00Z"/>
          <w:rFonts w:asciiTheme="minorHAnsi" w:eastAsia="Times New Roman" w:hAnsiTheme="minorHAnsi" w:cs="Courier New"/>
          <w:color w:val="222222"/>
          <w:lang w:eastAsia="es-ES"/>
          <w:rPrChange w:id="3512" w:author="Heleen Devos" w:date="2018-07-22T17:42:00Z">
            <w:rPr>
              <w:del w:id="3513" w:author="Eduardo Gonzalez" w:date="2018-07-30T10:03:00Z"/>
              <w:rFonts w:ascii="Courier New" w:eastAsia="Times New Roman" w:hAnsi="Courier New" w:cs="Courier New"/>
              <w:color w:val="222222"/>
              <w:sz w:val="20"/>
              <w:szCs w:val="20"/>
              <w:lang w:eastAsia="es-ES"/>
            </w:rPr>
          </w:rPrChange>
        </w:rPr>
      </w:pPr>
    </w:p>
    <w:p w14:paraId="419E02B9" w14:textId="7420A45E" w:rsidR="00092521" w:rsidRPr="00A879E9" w:rsidDel="00C80F91" w:rsidRDefault="00092521"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514" w:author="Eduardo Gonzalez" w:date="2018-07-30T10:03:00Z"/>
          <w:rFonts w:asciiTheme="minorHAnsi" w:eastAsia="Times New Roman" w:hAnsiTheme="minorHAnsi" w:cs="Courier New"/>
          <w:color w:val="222222"/>
          <w:lang w:eastAsia="es-ES"/>
          <w:rPrChange w:id="3515" w:author="Heleen Devos" w:date="2018-07-22T17:42:00Z">
            <w:rPr>
              <w:del w:id="3516" w:author="Eduardo Gonzalez" w:date="2018-07-30T10:03:00Z"/>
              <w:rFonts w:ascii="Courier New" w:eastAsia="Times New Roman" w:hAnsi="Courier New" w:cs="Courier New"/>
              <w:color w:val="222222"/>
              <w:sz w:val="20"/>
              <w:szCs w:val="20"/>
              <w:lang w:eastAsia="es-ES"/>
            </w:rPr>
          </w:rPrChange>
        </w:rPr>
      </w:pPr>
      <w:del w:id="3517" w:author="Eduardo Gonzalez" w:date="2018-07-30T10:03:00Z">
        <w:r w:rsidRPr="00A879E9" w:rsidDel="00C80F91">
          <w:rPr>
            <w:rFonts w:asciiTheme="minorHAnsi" w:eastAsia="Times New Roman" w:hAnsiTheme="minorHAnsi" w:cs="Courier New"/>
            <w:color w:val="222222"/>
            <w:lang w:eastAsia="es-ES"/>
            <w:rPrChange w:id="3518" w:author="Heleen Devos" w:date="2018-07-22T17:42:00Z">
              <w:rPr>
                <w:rFonts w:ascii="Courier New" w:eastAsia="Times New Roman" w:hAnsi="Courier New" w:cs="Courier New"/>
                <w:color w:val="222222"/>
                <w:sz w:val="20"/>
                <w:szCs w:val="20"/>
                <w:lang w:eastAsia="es-ES"/>
              </w:rPr>
            </w:rPrChange>
          </w:rPr>
          <w:delText>El establecer nuevos precedentes en cuanto a la transformación que se está viviendo día tras día, la eliminación de las barreras geográficas y la posibilidad de interactuar en comunidades descentralizadas obliga a innovar en temas tan sensibles como la distribución y la rentabilidad.</w:delText>
        </w:r>
      </w:del>
    </w:p>
    <w:p w14:paraId="65DB4F5E" w14:textId="234EB2E5" w:rsidR="00CD3C15" w:rsidRPr="00A879E9" w:rsidDel="00C80F91" w:rsidRDefault="00CD3C1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519" w:author="Eduardo Gonzalez" w:date="2018-07-30T10:03:00Z"/>
          <w:rFonts w:asciiTheme="minorHAnsi" w:eastAsia="Times New Roman" w:hAnsiTheme="minorHAnsi" w:cs="Courier New"/>
          <w:color w:val="222222"/>
          <w:lang w:eastAsia="es-ES"/>
          <w:rPrChange w:id="3520" w:author="Heleen Devos" w:date="2018-07-22T17:42:00Z">
            <w:rPr>
              <w:del w:id="3521" w:author="Eduardo Gonzalez" w:date="2018-07-30T10:03:00Z"/>
              <w:rFonts w:ascii="Courier New" w:eastAsia="Times New Roman" w:hAnsi="Courier New" w:cs="Courier New"/>
              <w:color w:val="222222"/>
              <w:sz w:val="20"/>
              <w:szCs w:val="20"/>
              <w:lang w:eastAsia="es-ES"/>
            </w:rPr>
          </w:rPrChange>
        </w:rPr>
      </w:pPr>
    </w:p>
    <w:p w14:paraId="2980B306" w14:textId="18E0C6F2" w:rsidR="00092521" w:rsidRPr="00A879E9" w:rsidDel="00C80F91" w:rsidRDefault="00092521"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522" w:author="Eduardo Gonzalez" w:date="2018-07-30T10:03:00Z"/>
          <w:rFonts w:asciiTheme="minorHAnsi" w:eastAsia="Times New Roman" w:hAnsiTheme="minorHAnsi" w:cs="Courier New"/>
          <w:color w:val="222222"/>
          <w:lang w:eastAsia="es-ES"/>
          <w:rPrChange w:id="3523" w:author="Heleen Devos" w:date="2018-07-22T17:42:00Z">
            <w:rPr>
              <w:del w:id="3524" w:author="Eduardo Gonzalez" w:date="2018-07-30T10:03:00Z"/>
              <w:rFonts w:ascii="Courier New" w:eastAsia="Times New Roman" w:hAnsi="Courier New" w:cs="Courier New"/>
              <w:color w:val="222222"/>
              <w:sz w:val="20"/>
              <w:szCs w:val="20"/>
              <w:lang w:eastAsia="es-ES"/>
            </w:rPr>
          </w:rPrChange>
        </w:rPr>
      </w:pPr>
      <w:del w:id="3525" w:author="Eduardo Gonzalez" w:date="2018-07-30T10:03:00Z">
        <w:r w:rsidRPr="00A879E9" w:rsidDel="00C80F91">
          <w:rPr>
            <w:rFonts w:asciiTheme="minorHAnsi" w:eastAsia="Times New Roman" w:hAnsiTheme="minorHAnsi" w:cs="Courier New"/>
            <w:color w:val="222222"/>
            <w:lang w:eastAsia="es-ES"/>
            <w:rPrChange w:id="3526" w:author="Heleen Devos" w:date="2018-07-22T17:42:00Z">
              <w:rPr>
                <w:rFonts w:ascii="Courier New" w:eastAsia="Times New Roman" w:hAnsi="Courier New" w:cs="Courier New"/>
                <w:color w:val="222222"/>
                <w:sz w:val="20"/>
                <w:szCs w:val="20"/>
                <w:lang w:eastAsia="es-ES"/>
              </w:rPr>
            </w:rPrChange>
          </w:rPr>
          <w:delText xml:space="preserve">La participación y la descentralización obligaran a ir más allá de las formas tradicionales de generar progreso, equidad y evolución. Estos nuevos estándares éticos otorgaran mayor valor a las organizaciones privilegiando a unas por sobre otras. </w:delText>
        </w:r>
      </w:del>
    </w:p>
    <w:p w14:paraId="4960B9E8" w14:textId="023D005E" w:rsidR="00CD3C15" w:rsidRPr="00A879E9" w:rsidDel="00C80F91" w:rsidRDefault="00CD3C1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527" w:author="Eduardo Gonzalez" w:date="2018-07-30T10:03:00Z"/>
          <w:rFonts w:asciiTheme="minorHAnsi" w:eastAsia="Times New Roman" w:hAnsiTheme="minorHAnsi" w:cs="Courier New"/>
          <w:color w:val="222222"/>
          <w:lang w:eastAsia="es-ES"/>
          <w:rPrChange w:id="3528" w:author="Heleen Devos" w:date="2018-07-22T17:42:00Z">
            <w:rPr>
              <w:del w:id="3529" w:author="Eduardo Gonzalez" w:date="2018-07-30T10:03:00Z"/>
              <w:rFonts w:ascii="Courier New" w:eastAsia="Times New Roman" w:hAnsi="Courier New" w:cs="Courier New"/>
              <w:color w:val="222222"/>
              <w:sz w:val="20"/>
              <w:szCs w:val="20"/>
              <w:lang w:eastAsia="es-ES"/>
            </w:rPr>
          </w:rPrChange>
        </w:rPr>
      </w:pPr>
    </w:p>
    <w:p w14:paraId="1EC8D31F" w14:textId="0878267A" w:rsidR="00092521" w:rsidRPr="00A879E9" w:rsidDel="00C80F91" w:rsidRDefault="00092521"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530" w:author="Eduardo Gonzalez" w:date="2018-07-30T10:03:00Z"/>
          <w:rFonts w:asciiTheme="minorHAnsi" w:eastAsia="Times New Roman" w:hAnsiTheme="minorHAnsi" w:cs="Courier New"/>
          <w:color w:val="222222"/>
          <w:lang w:eastAsia="es-ES"/>
          <w:rPrChange w:id="3531" w:author="Heleen Devos" w:date="2018-07-22T17:42:00Z">
            <w:rPr>
              <w:del w:id="3532" w:author="Eduardo Gonzalez" w:date="2018-07-30T10:03:00Z"/>
              <w:rFonts w:ascii="Courier New" w:eastAsia="Times New Roman" w:hAnsi="Courier New" w:cs="Courier New"/>
              <w:color w:val="222222"/>
              <w:sz w:val="20"/>
              <w:szCs w:val="20"/>
              <w:lang w:eastAsia="es-ES"/>
            </w:rPr>
          </w:rPrChange>
        </w:rPr>
      </w:pPr>
      <w:del w:id="3533" w:author="Eduardo Gonzalez" w:date="2018-07-30T10:03:00Z">
        <w:r w:rsidRPr="00A879E9" w:rsidDel="00C80F91">
          <w:rPr>
            <w:rFonts w:asciiTheme="minorHAnsi" w:eastAsia="Times New Roman" w:hAnsiTheme="minorHAnsi" w:cs="Courier New"/>
            <w:color w:val="222222"/>
            <w:lang w:eastAsia="es-ES"/>
            <w:rPrChange w:id="3534" w:author="Heleen Devos" w:date="2018-07-22T17:42:00Z">
              <w:rPr>
                <w:rFonts w:ascii="Courier New" w:eastAsia="Times New Roman" w:hAnsi="Courier New" w:cs="Courier New"/>
                <w:color w:val="222222"/>
                <w:sz w:val="20"/>
                <w:szCs w:val="20"/>
                <w:lang w:eastAsia="es-ES"/>
              </w:rPr>
            </w:rPrChange>
          </w:rPr>
          <w:delText>Rentabilidad descentralizada</w:delText>
        </w:r>
        <w:r w:rsidR="00CD3C15" w:rsidRPr="00A879E9" w:rsidDel="00C80F91">
          <w:rPr>
            <w:rFonts w:asciiTheme="minorHAnsi" w:eastAsia="Times New Roman" w:hAnsiTheme="minorHAnsi" w:cs="Courier New"/>
            <w:color w:val="222222"/>
            <w:lang w:eastAsia="es-ES"/>
            <w:rPrChange w:id="3535" w:author="Heleen Devos" w:date="2018-07-22T17:42:00Z">
              <w:rPr>
                <w:rFonts w:ascii="Courier New" w:eastAsia="Times New Roman" w:hAnsi="Courier New" w:cs="Courier New"/>
                <w:color w:val="222222"/>
                <w:sz w:val="20"/>
                <w:szCs w:val="20"/>
                <w:lang w:eastAsia="es-ES"/>
              </w:rPr>
            </w:rPrChange>
          </w:rPr>
          <w:delText xml:space="preserve">: participación activa </w:delText>
        </w:r>
      </w:del>
    </w:p>
    <w:p w14:paraId="19581DF0" w14:textId="0468D557" w:rsidR="00092521" w:rsidRPr="00A879E9" w:rsidDel="00C80F91" w:rsidRDefault="00092521"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536" w:author="Eduardo Gonzalez" w:date="2018-07-30T10:03:00Z"/>
          <w:rFonts w:asciiTheme="minorHAnsi" w:hAnsiTheme="minorHAnsi"/>
          <w:b/>
          <w:u w:val="single"/>
          <w:rPrChange w:id="3537" w:author="Heleen Devos" w:date="2018-07-22T17:42:00Z">
            <w:rPr>
              <w:del w:id="3538" w:author="Eduardo Gonzalez" w:date="2018-07-30T10:03:00Z"/>
              <w:b/>
              <w:sz w:val="28"/>
              <w:szCs w:val="28"/>
              <w:u w:val="single"/>
            </w:rPr>
          </w:rPrChange>
        </w:rPr>
      </w:pPr>
    </w:p>
    <w:p w14:paraId="64813336" w14:textId="2F7C14F5" w:rsidR="00092521" w:rsidRPr="00A879E9" w:rsidDel="00C80F91" w:rsidRDefault="00092521"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539" w:author="Eduardo Gonzalez" w:date="2018-07-30T10:03:00Z"/>
          <w:rFonts w:asciiTheme="minorHAnsi" w:eastAsia="Times New Roman" w:hAnsiTheme="minorHAnsi" w:cs="Courier New"/>
          <w:color w:val="222222"/>
          <w:lang w:eastAsia="es-ES"/>
          <w:rPrChange w:id="3540" w:author="Heleen Devos" w:date="2018-07-22T17:42:00Z">
            <w:rPr>
              <w:del w:id="3541" w:author="Eduardo Gonzalez" w:date="2018-07-30T10:03:00Z"/>
              <w:rFonts w:ascii="Courier New" w:eastAsia="Times New Roman" w:hAnsi="Courier New" w:cs="Courier New"/>
              <w:color w:val="222222"/>
              <w:sz w:val="20"/>
              <w:szCs w:val="20"/>
              <w:lang w:eastAsia="es-ES"/>
            </w:rPr>
          </w:rPrChange>
        </w:rPr>
      </w:pPr>
      <w:del w:id="3542" w:author="Eduardo Gonzalez" w:date="2018-07-30T10:03:00Z">
        <w:r w:rsidRPr="00A879E9" w:rsidDel="00C80F91">
          <w:rPr>
            <w:rFonts w:asciiTheme="minorHAnsi" w:eastAsia="Times New Roman" w:hAnsiTheme="minorHAnsi" w:cs="Courier New"/>
            <w:color w:val="222222"/>
            <w:lang w:eastAsia="es-ES"/>
            <w:rPrChange w:id="3543" w:author="Heleen Devos" w:date="2018-07-22T17:42:00Z">
              <w:rPr>
                <w:rFonts w:ascii="Courier New" w:eastAsia="Times New Roman" w:hAnsi="Courier New" w:cs="Courier New"/>
                <w:color w:val="222222"/>
                <w:sz w:val="20"/>
                <w:szCs w:val="20"/>
                <w:lang w:eastAsia="es-ES"/>
              </w:rPr>
            </w:rPrChange>
          </w:rPr>
          <w:delText>Las relaciones y compromisos de participación de la comunidad dentro del Exchange serán recompensadas. Las interacciones y el apoyo a los tenedores de TOKEN ERGON</w:delText>
        </w:r>
      </w:del>
      <w:ins w:id="3544" w:author="Heleen Devos" w:date="2018-07-22T18:01:00Z">
        <w:del w:id="3545" w:author="Eduardo Gonzalez" w:date="2018-07-30T10:03:00Z">
          <w:r w:rsidR="009E736B" w:rsidDel="00C80F91">
            <w:rPr>
              <w:rFonts w:asciiTheme="minorHAnsi" w:eastAsia="Times New Roman" w:hAnsiTheme="minorHAnsi" w:cs="Courier New"/>
              <w:color w:val="222222"/>
              <w:lang w:eastAsia="es-ES"/>
            </w:rPr>
            <w:delText>ERgON</w:delText>
          </w:r>
        </w:del>
      </w:ins>
      <w:del w:id="3546" w:author="Eduardo Gonzalez" w:date="2018-07-30T10:03:00Z">
        <w:r w:rsidRPr="00A879E9" w:rsidDel="00C80F91">
          <w:rPr>
            <w:rFonts w:asciiTheme="minorHAnsi" w:eastAsia="Times New Roman" w:hAnsiTheme="minorHAnsi" w:cs="Courier New"/>
            <w:color w:val="222222"/>
            <w:lang w:eastAsia="es-ES"/>
            <w:rPrChange w:id="3547" w:author="Heleen Devos" w:date="2018-07-22T17:42:00Z">
              <w:rPr>
                <w:rFonts w:ascii="Courier New" w:eastAsia="Times New Roman" w:hAnsi="Courier New" w:cs="Courier New"/>
                <w:color w:val="222222"/>
                <w:sz w:val="20"/>
                <w:szCs w:val="20"/>
                <w:lang w:eastAsia="es-ES"/>
              </w:rPr>
            </w:rPrChange>
          </w:rPr>
          <w:delText xml:space="preserve"> recibirán parte de las utilidades generadas por las operaciones en la plataforma. </w:delText>
        </w:r>
      </w:del>
    </w:p>
    <w:p w14:paraId="4B969335" w14:textId="521ECCB2" w:rsidR="00CD3C15" w:rsidRPr="00A879E9" w:rsidDel="00C80F91" w:rsidRDefault="00092521"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548" w:author="Eduardo Gonzalez" w:date="2018-07-30T10:03:00Z"/>
          <w:rFonts w:asciiTheme="minorHAnsi" w:eastAsia="Times New Roman" w:hAnsiTheme="minorHAnsi" w:cs="Courier New"/>
          <w:color w:val="222222"/>
          <w:lang w:eastAsia="es-ES"/>
          <w:rPrChange w:id="3549" w:author="Heleen Devos" w:date="2018-07-22T17:42:00Z">
            <w:rPr>
              <w:del w:id="3550" w:author="Eduardo Gonzalez" w:date="2018-07-30T10:03:00Z"/>
              <w:rFonts w:ascii="Courier New" w:eastAsia="Times New Roman" w:hAnsi="Courier New" w:cs="Courier New"/>
              <w:color w:val="222222"/>
              <w:sz w:val="20"/>
              <w:szCs w:val="20"/>
              <w:lang w:eastAsia="es-ES"/>
            </w:rPr>
          </w:rPrChange>
        </w:rPr>
      </w:pPr>
      <w:del w:id="3551" w:author="Eduardo Gonzalez" w:date="2018-07-30T10:03:00Z">
        <w:r w:rsidRPr="00A879E9" w:rsidDel="00C80F91">
          <w:rPr>
            <w:rFonts w:asciiTheme="minorHAnsi" w:eastAsia="Times New Roman" w:hAnsiTheme="minorHAnsi" w:cs="Courier New"/>
            <w:color w:val="222222"/>
            <w:lang w:eastAsia="es-ES"/>
            <w:rPrChange w:id="3552" w:author="Heleen Devos" w:date="2018-07-22T17:42:00Z">
              <w:rPr>
                <w:rFonts w:ascii="Courier New" w:eastAsia="Times New Roman" w:hAnsi="Courier New" w:cs="Courier New"/>
                <w:color w:val="222222"/>
                <w:sz w:val="20"/>
                <w:szCs w:val="20"/>
                <w:lang w:eastAsia="es-ES"/>
              </w:rPr>
            </w:rPrChange>
          </w:rPr>
          <w:delText>Creemos que esta forma de distribución a través de los TOKEN ERGON</w:delText>
        </w:r>
      </w:del>
      <w:ins w:id="3553" w:author="Heleen Devos" w:date="2018-07-22T18:01:00Z">
        <w:del w:id="3554" w:author="Eduardo Gonzalez" w:date="2018-07-30T10:03:00Z">
          <w:r w:rsidR="009E736B" w:rsidDel="00C80F91">
            <w:rPr>
              <w:rFonts w:asciiTheme="minorHAnsi" w:eastAsia="Times New Roman" w:hAnsiTheme="minorHAnsi" w:cs="Courier New"/>
              <w:color w:val="222222"/>
              <w:lang w:eastAsia="es-ES"/>
            </w:rPr>
            <w:delText>ERgON</w:delText>
          </w:r>
        </w:del>
      </w:ins>
      <w:del w:id="3555" w:author="Eduardo Gonzalez" w:date="2018-07-30T10:03:00Z">
        <w:r w:rsidRPr="00A879E9" w:rsidDel="00C80F91">
          <w:rPr>
            <w:rFonts w:asciiTheme="minorHAnsi" w:eastAsia="Times New Roman" w:hAnsiTheme="minorHAnsi" w:cs="Courier New"/>
            <w:color w:val="222222"/>
            <w:lang w:eastAsia="es-ES"/>
            <w:rPrChange w:id="3556" w:author="Heleen Devos" w:date="2018-07-22T17:42:00Z">
              <w:rPr>
                <w:rFonts w:ascii="Courier New" w:eastAsia="Times New Roman" w:hAnsi="Courier New" w:cs="Courier New"/>
                <w:color w:val="222222"/>
                <w:sz w:val="20"/>
                <w:szCs w:val="20"/>
                <w:lang w:eastAsia="es-ES"/>
              </w:rPr>
            </w:rPrChange>
          </w:rPr>
          <w:delText xml:space="preserve"> incrementará la valorización y sustentabilidad en el largo plazo.</w:delText>
        </w:r>
      </w:del>
    </w:p>
    <w:p w14:paraId="6A9A2401" w14:textId="029F995E" w:rsidR="00CD3C15" w:rsidRPr="00A879E9" w:rsidDel="00C80F91" w:rsidRDefault="00CD3C1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557" w:author="Eduardo Gonzalez" w:date="2018-07-30T10:03:00Z"/>
          <w:rFonts w:asciiTheme="minorHAnsi" w:eastAsia="Times New Roman" w:hAnsiTheme="minorHAnsi" w:cs="Courier New"/>
          <w:color w:val="222222"/>
          <w:lang w:eastAsia="es-ES"/>
          <w:rPrChange w:id="3558" w:author="Heleen Devos" w:date="2018-07-22T17:42:00Z">
            <w:rPr>
              <w:del w:id="3559" w:author="Eduardo Gonzalez" w:date="2018-07-30T10:03:00Z"/>
              <w:rFonts w:ascii="Courier New" w:eastAsia="Times New Roman" w:hAnsi="Courier New" w:cs="Courier New"/>
              <w:color w:val="222222"/>
              <w:sz w:val="20"/>
              <w:szCs w:val="20"/>
              <w:lang w:eastAsia="es-ES"/>
            </w:rPr>
          </w:rPrChange>
        </w:rPr>
      </w:pPr>
    </w:p>
    <w:p w14:paraId="36642CB4" w14:textId="155EBC25" w:rsidR="00092521" w:rsidRPr="00A879E9" w:rsidDel="00C80F91" w:rsidRDefault="00092521"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560" w:author="Eduardo Gonzalez" w:date="2018-07-30T10:03:00Z"/>
          <w:rFonts w:asciiTheme="minorHAnsi" w:eastAsia="Times New Roman" w:hAnsiTheme="minorHAnsi" w:cs="Courier New"/>
          <w:color w:val="222222"/>
          <w:lang w:eastAsia="es-ES"/>
          <w:rPrChange w:id="3561" w:author="Heleen Devos" w:date="2018-07-22T17:42:00Z">
            <w:rPr>
              <w:del w:id="3562" w:author="Eduardo Gonzalez" w:date="2018-07-30T10:03:00Z"/>
              <w:rFonts w:ascii="Courier New" w:eastAsia="Times New Roman" w:hAnsi="Courier New" w:cs="Courier New"/>
              <w:color w:val="222222"/>
              <w:sz w:val="20"/>
              <w:szCs w:val="20"/>
              <w:lang w:eastAsia="es-ES"/>
            </w:rPr>
          </w:rPrChange>
        </w:rPr>
      </w:pPr>
      <w:del w:id="3563" w:author="Eduardo Gonzalez" w:date="2018-07-30T10:03:00Z">
        <w:r w:rsidRPr="00A879E9" w:rsidDel="00C80F91">
          <w:rPr>
            <w:rFonts w:asciiTheme="minorHAnsi" w:eastAsia="Times New Roman" w:hAnsiTheme="minorHAnsi" w:cs="Courier New"/>
            <w:color w:val="222222"/>
            <w:lang w:eastAsia="es-ES"/>
            <w:rPrChange w:id="3564" w:author="Heleen Devos" w:date="2018-07-22T17:42:00Z">
              <w:rPr>
                <w:rFonts w:ascii="Courier New" w:eastAsia="Times New Roman" w:hAnsi="Courier New" w:cs="Courier New"/>
                <w:color w:val="222222"/>
                <w:sz w:val="20"/>
                <w:szCs w:val="20"/>
                <w:lang w:eastAsia="es-ES"/>
              </w:rPr>
            </w:rPrChange>
          </w:rPr>
          <w:delText xml:space="preserve">Por lo menos el 30% de las utilidades serán distribuidas en una criptomoneda, </w:delText>
        </w:r>
        <w:r w:rsidR="00CD3C15" w:rsidRPr="00A879E9" w:rsidDel="00C80F91">
          <w:rPr>
            <w:rFonts w:asciiTheme="minorHAnsi" w:eastAsia="Times New Roman" w:hAnsiTheme="minorHAnsi" w:cs="Courier New"/>
            <w:color w:val="222222"/>
            <w:lang w:eastAsia="es-ES"/>
            <w:rPrChange w:id="3565" w:author="Heleen Devos" w:date="2018-07-22T17:42:00Z">
              <w:rPr>
                <w:rFonts w:ascii="Courier New" w:eastAsia="Times New Roman" w:hAnsi="Courier New" w:cs="Courier New"/>
                <w:color w:val="222222"/>
                <w:sz w:val="20"/>
                <w:szCs w:val="20"/>
                <w:lang w:eastAsia="es-ES"/>
              </w:rPr>
            </w:rPrChange>
          </w:rPr>
          <w:delText>de preferencia ETHEREUM</w:delText>
        </w:r>
        <w:r w:rsidRPr="00A879E9" w:rsidDel="00C80F91">
          <w:rPr>
            <w:rFonts w:asciiTheme="minorHAnsi" w:eastAsia="Times New Roman" w:hAnsiTheme="minorHAnsi" w:cs="Courier New"/>
            <w:color w:val="222222"/>
            <w:lang w:eastAsia="es-ES"/>
            <w:rPrChange w:id="3566" w:author="Heleen Devos" w:date="2018-07-22T17:42:00Z">
              <w:rPr>
                <w:rFonts w:ascii="Courier New" w:eastAsia="Times New Roman" w:hAnsi="Courier New" w:cs="Courier New"/>
                <w:color w:val="222222"/>
                <w:sz w:val="20"/>
                <w:szCs w:val="20"/>
                <w:lang w:eastAsia="es-ES"/>
              </w:rPr>
            </w:rPrChange>
          </w:rPr>
          <w:delText xml:space="preserve">, la principal creadora de ICOS y responsable de un entorno de crecimiento a través de contratos inteligentes y desarrolladores con multiplicidad de áreas de la sociedad. Para garantizar su éxito, esta iniciativa se implementará a partir del 2do año de funcionamiento. </w:delText>
        </w:r>
      </w:del>
    </w:p>
    <w:p w14:paraId="3C13D646" w14:textId="6E6495DB" w:rsidR="00092521" w:rsidRPr="00A879E9" w:rsidDel="00C80F91" w:rsidRDefault="00092521"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567" w:author="Eduardo Gonzalez" w:date="2018-07-30T10:03:00Z"/>
          <w:rFonts w:asciiTheme="minorHAnsi" w:hAnsiTheme="minorHAnsi"/>
          <w:rPrChange w:id="3568" w:author="Heleen Devos" w:date="2018-07-22T17:42:00Z">
            <w:rPr>
              <w:del w:id="3569" w:author="Eduardo Gonzalez" w:date="2018-07-30T10:03:00Z"/>
            </w:rPr>
          </w:rPrChange>
        </w:rPr>
      </w:pPr>
    </w:p>
    <w:p w14:paraId="60100FF2" w14:textId="23D5D82A" w:rsidR="00CD3C15" w:rsidRPr="00A879E9" w:rsidDel="00C80F91" w:rsidRDefault="00CD3C1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570" w:author="Eduardo Gonzalez" w:date="2018-07-30T10:03:00Z"/>
          <w:rFonts w:asciiTheme="minorHAnsi" w:hAnsiTheme="minorHAnsi"/>
          <w:rPrChange w:id="3571" w:author="Heleen Devos" w:date="2018-07-22T17:42:00Z">
            <w:rPr>
              <w:del w:id="3572" w:author="Eduardo Gonzalez" w:date="2018-07-30T10:03:00Z"/>
            </w:rPr>
          </w:rPrChange>
        </w:rPr>
      </w:pPr>
    </w:p>
    <w:p w14:paraId="6340B2EB" w14:textId="6FE247CB" w:rsidR="00CD3C15" w:rsidRPr="00A879E9" w:rsidDel="00C80F91" w:rsidRDefault="00CD3C1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573" w:author="Eduardo Gonzalez" w:date="2018-07-30T10:03:00Z"/>
          <w:rFonts w:asciiTheme="minorHAnsi" w:eastAsia="Times New Roman" w:hAnsiTheme="minorHAnsi" w:cs="Courier New"/>
          <w:color w:val="222222"/>
          <w:lang w:eastAsia="es-ES"/>
          <w:rPrChange w:id="3574" w:author="Heleen Devos" w:date="2018-07-22T17:42:00Z">
            <w:rPr>
              <w:del w:id="3575" w:author="Eduardo Gonzalez" w:date="2018-07-30T10:03:00Z"/>
              <w:rFonts w:ascii="Courier New" w:eastAsia="Times New Roman" w:hAnsi="Courier New" w:cs="Courier New"/>
              <w:color w:val="222222"/>
              <w:sz w:val="20"/>
              <w:szCs w:val="20"/>
              <w:lang w:eastAsia="es-ES"/>
            </w:rPr>
          </w:rPrChange>
        </w:rPr>
      </w:pPr>
      <w:del w:id="3576" w:author="Eduardo Gonzalez" w:date="2018-07-30T10:03:00Z">
        <w:r w:rsidRPr="00A879E9" w:rsidDel="00C80F91">
          <w:rPr>
            <w:rFonts w:asciiTheme="minorHAnsi" w:eastAsia="Times New Roman" w:hAnsiTheme="minorHAnsi" w:cs="Courier New"/>
            <w:color w:val="222222"/>
            <w:lang w:eastAsia="es-ES"/>
            <w:rPrChange w:id="3577" w:author="Heleen Devos" w:date="2018-07-22T17:42:00Z">
              <w:rPr>
                <w:rFonts w:ascii="Courier New" w:eastAsia="Times New Roman" w:hAnsi="Courier New" w:cs="Courier New"/>
                <w:color w:val="222222"/>
                <w:sz w:val="20"/>
                <w:szCs w:val="20"/>
                <w:lang w:eastAsia="es-ES"/>
              </w:rPr>
            </w:rPrChange>
          </w:rPr>
          <w:delText>Fondo de inversión y seguros</w:delText>
        </w:r>
      </w:del>
    </w:p>
    <w:p w14:paraId="441CD2D0" w14:textId="56E9196D" w:rsidR="00CD3C15" w:rsidRPr="00A879E9" w:rsidDel="00C80F91" w:rsidRDefault="00CD3C1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578" w:author="Eduardo Gonzalez" w:date="2018-07-30T10:03:00Z"/>
          <w:rFonts w:asciiTheme="minorHAnsi" w:eastAsia="Times New Roman" w:hAnsiTheme="minorHAnsi" w:cs="Courier New"/>
          <w:color w:val="222222"/>
          <w:lang w:eastAsia="es-ES"/>
          <w:rPrChange w:id="3579" w:author="Heleen Devos" w:date="2018-07-22T17:42:00Z">
            <w:rPr>
              <w:del w:id="3580" w:author="Eduardo Gonzalez" w:date="2018-07-30T10:03:00Z"/>
              <w:rFonts w:ascii="Courier New" w:eastAsia="Times New Roman" w:hAnsi="Courier New" w:cs="Courier New"/>
              <w:color w:val="222222"/>
              <w:sz w:val="20"/>
              <w:szCs w:val="20"/>
              <w:lang w:eastAsia="es-ES"/>
            </w:rPr>
          </w:rPrChange>
        </w:rPr>
      </w:pPr>
    </w:p>
    <w:p w14:paraId="20D04F8E" w14:textId="44C52059" w:rsidR="00CD3C15" w:rsidRPr="00A879E9" w:rsidDel="00C80F91" w:rsidRDefault="00CD3C1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581" w:author="Eduardo Gonzalez" w:date="2018-07-30T10:03:00Z"/>
          <w:rFonts w:asciiTheme="minorHAnsi" w:eastAsia="Times New Roman" w:hAnsiTheme="minorHAnsi" w:cs="Courier New"/>
          <w:color w:val="222222"/>
          <w:lang w:eastAsia="es-ES"/>
          <w:rPrChange w:id="3582" w:author="Heleen Devos" w:date="2018-07-22T17:42:00Z">
            <w:rPr>
              <w:del w:id="3583" w:author="Eduardo Gonzalez" w:date="2018-07-30T10:03:00Z"/>
              <w:rFonts w:ascii="Courier New" w:eastAsia="Times New Roman" w:hAnsi="Courier New" w:cs="Courier New"/>
              <w:color w:val="222222"/>
              <w:sz w:val="20"/>
              <w:szCs w:val="20"/>
              <w:lang w:eastAsia="es-ES"/>
            </w:rPr>
          </w:rPrChange>
        </w:rPr>
      </w:pPr>
      <w:del w:id="3584" w:author="Eduardo Gonzalez" w:date="2018-07-30T10:03:00Z">
        <w:r w:rsidRPr="00A879E9" w:rsidDel="00C80F91">
          <w:rPr>
            <w:rFonts w:asciiTheme="minorHAnsi" w:eastAsia="Times New Roman" w:hAnsiTheme="minorHAnsi" w:cs="Courier New"/>
            <w:color w:val="222222"/>
            <w:lang w:eastAsia="es-ES"/>
            <w:rPrChange w:id="3585" w:author="Heleen Devos" w:date="2018-07-22T17:42:00Z">
              <w:rPr>
                <w:rFonts w:ascii="Courier New" w:eastAsia="Times New Roman" w:hAnsi="Courier New" w:cs="Courier New"/>
                <w:color w:val="222222"/>
                <w:sz w:val="20"/>
                <w:szCs w:val="20"/>
                <w:lang w:eastAsia="es-ES"/>
              </w:rPr>
            </w:rPrChange>
          </w:rPr>
          <w:delText xml:space="preserve">A partir del desarrollo y avance en las operaciones del Exchange con motivo de mantener una gobernanza descentralizada, un sistema armónico de participación y canal de inversión solventado por la comunidad se contribuirá con el 10% de las utilidades producidas por el Exchange. </w:delText>
        </w:r>
      </w:del>
    </w:p>
    <w:p w14:paraId="7288B3D4" w14:textId="5976C8E7" w:rsidR="00CD3C15" w:rsidRPr="00A879E9" w:rsidDel="00C80F91" w:rsidRDefault="00CD3C1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586" w:author="Eduardo Gonzalez" w:date="2018-07-30T10:03:00Z"/>
          <w:rFonts w:asciiTheme="minorHAnsi" w:eastAsia="Times New Roman" w:hAnsiTheme="minorHAnsi" w:cs="Courier New"/>
          <w:color w:val="222222"/>
          <w:lang w:eastAsia="es-ES"/>
          <w:rPrChange w:id="3587" w:author="Heleen Devos" w:date="2018-07-22T17:42:00Z">
            <w:rPr>
              <w:del w:id="3588" w:author="Eduardo Gonzalez" w:date="2018-07-30T10:03:00Z"/>
              <w:rFonts w:ascii="Courier New" w:eastAsia="Times New Roman" w:hAnsi="Courier New" w:cs="Courier New"/>
              <w:color w:val="222222"/>
              <w:sz w:val="20"/>
              <w:szCs w:val="20"/>
              <w:lang w:eastAsia="es-ES"/>
            </w:rPr>
          </w:rPrChange>
        </w:rPr>
      </w:pPr>
    </w:p>
    <w:p w14:paraId="0167C388" w14:textId="2FF45C07" w:rsidR="00CD3C15" w:rsidRPr="00A879E9" w:rsidDel="00C80F91" w:rsidRDefault="00CD3C1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589" w:author="Eduardo Gonzalez" w:date="2018-07-30T10:03:00Z"/>
          <w:rFonts w:asciiTheme="minorHAnsi" w:eastAsia="Times New Roman" w:hAnsiTheme="minorHAnsi" w:cs="Courier New"/>
          <w:color w:val="222222"/>
          <w:lang w:eastAsia="es-ES"/>
          <w:rPrChange w:id="3590" w:author="Heleen Devos" w:date="2018-07-22T17:42:00Z">
            <w:rPr>
              <w:del w:id="3591" w:author="Eduardo Gonzalez" w:date="2018-07-30T10:03:00Z"/>
              <w:rFonts w:ascii="Courier New" w:eastAsia="Times New Roman" w:hAnsi="Courier New" w:cs="Courier New"/>
              <w:color w:val="222222"/>
              <w:sz w:val="20"/>
              <w:szCs w:val="20"/>
              <w:lang w:eastAsia="es-ES"/>
            </w:rPr>
          </w:rPrChange>
        </w:rPr>
      </w:pPr>
      <w:del w:id="3592" w:author="Eduardo Gonzalez" w:date="2018-07-30T10:03:00Z">
        <w:r w:rsidRPr="00A879E9" w:rsidDel="00C80F91">
          <w:rPr>
            <w:rFonts w:asciiTheme="minorHAnsi" w:eastAsia="Times New Roman" w:hAnsiTheme="minorHAnsi" w:cs="Courier New"/>
            <w:color w:val="222222"/>
            <w:lang w:eastAsia="es-ES"/>
            <w:rPrChange w:id="3593" w:author="Heleen Devos" w:date="2018-07-22T17:42:00Z">
              <w:rPr>
                <w:rFonts w:ascii="Courier New" w:eastAsia="Times New Roman" w:hAnsi="Courier New" w:cs="Courier New"/>
                <w:color w:val="222222"/>
                <w:sz w:val="20"/>
                <w:szCs w:val="20"/>
                <w:lang w:eastAsia="es-ES"/>
              </w:rPr>
            </w:rPrChange>
          </w:rPr>
          <w:delText>De esta manera este fondo actuará como inversión y a la vez un seguro en casos de incumplimiento de impagos en lo que respecta a la plataforma de Crowdfunding, protegiendo al inversor de sucesos fuera de lo proyectado.</w:delText>
        </w:r>
      </w:del>
    </w:p>
    <w:p w14:paraId="04C4E119" w14:textId="4C7B48CA" w:rsidR="00CD3C15" w:rsidRPr="00A879E9" w:rsidDel="00C80F91" w:rsidRDefault="00CD3C1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594" w:author="Eduardo Gonzalez" w:date="2018-07-30T10:03:00Z"/>
          <w:rFonts w:asciiTheme="minorHAnsi" w:eastAsia="Times New Roman" w:hAnsiTheme="minorHAnsi" w:cs="Courier New"/>
          <w:color w:val="222222"/>
          <w:lang w:eastAsia="es-ES"/>
          <w:rPrChange w:id="3595" w:author="Heleen Devos" w:date="2018-07-22T17:42:00Z">
            <w:rPr>
              <w:del w:id="3596" w:author="Eduardo Gonzalez" w:date="2018-07-30T10:03:00Z"/>
              <w:rFonts w:ascii="Courier New" w:eastAsia="Times New Roman" w:hAnsi="Courier New" w:cs="Courier New"/>
              <w:color w:val="222222"/>
              <w:sz w:val="20"/>
              <w:szCs w:val="20"/>
              <w:lang w:eastAsia="es-ES"/>
            </w:rPr>
          </w:rPrChange>
        </w:rPr>
      </w:pPr>
    </w:p>
    <w:p w14:paraId="0FFC2167" w14:textId="30A45BD4" w:rsidR="002B414C" w:rsidRPr="00A879E9" w:rsidDel="00C80F91" w:rsidRDefault="002B4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597" w:author="Eduardo Gonzalez" w:date="2018-07-30T10:03:00Z"/>
          <w:rFonts w:asciiTheme="minorHAnsi" w:eastAsia="Times New Roman" w:hAnsiTheme="minorHAnsi" w:cs="Courier New"/>
          <w:color w:val="222222"/>
          <w:lang w:eastAsia="es-ES"/>
          <w:rPrChange w:id="3598" w:author="Heleen Devos" w:date="2018-07-22T17:42:00Z">
            <w:rPr>
              <w:del w:id="3599" w:author="Eduardo Gonzalez" w:date="2018-07-30T10:03:00Z"/>
              <w:rFonts w:ascii="Courier New" w:eastAsia="Times New Roman" w:hAnsi="Courier New" w:cs="Courier New"/>
              <w:color w:val="222222"/>
              <w:sz w:val="20"/>
              <w:szCs w:val="20"/>
              <w:lang w:eastAsia="es-ES"/>
            </w:rPr>
          </w:rPrChange>
        </w:rPr>
        <w:pPrChange w:id="3600" w:author="Heleen Devos" w:date="2018-07-22T19:00:00Z">
          <w:pPr>
            <w:autoSpaceDE w:val="0"/>
            <w:autoSpaceDN w:val="0"/>
            <w:adjustRightInd w:val="0"/>
            <w:spacing w:after="0" w:line="360" w:lineRule="auto"/>
            <w:jc w:val="both"/>
          </w:pPr>
        </w:pPrChange>
      </w:pPr>
    </w:p>
    <w:p w14:paraId="569A168F" w14:textId="2C63A3D1" w:rsidR="002B414C" w:rsidRPr="00A879E9" w:rsidDel="00C80F91" w:rsidRDefault="002B414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601" w:author="Eduardo Gonzalez" w:date="2018-07-30T10:03:00Z"/>
          <w:rFonts w:asciiTheme="minorHAnsi" w:eastAsia="Times New Roman" w:hAnsiTheme="minorHAnsi" w:cs="Courier New"/>
          <w:color w:val="222222"/>
          <w:lang w:eastAsia="es-ES"/>
          <w:rPrChange w:id="3602" w:author="Heleen Devos" w:date="2018-07-22T17:42:00Z">
            <w:rPr>
              <w:del w:id="3603" w:author="Eduardo Gonzalez" w:date="2018-07-30T10:03:00Z"/>
              <w:rFonts w:ascii="Courier New" w:eastAsia="Times New Roman" w:hAnsi="Courier New" w:cs="Courier New"/>
              <w:color w:val="222222"/>
              <w:sz w:val="20"/>
              <w:szCs w:val="20"/>
              <w:lang w:eastAsia="es-ES"/>
            </w:rPr>
          </w:rPrChange>
        </w:rPr>
      </w:pPr>
    </w:p>
    <w:p w14:paraId="706057F9" w14:textId="05904D90" w:rsidR="002B414C" w:rsidRPr="00A879E9" w:rsidDel="00C80F91" w:rsidRDefault="002B414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604" w:author="Eduardo Gonzalez" w:date="2018-07-30T10:03:00Z"/>
          <w:rFonts w:asciiTheme="minorHAnsi" w:eastAsia="Times New Roman" w:hAnsiTheme="minorHAnsi" w:cs="Courier New"/>
          <w:color w:val="222222"/>
          <w:lang w:eastAsia="es-ES"/>
          <w:rPrChange w:id="3605" w:author="Heleen Devos" w:date="2018-07-22T17:42:00Z">
            <w:rPr>
              <w:del w:id="3606" w:author="Eduardo Gonzalez" w:date="2018-07-30T10:03:00Z"/>
              <w:rFonts w:ascii="Courier New" w:eastAsia="Times New Roman" w:hAnsi="Courier New" w:cs="Courier New"/>
              <w:color w:val="222222"/>
              <w:sz w:val="20"/>
              <w:szCs w:val="20"/>
              <w:lang w:eastAsia="es-ES"/>
            </w:rPr>
          </w:rPrChange>
        </w:rPr>
      </w:pPr>
    </w:p>
    <w:p w14:paraId="3B1BF0AE" w14:textId="0BFC4F7A" w:rsidR="002B414C" w:rsidRPr="00A879E9" w:rsidDel="00C80F91" w:rsidRDefault="002B414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607" w:author="Eduardo Gonzalez" w:date="2018-07-30T10:03:00Z"/>
          <w:rFonts w:asciiTheme="minorHAnsi" w:eastAsia="Times New Roman" w:hAnsiTheme="minorHAnsi" w:cs="Courier New"/>
          <w:color w:val="222222"/>
          <w:lang w:eastAsia="es-ES"/>
          <w:rPrChange w:id="3608" w:author="Heleen Devos" w:date="2018-07-22T17:42:00Z">
            <w:rPr>
              <w:del w:id="3609" w:author="Eduardo Gonzalez" w:date="2018-07-30T10:03:00Z"/>
              <w:rFonts w:ascii="Courier New" w:eastAsia="Times New Roman" w:hAnsi="Courier New" w:cs="Courier New"/>
              <w:color w:val="222222"/>
              <w:sz w:val="20"/>
              <w:szCs w:val="20"/>
              <w:lang w:eastAsia="es-ES"/>
            </w:rPr>
          </w:rPrChange>
        </w:rPr>
      </w:pPr>
    </w:p>
    <w:p w14:paraId="39ED1B8D" w14:textId="6981BDB4" w:rsidR="002B414C" w:rsidRPr="00A879E9" w:rsidDel="00C80F91" w:rsidRDefault="002B414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610" w:author="Eduardo Gonzalez" w:date="2018-07-30T10:03:00Z"/>
          <w:rFonts w:asciiTheme="minorHAnsi" w:eastAsia="Times New Roman" w:hAnsiTheme="minorHAnsi" w:cs="Courier New"/>
          <w:color w:val="222222"/>
          <w:lang w:eastAsia="es-ES"/>
          <w:rPrChange w:id="3611" w:author="Heleen Devos" w:date="2018-07-22T17:42:00Z">
            <w:rPr>
              <w:del w:id="3612" w:author="Eduardo Gonzalez" w:date="2018-07-30T10:03:00Z"/>
              <w:rFonts w:ascii="Courier New" w:eastAsia="Times New Roman" w:hAnsi="Courier New" w:cs="Courier New"/>
              <w:color w:val="222222"/>
              <w:sz w:val="20"/>
              <w:szCs w:val="20"/>
              <w:lang w:eastAsia="es-ES"/>
            </w:rPr>
          </w:rPrChange>
        </w:rPr>
      </w:pPr>
    </w:p>
    <w:p w14:paraId="5846CFFB" w14:textId="3157A00C" w:rsidR="002B414C" w:rsidRPr="00A879E9" w:rsidDel="00C80F91" w:rsidRDefault="002B414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613" w:author="Eduardo Gonzalez" w:date="2018-07-30T10:03:00Z"/>
          <w:rFonts w:asciiTheme="minorHAnsi" w:eastAsia="Times New Roman" w:hAnsiTheme="minorHAnsi" w:cs="Courier New"/>
          <w:color w:val="222222"/>
          <w:lang w:eastAsia="es-ES"/>
          <w:rPrChange w:id="3614" w:author="Heleen Devos" w:date="2018-07-22T17:42:00Z">
            <w:rPr>
              <w:del w:id="3615" w:author="Eduardo Gonzalez" w:date="2018-07-30T10:03:00Z"/>
              <w:rFonts w:ascii="Courier New" w:eastAsia="Times New Roman" w:hAnsi="Courier New" w:cs="Courier New"/>
              <w:color w:val="222222"/>
              <w:sz w:val="20"/>
              <w:szCs w:val="20"/>
              <w:lang w:eastAsia="es-ES"/>
            </w:rPr>
          </w:rPrChange>
        </w:rPr>
      </w:pPr>
    </w:p>
    <w:p w14:paraId="2FA5AF45" w14:textId="71B6C3B5" w:rsidR="00CD3C15" w:rsidRPr="00A879E9" w:rsidDel="00C80F91" w:rsidRDefault="00CD3C1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616" w:author="Eduardo Gonzalez" w:date="2018-07-30T10:03:00Z"/>
          <w:rFonts w:asciiTheme="minorHAnsi" w:eastAsia="Times New Roman" w:hAnsiTheme="minorHAnsi" w:cs="Courier New"/>
          <w:color w:val="222222"/>
          <w:lang w:eastAsia="es-ES"/>
          <w:rPrChange w:id="3617" w:author="Heleen Devos" w:date="2018-07-22T17:42:00Z">
            <w:rPr>
              <w:del w:id="3618" w:author="Eduardo Gonzalez" w:date="2018-07-30T10:03:00Z"/>
              <w:rFonts w:ascii="Courier New" w:eastAsia="Times New Roman" w:hAnsi="Courier New" w:cs="Courier New"/>
              <w:color w:val="222222"/>
              <w:sz w:val="20"/>
              <w:szCs w:val="20"/>
              <w:lang w:eastAsia="es-ES"/>
            </w:rPr>
          </w:rPrChange>
        </w:rPr>
      </w:pPr>
      <w:del w:id="3619" w:author="Eduardo Gonzalez" w:date="2018-07-30T10:03:00Z">
        <w:r w:rsidRPr="00A879E9" w:rsidDel="00C80F91">
          <w:rPr>
            <w:rFonts w:asciiTheme="minorHAnsi" w:eastAsia="Times New Roman" w:hAnsiTheme="minorHAnsi" w:cs="Courier New"/>
            <w:color w:val="222222"/>
            <w:lang w:eastAsia="es-ES"/>
            <w:rPrChange w:id="3620" w:author="Heleen Devos" w:date="2018-07-22T17:42:00Z">
              <w:rPr>
                <w:rFonts w:ascii="Courier New" w:eastAsia="Times New Roman" w:hAnsi="Courier New" w:cs="Courier New"/>
                <w:color w:val="222222"/>
                <w:sz w:val="20"/>
                <w:szCs w:val="20"/>
                <w:lang w:eastAsia="es-ES"/>
              </w:rPr>
            </w:rPrChange>
          </w:rPr>
          <w:delText>Las condiciones de la operación y los detalles estarán resguardado en la Blockchain a través de un contrato inteligente, el accionar de este contrato estará sujeto a votación por parte de la comunidad tenedora de TOKEN ERGON</w:delText>
        </w:r>
      </w:del>
      <w:ins w:id="3621" w:author="Heleen Devos" w:date="2018-07-22T18:01:00Z">
        <w:del w:id="3622" w:author="Eduardo Gonzalez" w:date="2018-07-30T10:03:00Z">
          <w:r w:rsidR="009E736B" w:rsidDel="00C80F91">
            <w:rPr>
              <w:rFonts w:asciiTheme="minorHAnsi" w:eastAsia="Times New Roman" w:hAnsiTheme="minorHAnsi" w:cs="Courier New"/>
              <w:color w:val="222222"/>
              <w:lang w:eastAsia="es-ES"/>
            </w:rPr>
            <w:delText>ERgON</w:delText>
          </w:r>
        </w:del>
      </w:ins>
      <w:del w:id="3623" w:author="Eduardo Gonzalez" w:date="2018-07-30T10:03:00Z">
        <w:r w:rsidRPr="00A879E9" w:rsidDel="00C80F91">
          <w:rPr>
            <w:rFonts w:asciiTheme="minorHAnsi" w:eastAsia="Times New Roman" w:hAnsiTheme="minorHAnsi" w:cs="Courier New"/>
            <w:color w:val="222222"/>
            <w:lang w:eastAsia="es-ES"/>
            <w:rPrChange w:id="3624" w:author="Heleen Devos" w:date="2018-07-22T17:42:00Z">
              <w:rPr>
                <w:rFonts w:ascii="Courier New" w:eastAsia="Times New Roman" w:hAnsi="Courier New" w:cs="Courier New"/>
                <w:color w:val="222222"/>
                <w:sz w:val="20"/>
                <w:szCs w:val="20"/>
                <w:lang w:eastAsia="es-ES"/>
              </w:rPr>
            </w:rPrChange>
          </w:rPr>
          <w:delText xml:space="preserve">. Igualmente esto comenzara a operar a partir del 2do año de puesta en operación la plataforma de intercambio a fin de asegurar el funcionamiento y estabilidad del servicio en el inicio. </w:delText>
        </w:r>
      </w:del>
    </w:p>
    <w:p w14:paraId="0241B0CE" w14:textId="0B7EDE62" w:rsidR="00CD3C15" w:rsidRPr="00A879E9" w:rsidDel="00C80F91" w:rsidRDefault="00CD3C1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625" w:author="Eduardo Gonzalez" w:date="2018-07-30T10:03:00Z"/>
          <w:rFonts w:asciiTheme="minorHAnsi" w:eastAsia="Times New Roman" w:hAnsiTheme="minorHAnsi" w:cs="Courier New"/>
          <w:color w:val="222222"/>
          <w:lang w:eastAsia="es-ES"/>
          <w:rPrChange w:id="3626" w:author="Heleen Devos" w:date="2018-07-22T17:42:00Z">
            <w:rPr>
              <w:del w:id="3627" w:author="Eduardo Gonzalez" w:date="2018-07-30T10:03:00Z"/>
              <w:rFonts w:ascii="Courier New" w:eastAsia="Times New Roman" w:hAnsi="Courier New" w:cs="Courier New"/>
              <w:color w:val="222222"/>
              <w:sz w:val="20"/>
              <w:szCs w:val="20"/>
              <w:lang w:eastAsia="es-ES"/>
            </w:rPr>
          </w:rPrChange>
        </w:rPr>
      </w:pPr>
    </w:p>
    <w:p w14:paraId="2D286DEF" w14:textId="1D26112C" w:rsidR="002B414C" w:rsidRPr="00A879E9" w:rsidDel="00C80F91" w:rsidRDefault="002B414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628" w:author="Eduardo Gonzalez" w:date="2018-07-30T10:03:00Z"/>
          <w:rFonts w:asciiTheme="minorHAnsi" w:eastAsia="Times New Roman" w:hAnsiTheme="minorHAnsi" w:cs="Courier New"/>
          <w:color w:val="222222"/>
          <w:lang w:eastAsia="es-ES"/>
          <w:rPrChange w:id="3629" w:author="Heleen Devos" w:date="2018-07-22T17:42:00Z">
            <w:rPr>
              <w:del w:id="3630" w:author="Eduardo Gonzalez" w:date="2018-07-30T10:03:00Z"/>
              <w:rFonts w:ascii="Courier New" w:eastAsia="Times New Roman" w:hAnsi="Courier New" w:cs="Courier New"/>
              <w:color w:val="222222"/>
              <w:sz w:val="20"/>
              <w:szCs w:val="20"/>
              <w:lang w:eastAsia="es-ES"/>
            </w:rPr>
          </w:rPrChange>
        </w:rPr>
      </w:pPr>
    </w:p>
    <w:p w14:paraId="030E2BEB" w14:textId="7D061DC4" w:rsidR="002B414C" w:rsidRPr="00A879E9" w:rsidDel="00C80F91" w:rsidRDefault="002B414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631" w:author="Eduardo Gonzalez" w:date="2018-07-30T10:03:00Z"/>
          <w:rFonts w:asciiTheme="minorHAnsi" w:eastAsia="Times New Roman" w:hAnsiTheme="minorHAnsi" w:cs="Courier New"/>
          <w:color w:val="222222"/>
          <w:lang w:eastAsia="es-ES"/>
          <w:rPrChange w:id="3632" w:author="Heleen Devos" w:date="2018-07-22T17:42:00Z">
            <w:rPr>
              <w:del w:id="3633" w:author="Eduardo Gonzalez" w:date="2018-07-30T10:03:00Z"/>
              <w:rFonts w:ascii="Courier New" w:eastAsia="Times New Roman" w:hAnsi="Courier New" w:cs="Courier New"/>
              <w:color w:val="222222"/>
              <w:sz w:val="20"/>
              <w:szCs w:val="20"/>
              <w:lang w:eastAsia="es-ES"/>
            </w:rPr>
          </w:rPrChange>
        </w:rPr>
      </w:pPr>
      <w:del w:id="3634" w:author="Eduardo Gonzalez" w:date="2018-07-30T10:03:00Z">
        <w:r w:rsidRPr="00A879E9" w:rsidDel="00C80F91">
          <w:rPr>
            <w:rFonts w:asciiTheme="minorHAnsi" w:eastAsia="Times New Roman" w:hAnsiTheme="minorHAnsi" w:cs="Courier New"/>
            <w:color w:val="222222"/>
            <w:lang w:eastAsia="es-ES"/>
            <w:rPrChange w:id="3635" w:author="Heleen Devos" w:date="2018-07-22T17:42:00Z">
              <w:rPr>
                <w:rFonts w:ascii="Courier New" w:eastAsia="Times New Roman" w:hAnsi="Courier New" w:cs="Courier New"/>
                <w:color w:val="222222"/>
                <w:sz w:val="20"/>
                <w:szCs w:val="20"/>
                <w:lang w:eastAsia="es-ES"/>
              </w:rPr>
            </w:rPrChange>
          </w:rPr>
          <w:delText>Operabilidad del Exchange</w:delText>
        </w:r>
      </w:del>
    </w:p>
    <w:p w14:paraId="51B7826E" w14:textId="6EB0DEE3" w:rsidR="002B414C" w:rsidRPr="00277EAA" w:rsidDel="00C80F91" w:rsidRDefault="002B4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636" w:author="Eduardo Gonzalez" w:date="2018-07-30T10:03:00Z"/>
          <w:rFonts w:asciiTheme="minorHAnsi" w:eastAsia="Times New Roman" w:hAnsiTheme="minorHAnsi" w:cs="Courier New"/>
          <w:color w:val="222222"/>
          <w:lang w:eastAsia="es-ES"/>
          <w:rPrChange w:id="3637" w:author="Heleen Devos" w:date="2018-07-22T19:01:00Z">
            <w:rPr>
              <w:del w:id="3638" w:author="Eduardo Gonzalez" w:date="2018-07-30T10:03:00Z"/>
              <w:rFonts w:ascii="Courier New" w:eastAsia="Times New Roman" w:hAnsi="Courier New" w:cs="Courier New"/>
              <w:color w:val="222222"/>
              <w:sz w:val="20"/>
              <w:szCs w:val="20"/>
              <w:lang w:eastAsia="es-ES"/>
            </w:rPr>
          </w:rPrChange>
        </w:rPr>
        <w:pPrChange w:id="3639" w:author="Heleen Devos" w:date="2018-07-22T19:01:00Z">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pPr>
        </w:pPrChange>
      </w:pPr>
    </w:p>
    <w:p w14:paraId="08138850" w14:textId="12639FE1" w:rsidR="00CD3C15" w:rsidRPr="00A879E9" w:rsidDel="00C80F91" w:rsidRDefault="00CD3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640" w:author="Eduardo Gonzalez" w:date="2018-07-30T10:03:00Z"/>
          <w:lang w:eastAsia="es-ES"/>
          <w:rPrChange w:id="3641" w:author="Heleen Devos" w:date="2018-07-22T17:42:00Z">
            <w:rPr>
              <w:del w:id="3642" w:author="Eduardo Gonzalez" w:date="2018-07-30T10:03:00Z"/>
              <w:rFonts w:ascii="Courier New" w:eastAsia="Times New Roman" w:hAnsi="Courier New" w:cs="Courier New"/>
              <w:color w:val="222222"/>
              <w:sz w:val="20"/>
              <w:szCs w:val="20"/>
              <w:lang w:eastAsia="es-ES"/>
            </w:rPr>
          </w:rPrChange>
        </w:rPr>
      </w:pPr>
    </w:p>
    <w:p w14:paraId="70612114" w14:textId="7CAD7096" w:rsidR="002B414C" w:rsidRPr="00A879E9" w:rsidDel="00C80F91" w:rsidRDefault="00CD3C1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643" w:author="Eduardo Gonzalez" w:date="2018-07-30T10:03:00Z"/>
          <w:rFonts w:asciiTheme="minorHAnsi" w:eastAsia="Times New Roman" w:hAnsiTheme="minorHAnsi" w:cs="Courier New"/>
          <w:color w:val="222222"/>
          <w:lang w:eastAsia="es-ES"/>
          <w:rPrChange w:id="3644" w:author="Heleen Devos" w:date="2018-07-22T17:42:00Z">
            <w:rPr>
              <w:del w:id="3645" w:author="Eduardo Gonzalez" w:date="2018-07-30T10:03:00Z"/>
              <w:rFonts w:ascii="Courier New" w:eastAsia="Times New Roman" w:hAnsi="Courier New" w:cs="Courier New"/>
              <w:color w:val="222222"/>
              <w:sz w:val="20"/>
              <w:szCs w:val="20"/>
              <w:lang w:eastAsia="es-ES"/>
            </w:rPr>
          </w:rPrChange>
        </w:rPr>
      </w:pPr>
      <w:del w:id="3646" w:author="Eduardo Gonzalez" w:date="2018-07-30T10:03:00Z">
        <w:r w:rsidRPr="00A879E9" w:rsidDel="00C80F91">
          <w:rPr>
            <w:rFonts w:asciiTheme="minorHAnsi" w:eastAsia="Times New Roman" w:hAnsiTheme="minorHAnsi" w:cs="Courier New"/>
            <w:color w:val="222222"/>
            <w:lang w:eastAsia="es-ES"/>
            <w:rPrChange w:id="3647" w:author="Heleen Devos" w:date="2018-07-22T17:42:00Z">
              <w:rPr>
                <w:rFonts w:ascii="Courier New" w:eastAsia="Times New Roman" w:hAnsi="Courier New" w:cs="Courier New"/>
                <w:color w:val="222222"/>
                <w:sz w:val="20"/>
                <w:szCs w:val="20"/>
                <w:lang w:eastAsia="es-ES"/>
              </w:rPr>
            </w:rPrChange>
          </w:rPr>
          <w:delText xml:space="preserve">Este </w:delText>
        </w:r>
      </w:del>
      <w:ins w:id="3648" w:author="Heleen Devos" w:date="2018-07-22T19:01:00Z">
        <w:del w:id="3649" w:author="Eduardo Gonzalez" w:date="2018-07-30T10:03:00Z">
          <w:r w:rsidR="00277EAA" w:rsidDel="00C80F91">
            <w:rPr>
              <w:rFonts w:asciiTheme="minorHAnsi" w:eastAsia="Times New Roman" w:hAnsiTheme="minorHAnsi" w:cs="Courier New"/>
              <w:color w:val="222222"/>
              <w:lang w:eastAsia="es-ES"/>
            </w:rPr>
            <w:delText>El Exchange</w:delText>
          </w:r>
          <w:r w:rsidR="00277EAA" w:rsidRPr="00A879E9" w:rsidDel="00C80F91">
            <w:rPr>
              <w:rFonts w:asciiTheme="minorHAnsi" w:eastAsia="Times New Roman" w:hAnsiTheme="minorHAnsi" w:cs="Courier New"/>
              <w:color w:val="222222"/>
              <w:lang w:eastAsia="es-ES"/>
              <w:rPrChange w:id="3650" w:author="Heleen Devos" w:date="2018-07-22T17:42:00Z">
                <w:rPr>
                  <w:rFonts w:ascii="Courier New" w:eastAsia="Times New Roman" w:hAnsi="Courier New" w:cs="Courier New"/>
                  <w:color w:val="222222"/>
                  <w:sz w:val="20"/>
                  <w:szCs w:val="20"/>
                  <w:lang w:eastAsia="es-ES"/>
                </w:rPr>
              </w:rPrChange>
            </w:rPr>
            <w:delText xml:space="preserve"> </w:delText>
          </w:r>
        </w:del>
      </w:ins>
      <w:del w:id="3651" w:author="Eduardo Gonzalez" w:date="2018-07-30T10:03:00Z">
        <w:r w:rsidRPr="00A879E9" w:rsidDel="00C80F91">
          <w:rPr>
            <w:rFonts w:asciiTheme="minorHAnsi" w:eastAsia="Times New Roman" w:hAnsiTheme="minorHAnsi" w:cs="Courier New"/>
            <w:color w:val="222222"/>
            <w:lang w:eastAsia="es-ES"/>
            <w:rPrChange w:id="3652" w:author="Heleen Devos" w:date="2018-07-22T17:42:00Z">
              <w:rPr>
                <w:rFonts w:ascii="Courier New" w:eastAsia="Times New Roman" w:hAnsi="Courier New" w:cs="Courier New"/>
                <w:color w:val="222222"/>
                <w:sz w:val="20"/>
                <w:szCs w:val="20"/>
                <w:lang w:eastAsia="es-ES"/>
              </w:rPr>
            </w:rPrChange>
          </w:rPr>
          <w:delText>operará co</w:delText>
        </w:r>
        <w:r w:rsidR="00F170FF" w:rsidRPr="00A879E9" w:rsidDel="00C80F91">
          <w:rPr>
            <w:rFonts w:asciiTheme="minorHAnsi" w:eastAsia="Times New Roman" w:hAnsiTheme="minorHAnsi" w:cs="Courier New"/>
            <w:color w:val="222222"/>
            <w:lang w:eastAsia="es-ES"/>
            <w:rPrChange w:id="3653" w:author="Heleen Devos" w:date="2018-07-22T17:42:00Z">
              <w:rPr>
                <w:rFonts w:ascii="Courier New" w:eastAsia="Times New Roman" w:hAnsi="Courier New" w:cs="Courier New"/>
                <w:color w:val="222222"/>
                <w:sz w:val="20"/>
                <w:szCs w:val="20"/>
                <w:lang w:eastAsia="es-ES"/>
              </w:rPr>
            </w:rPrChange>
          </w:rPr>
          <w:delText>n el Token ERGON</w:delText>
        </w:r>
      </w:del>
      <w:ins w:id="3654" w:author="Heleen Devos" w:date="2018-07-22T18:01:00Z">
        <w:del w:id="3655" w:author="Eduardo Gonzalez" w:date="2018-07-30T10:03:00Z">
          <w:r w:rsidR="009E736B" w:rsidDel="00C80F91">
            <w:rPr>
              <w:rFonts w:asciiTheme="minorHAnsi" w:eastAsia="Times New Roman" w:hAnsiTheme="minorHAnsi" w:cs="Courier New"/>
              <w:color w:val="222222"/>
              <w:lang w:eastAsia="es-ES"/>
            </w:rPr>
            <w:delText>ERgON</w:delText>
          </w:r>
        </w:del>
      </w:ins>
      <w:del w:id="3656" w:author="Eduardo Gonzalez" w:date="2018-07-30T10:03:00Z">
        <w:r w:rsidR="00F170FF" w:rsidRPr="00A879E9" w:rsidDel="00C80F91">
          <w:rPr>
            <w:rFonts w:asciiTheme="minorHAnsi" w:eastAsia="Times New Roman" w:hAnsiTheme="minorHAnsi" w:cs="Courier New"/>
            <w:color w:val="222222"/>
            <w:lang w:eastAsia="es-ES"/>
            <w:rPrChange w:id="3657" w:author="Heleen Devos" w:date="2018-07-22T17:42:00Z">
              <w:rPr>
                <w:rFonts w:ascii="Courier New" w:eastAsia="Times New Roman" w:hAnsi="Courier New" w:cs="Courier New"/>
                <w:color w:val="222222"/>
                <w:sz w:val="20"/>
                <w:szCs w:val="20"/>
                <w:lang w:eastAsia="es-ES"/>
              </w:rPr>
            </w:rPrChange>
          </w:rPr>
          <w:delText xml:space="preserve"> como principal, posteriormente añadiremos criptomonedas con mayor presencia en los mercados internacionales</w:delText>
        </w:r>
        <w:r w:rsidR="002B414C" w:rsidRPr="00A879E9" w:rsidDel="00C80F91">
          <w:rPr>
            <w:rFonts w:asciiTheme="minorHAnsi" w:eastAsia="Times New Roman" w:hAnsiTheme="minorHAnsi" w:cs="Courier New"/>
            <w:color w:val="222222"/>
            <w:lang w:eastAsia="es-ES"/>
            <w:rPrChange w:id="3658" w:author="Heleen Devos" w:date="2018-07-22T17:42:00Z">
              <w:rPr>
                <w:rFonts w:ascii="Courier New" w:eastAsia="Times New Roman" w:hAnsi="Courier New" w:cs="Courier New"/>
                <w:color w:val="222222"/>
                <w:sz w:val="20"/>
                <w:szCs w:val="20"/>
                <w:lang w:eastAsia="es-ES"/>
              </w:rPr>
            </w:rPrChange>
          </w:rPr>
          <w:delText xml:space="preserve"> (ETH/BTC/LTC/EOS/XRP/STE/ADA)</w:delText>
        </w:r>
        <w:r w:rsidR="00F170FF" w:rsidRPr="00A879E9" w:rsidDel="00C80F91">
          <w:rPr>
            <w:rFonts w:asciiTheme="minorHAnsi" w:eastAsia="Times New Roman" w:hAnsiTheme="minorHAnsi" w:cs="Courier New"/>
            <w:color w:val="222222"/>
            <w:lang w:eastAsia="es-ES"/>
            <w:rPrChange w:id="3659" w:author="Heleen Devos" w:date="2018-07-22T17:42:00Z">
              <w:rPr>
                <w:rFonts w:ascii="Courier New" w:eastAsia="Times New Roman" w:hAnsi="Courier New" w:cs="Courier New"/>
                <w:color w:val="222222"/>
                <w:sz w:val="20"/>
                <w:szCs w:val="20"/>
                <w:lang w:eastAsia="es-ES"/>
              </w:rPr>
            </w:rPrChange>
          </w:rPr>
          <w:delText xml:space="preserve">. </w:delText>
        </w:r>
      </w:del>
    </w:p>
    <w:p w14:paraId="593EE90F" w14:textId="24C528AC" w:rsidR="002B414C" w:rsidRPr="00A879E9" w:rsidDel="00C80F91" w:rsidRDefault="002B414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660" w:author="Eduardo Gonzalez" w:date="2018-07-30T10:03:00Z"/>
          <w:rFonts w:asciiTheme="minorHAnsi" w:eastAsia="Times New Roman" w:hAnsiTheme="minorHAnsi" w:cs="Courier New"/>
          <w:color w:val="222222"/>
          <w:lang w:eastAsia="es-ES"/>
          <w:rPrChange w:id="3661" w:author="Heleen Devos" w:date="2018-07-22T17:42:00Z">
            <w:rPr>
              <w:del w:id="3662" w:author="Eduardo Gonzalez" w:date="2018-07-30T10:03:00Z"/>
              <w:rFonts w:ascii="Courier New" w:eastAsia="Times New Roman" w:hAnsi="Courier New" w:cs="Courier New"/>
              <w:color w:val="222222"/>
              <w:sz w:val="20"/>
              <w:szCs w:val="20"/>
              <w:lang w:eastAsia="es-ES"/>
            </w:rPr>
          </w:rPrChange>
        </w:rPr>
      </w:pPr>
    </w:p>
    <w:p w14:paraId="5D7FDAC2" w14:textId="470BAB9A" w:rsidR="00CD3C15" w:rsidRPr="00A879E9" w:rsidDel="00C80F91" w:rsidRDefault="00F170FF"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663" w:author="Eduardo Gonzalez" w:date="2018-07-30T10:03:00Z"/>
          <w:rFonts w:asciiTheme="minorHAnsi" w:eastAsia="Times New Roman" w:hAnsiTheme="minorHAnsi" w:cs="Courier New"/>
          <w:color w:val="222222"/>
          <w:lang w:eastAsia="es-ES"/>
          <w:rPrChange w:id="3664" w:author="Heleen Devos" w:date="2018-07-22T17:42:00Z">
            <w:rPr>
              <w:del w:id="3665" w:author="Eduardo Gonzalez" w:date="2018-07-30T10:03:00Z"/>
              <w:rFonts w:ascii="Courier New" w:eastAsia="Times New Roman" w:hAnsi="Courier New" w:cs="Courier New"/>
              <w:color w:val="222222"/>
              <w:sz w:val="20"/>
              <w:szCs w:val="20"/>
              <w:lang w:eastAsia="es-ES"/>
            </w:rPr>
          </w:rPrChange>
        </w:rPr>
      </w:pPr>
      <w:del w:id="3666" w:author="Eduardo Gonzalez" w:date="2018-07-30T10:03:00Z">
        <w:r w:rsidRPr="00A879E9" w:rsidDel="00C80F91">
          <w:rPr>
            <w:rFonts w:asciiTheme="minorHAnsi" w:eastAsia="Times New Roman" w:hAnsiTheme="minorHAnsi" w:cs="Courier New"/>
            <w:color w:val="222222"/>
            <w:lang w:eastAsia="es-ES"/>
            <w:rPrChange w:id="3667" w:author="Heleen Devos" w:date="2018-07-22T17:42:00Z">
              <w:rPr>
                <w:rFonts w:ascii="Courier New" w:eastAsia="Times New Roman" w:hAnsi="Courier New" w:cs="Courier New"/>
                <w:color w:val="222222"/>
                <w:sz w:val="20"/>
                <w:szCs w:val="20"/>
                <w:lang w:eastAsia="es-ES"/>
              </w:rPr>
            </w:rPrChange>
          </w:rPr>
          <w:delText xml:space="preserve">La interfase sera adaptada para facilitar el Trading, con bajas comisiones y con altos estándares de seguridad a fin de mantener garantías de operabilidad. </w:delText>
        </w:r>
      </w:del>
    </w:p>
    <w:p w14:paraId="0CF83D6A" w14:textId="25C31122" w:rsidR="00F170FF" w:rsidRPr="00A879E9" w:rsidDel="00C80F91" w:rsidRDefault="00F170FF"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668" w:author="Eduardo Gonzalez" w:date="2018-07-30T10:03:00Z"/>
          <w:rFonts w:asciiTheme="minorHAnsi" w:eastAsia="Times New Roman" w:hAnsiTheme="minorHAnsi" w:cs="Courier New"/>
          <w:color w:val="222222"/>
          <w:lang w:eastAsia="es-ES"/>
          <w:rPrChange w:id="3669" w:author="Heleen Devos" w:date="2018-07-22T17:42:00Z">
            <w:rPr>
              <w:del w:id="3670" w:author="Eduardo Gonzalez" w:date="2018-07-30T10:03:00Z"/>
              <w:rFonts w:ascii="Courier New" w:eastAsia="Times New Roman" w:hAnsi="Courier New" w:cs="Courier New"/>
              <w:color w:val="222222"/>
              <w:sz w:val="20"/>
              <w:szCs w:val="20"/>
              <w:lang w:eastAsia="es-ES"/>
            </w:rPr>
          </w:rPrChange>
        </w:rPr>
      </w:pPr>
    </w:p>
    <w:p w14:paraId="2A58C56E" w14:textId="57E64DA7" w:rsidR="00F170FF" w:rsidRPr="00A879E9" w:rsidDel="00C80F91" w:rsidRDefault="00F170FF"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671" w:author="Eduardo Gonzalez" w:date="2018-07-30T10:03:00Z"/>
          <w:rFonts w:asciiTheme="minorHAnsi" w:eastAsia="Times New Roman" w:hAnsiTheme="minorHAnsi" w:cs="Courier New"/>
          <w:color w:val="222222"/>
          <w:lang w:eastAsia="es-ES"/>
          <w:rPrChange w:id="3672" w:author="Heleen Devos" w:date="2018-07-22T17:42:00Z">
            <w:rPr>
              <w:del w:id="3673" w:author="Eduardo Gonzalez" w:date="2018-07-30T10:03:00Z"/>
              <w:rFonts w:ascii="Courier New" w:eastAsia="Times New Roman" w:hAnsi="Courier New" w:cs="Courier New"/>
              <w:color w:val="222222"/>
              <w:sz w:val="20"/>
              <w:szCs w:val="20"/>
              <w:lang w:eastAsia="es-ES"/>
            </w:rPr>
          </w:rPrChange>
        </w:rPr>
      </w:pPr>
      <w:del w:id="3674" w:author="Eduardo Gonzalez" w:date="2018-07-30T10:03:00Z">
        <w:r w:rsidRPr="00A879E9" w:rsidDel="00C80F91">
          <w:rPr>
            <w:rFonts w:asciiTheme="minorHAnsi" w:eastAsia="Times New Roman" w:hAnsiTheme="minorHAnsi" w:cs="Courier New"/>
            <w:color w:val="222222"/>
            <w:lang w:eastAsia="es-ES"/>
            <w:rPrChange w:id="3675" w:author="Heleen Devos" w:date="2018-07-22T17:42:00Z">
              <w:rPr>
                <w:rFonts w:ascii="Courier New" w:eastAsia="Times New Roman" w:hAnsi="Courier New" w:cs="Courier New"/>
                <w:color w:val="222222"/>
                <w:sz w:val="20"/>
                <w:szCs w:val="20"/>
                <w:lang w:eastAsia="es-ES"/>
              </w:rPr>
            </w:rPrChange>
          </w:rPr>
          <w:delText>L</w:delText>
        </w:r>
        <w:r w:rsidR="002B414C" w:rsidRPr="00A879E9" w:rsidDel="00C80F91">
          <w:rPr>
            <w:rFonts w:asciiTheme="minorHAnsi" w:eastAsia="Times New Roman" w:hAnsiTheme="minorHAnsi" w:cs="Courier New"/>
            <w:color w:val="222222"/>
            <w:lang w:eastAsia="es-ES"/>
            <w:rPrChange w:id="3676" w:author="Heleen Devos" w:date="2018-07-22T17:42:00Z">
              <w:rPr>
                <w:rFonts w:ascii="Courier New" w:eastAsia="Times New Roman" w:hAnsi="Courier New" w:cs="Courier New"/>
                <w:color w:val="222222"/>
                <w:sz w:val="20"/>
                <w:szCs w:val="20"/>
                <w:lang w:eastAsia="es-ES"/>
              </w:rPr>
            </w:rPrChange>
          </w:rPr>
          <w:delText>a</w:delText>
        </w:r>
        <w:r w:rsidRPr="00A879E9" w:rsidDel="00C80F91">
          <w:rPr>
            <w:rFonts w:asciiTheme="minorHAnsi" w:eastAsia="Times New Roman" w:hAnsiTheme="minorHAnsi" w:cs="Courier New"/>
            <w:color w:val="222222"/>
            <w:lang w:eastAsia="es-ES"/>
            <w:rPrChange w:id="3677" w:author="Heleen Devos" w:date="2018-07-22T17:42:00Z">
              <w:rPr>
                <w:rFonts w:ascii="Courier New" w:eastAsia="Times New Roman" w:hAnsi="Courier New" w:cs="Courier New"/>
                <w:color w:val="222222"/>
                <w:sz w:val="20"/>
                <w:szCs w:val="20"/>
                <w:lang w:eastAsia="es-ES"/>
              </w:rPr>
            </w:rPrChange>
          </w:rPr>
          <w:delText xml:space="preserve"> liquidez, factor esencial en toda plataforma Exchange fomentará su adopción en mercados como Chile, Argentina, </w:delText>
        </w:r>
      </w:del>
      <w:ins w:id="3678" w:author="Heleen Devos" w:date="2018-07-22T19:01:00Z">
        <w:del w:id="3679" w:author="Eduardo Gonzalez" w:date="2018-07-30T10:03:00Z">
          <w:r w:rsidR="00277EAA" w:rsidDel="00C80F91">
            <w:rPr>
              <w:rFonts w:asciiTheme="minorHAnsi" w:eastAsia="Times New Roman" w:hAnsiTheme="minorHAnsi" w:cs="Courier New"/>
              <w:color w:val="222222"/>
              <w:lang w:eastAsia="es-ES"/>
            </w:rPr>
            <w:delText xml:space="preserve">Brasil, Chile y </w:delText>
          </w:r>
        </w:del>
      </w:ins>
      <w:del w:id="3680" w:author="Eduardo Gonzalez" w:date="2018-07-30T10:03:00Z">
        <w:r w:rsidRPr="00A879E9" w:rsidDel="00C80F91">
          <w:rPr>
            <w:rFonts w:asciiTheme="minorHAnsi" w:eastAsia="Times New Roman" w:hAnsiTheme="minorHAnsi" w:cs="Courier New"/>
            <w:color w:val="222222"/>
            <w:lang w:eastAsia="es-ES"/>
            <w:rPrChange w:id="3681" w:author="Heleen Devos" w:date="2018-07-22T17:42:00Z">
              <w:rPr>
                <w:rFonts w:ascii="Courier New" w:eastAsia="Times New Roman" w:hAnsi="Courier New" w:cs="Courier New"/>
                <w:color w:val="222222"/>
                <w:sz w:val="20"/>
                <w:szCs w:val="20"/>
                <w:lang w:eastAsia="es-ES"/>
              </w:rPr>
            </w:rPrChange>
          </w:rPr>
          <w:delText>Peru y Brasil.</w:delText>
        </w:r>
      </w:del>
    </w:p>
    <w:p w14:paraId="2A9AD019" w14:textId="393DD1F1" w:rsidR="002B414C" w:rsidRPr="00A879E9" w:rsidDel="00C80F91" w:rsidRDefault="002B414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682" w:author="Eduardo Gonzalez" w:date="2018-07-30T10:03:00Z"/>
          <w:rFonts w:asciiTheme="minorHAnsi" w:eastAsia="Times New Roman" w:hAnsiTheme="minorHAnsi" w:cs="Courier New"/>
          <w:color w:val="222222"/>
          <w:lang w:eastAsia="es-ES"/>
          <w:rPrChange w:id="3683" w:author="Heleen Devos" w:date="2018-07-22T17:42:00Z">
            <w:rPr>
              <w:del w:id="3684" w:author="Eduardo Gonzalez" w:date="2018-07-30T10:03:00Z"/>
              <w:rFonts w:ascii="Courier New" w:eastAsia="Times New Roman" w:hAnsi="Courier New" w:cs="Courier New"/>
              <w:color w:val="222222"/>
              <w:sz w:val="20"/>
              <w:szCs w:val="20"/>
              <w:lang w:eastAsia="es-ES"/>
            </w:rPr>
          </w:rPrChange>
        </w:rPr>
      </w:pPr>
    </w:p>
    <w:p w14:paraId="102E1F55" w14:textId="13ABCEF7" w:rsidR="002B414C" w:rsidRPr="00A879E9" w:rsidDel="00C80F91" w:rsidRDefault="002B414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685" w:author="Eduardo Gonzalez" w:date="2018-07-30T10:03:00Z"/>
          <w:rFonts w:asciiTheme="minorHAnsi" w:eastAsia="Times New Roman" w:hAnsiTheme="minorHAnsi" w:cs="Courier New"/>
          <w:color w:val="222222"/>
          <w:lang w:eastAsia="es-ES"/>
          <w:rPrChange w:id="3686" w:author="Heleen Devos" w:date="2018-07-22T17:42:00Z">
            <w:rPr>
              <w:del w:id="3687" w:author="Eduardo Gonzalez" w:date="2018-07-30T10:03:00Z"/>
              <w:rFonts w:ascii="Courier New" w:eastAsia="Times New Roman" w:hAnsi="Courier New" w:cs="Courier New"/>
              <w:color w:val="222222"/>
              <w:sz w:val="20"/>
              <w:szCs w:val="20"/>
              <w:lang w:eastAsia="es-ES"/>
            </w:rPr>
          </w:rPrChange>
        </w:rPr>
      </w:pPr>
    </w:p>
    <w:p w14:paraId="5474C7F6" w14:textId="412F86FD" w:rsidR="00F170FF" w:rsidRPr="00A879E9" w:rsidDel="00C80F91" w:rsidRDefault="00F170FF"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688" w:author="Eduardo Gonzalez" w:date="2018-07-30T10:03:00Z"/>
          <w:rFonts w:asciiTheme="minorHAnsi" w:eastAsia="Times New Roman" w:hAnsiTheme="minorHAnsi" w:cs="Courier New"/>
          <w:color w:val="222222"/>
          <w:lang w:eastAsia="es-ES"/>
          <w:rPrChange w:id="3689" w:author="Heleen Devos" w:date="2018-07-22T17:42:00Z">
            <w:rPr>
              <w:del w:id="3690" w:author="Eduardo Gonzalez" w:date="2018-07-30T10:03:00Z"/>
              <w:rFonts w:ascii="Courier New" w:eastAsia="Times New Roman" w:hAnsi="Courier New" w:cs="Courier New"/>
              <w:color w:val="222222"/>
              <w:sz w:val="20"/>
              <w:szCs w:val="20"/>
              <w:lang w:eastAsia="es-ES"/>
            </w:rPr>
          </w:rPrChange>
        </w:rPr>
      </w:pPr>
    </w:p>
    <w:p w14:paraId="1F27F82B" w14:textId="575A66A9" w:rsidR="00F170FF" w:rsidRPr="00A879E9" w:rsidDel="00C80F91" w:rsidRDefault="00F170FF"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691" w:author="Eduardo Gonzalez" w:date="2018-07-30T10:03:00Z"/>
          <w:rFonts w:asciiTheme="minorHAnsi" w:eastAsia="Times New Roman" w:hAnsiTheme="minorHAnsi" w:cs="Courier New"/>
          <w:color w:val="222222"/>
          <w:lang w:eastAsia="es-ES"/>
          <w:rPrChange w:id="3692" w:author="Heleen Devos" w:date="2018-07-22T17:42:00Z">
            <w:rPr>
              <w:del w:id="3693" w:author="Eduardo Gonzalez" w:date="2018-07-30T10:03:00Z"/>
              <w:rFonts w:ascii="Courier New" w:eastAsia="Times New Roman" w:hAnsi="Courier New" w:cs="Courier New"/>
              <w:color w:val="222222"/>
              <w:sz w:val="20"/>
              <w:szCs w:val="20"/>
              <w:lang w:eastAsia="es-ES"/>
            </w:rPr>
          </w:rPrChange>
        </w:rPr>
      </w:pPr>
    </w:p>
    <w:p w14:paraId="5B684E41" w14:textId="42213790" w:rsidR="00092521" w:rsidRPr="00A879E9" w:rsidDel="00C80F91" w:rsidRDefault="00092521"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694" w:author="Eduardo Gonzalez" w:date="2018-07-30T10:03:00Z"/>
          <w:rFonts w:asciiTheme="minorHAnsi" w:hAnsiTheme="minorHAnsi"/>
          <w:rPrChange w:id="3695" w:author="Heleen Devos" w:date="2018-07-22T17:42:00Z">
            <w:rPr>
              <w:del w:id="3696" w:author="Eduardo Gonzalez" w:date="2018-07-30T10:03:00Z"/>
            </w:rPr>
          </w:rPrChange>
        </w:rPr>
      </w:pPr>
    </w:p>
    <w:p w14:paraId="4B8EFC23" w14:textId="0F5D64CF" w:rsidR="00CD3C15" w:rsidRPr="00A879E9" w:rsidDel="00C80F91" w:rsidRDefault="00CD3C1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697" w:author="Eduardo Gonzalez" w:date="2018-07-30T10:03:00Z"/>
          <w:rFonts w:asciiTheme="minorHAnsi" w:hAnsiTheme="minorHAnsi"/>
          <w:rPrChange w:id="3698" w:author="Heleen Devos" w:date="2018-07-22T17:42:00Z">
            <w:rPr>
              <w:del w:id="3699" w:author="Eduardo Gonzalez" w:date="2018-07-30T10:03:00Z"/>
            </w:rPr>
          </w:rPrChange>
        </w:rPr>
      </w:pPr>
    </w:p>
    <w:p w14:paraId="476BB377" w14:textId="0CF11658" w:rsidR="00CD3C15" w:rsidRPr="00A879E9" w:rsidDel="00C80F91" w:rsidRDefault="00CD3C1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700" w:author="Eduardo Gonzalez" w:date="2018-07-30T10:03:00Z"/>
          <w:rFonts w:asciiTheme="minorHAnsi" w:hAnsiTheme="minorHAnsi"/>
          <w:rPrChange w:id="3701" w:author="Heleen Devos" w:date="2018-07-22T17:42:00Z">
            <w:rPr>
              <w:del w:id="3702" w:author="Eduardo Gonzalez" w:date="2018-07-30T10:03:00Z"/>
            </w:rPr>
          </w:rPrChange>
        </w:rPr>
      </w:pPr>
    </w:p>
    <w:p w14:paraId="09D0B387" w14:textId="17F2E9D7" w:rsidR="00092521" w:rsidRPr="00A879E9" w:rsidDel="00C80F91" w:rsidRDefault="00092521"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703" w:author="Eduardo Gonzalez" w:date="2018-07-30T10:03:00Z"/>
          <w:rFonts w:asciiTheme="minorHAnsi" w:hAnsiTheme="minorHAnsi"/>
          <w:rPrChange w:id="3704" w:author="Heleen Devos" w:date="2018-07-22T17:42:00Z">
            <w:rPr>
              <w:del w:id="3705" w:author="Eduardo Gonzalez" w:date="2018-07-30T10:03:00Z"/>
            </w:rPr>
          </w:rPrChange>
        </w:rPr>
      </w:pPr>
    </w:p>
    <w:p w14:paraId="2683E69C" w14:textId="5D01959A" w:rsidR="00A35B95" w:rsidRPr="00A879E9" w:rsidDel="00C80F91" w:rsidRDefault="00A35B9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706" w:author="Eduardo Gonzalez" w:date="2018-07-30T10:03:00Z"/>
          <w:rFonts w:asciiTheme="minorHAnsi" w:hAnsiTheme="minorHAnsi"/>
          <w:rPrChange w:id="3707" w:author="Heleen Devos" w:date="2018-07-22T17:42:00Z">
            <w:rPr>
              <w:del w:id="3708" w:author="Eduardo Gonzalez" w:date="2018-07-30T10:03:00Z"/>
            </w:rPr>
          </w:rPrChange>
        </w:rPr>
      </w:pPr>
    </w:p>
    <w:p w14:paraId="2D32BABA" w14:textId="20D50D23" w:rsidR="00A35B95" w:rsidRPr="00A879E9" w:rsidDel="00C80F91" w:rsidRDefault="00A35B9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709" w:author="Eduardo Gonzalez" w:date="2018-07-30T10:03:00Z"/>
          <w:rFonts w:asciiTheme="minorHAnsi" w:hAnsiTheme="minorHAnsi"/>
          <w:rPrChange w:id="3710" w:author="Heleen Devos" w:date="2018-07-22T17:42:00Z">
            <w:rPr>
              <w:del w:id="3711" w:author="Eduardo Gonzalez" w:date="2018-07-30T10:03:00Z"/>
            </w:rPr>
          </w:rPrChange>
        </w:rPr>
      </w:pPr>
    </w:p>
    <w:p w14:paraId="0E323310" w14:textId="2865C98A" w:rsidR="00A35B95" w:rsidRPr="00A879E9" w:rsidDel="00C80F91" w:rsidRDefault="00A35B9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712" w:author="Eduardo Gonzalez" w:date="2018-07-30T10:03:00Z"/>
          <w:rFonts w:asciiTheme="minorHAnsi" w:hAnsiTheme="minorHAnsi"/>
          <w:rPrChange w:id="3713" w:author="Heleen Devos" w:date="2018-07-22T17:42:00Z">
            <w:rPr>
              <w:del w:id="3714" w:author="Eduardo Gonzalez" w:date="2018-07-30T10:03:00Z"/>
            </w:rPr>
          </w:rPrChange>
        </w:rPr>
      </w:pPr>
    </w:p>
    <w:p w14:paraId="36DD96D9" w14:textId="63F17418" w:rsidR="00A35B95" w:rsidRPr="00A879E9" w:rsidDel="00C80F91" w:rsidRDefault="00A35B9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715" w:author="Eduardo Gonzalez" w:date="2018-07-30T10:03:00Z"/>
          <w:rFonts w:asciiTheme="minorHAnsi" w:hAnsiTheme="minorHAnsi"/>
          <w:rPrChange w:id="3716" w:author="Heleen Devos" w:date="2018-07-22T17:42:00Z">
            <w:rPr>
              <w:del w:id="3717" w:author="Eduardo Gonzalez" w:date="2018-07-30T10:03:00Z"/>
            </w:rPr>
          </w:rPrChange>
        </w:rPr>
      </w:pPr>
    </w:p>
    <w:p w14:paraId="6DF0D8D9" w14:textId="40FFA911" w:rsidR="00A35B95" w:rsidRPr="00A879E9" w:rsidDel="00C80F91" w:rsidRDefault="00A35B9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718" w:author="Eduardo Gonzalez" w:date="2018-07-30T10:03:00Z"/>
          <w:rFonts w:asciiTheme="minorHAnsi" w:hAnsiTheme="minorHAnsi"/>
          <w:rPrChange w:id="3719" w:author="Heleen Devos" w:date="2018-07-22T17:42:00Z">
            <w:rPr>
              <w:del w:id="3720" w:author="Eduardo Gonzalez" w:date="2018-07-30T10:03:00Z"/>
            </w:rPr>
          </w:rPrChange>
        </w:rPr>
      </w:pPr>
    </w:p>
    <w:p w14:paraId="4BBBEAC0" w14:textId="2B05BDAE" w:rsidR="00A35B95" w:rsidRPr="00A879E9" w:rsidDel="00C80F91" w:rsidRDefault="00A35B9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721" w:author="Eduardo Gonzalez" w:date="2018-07-30T10:03:00Z"/>
          <w:rFonts w:asciiTheme="minorHAnsi" w:hAnsiTheme="minorHAnsi"/>
          <w:rPrChange w:id="3722" w:author="Heleen Devos" w:date="2018-07-22T17:42:00Z">
            <w:rPr>
              <w:del w:id="3723" w:author="Eduardo Gonzalez" w:date="2018-07-30T10:03:00Z"/>
            </w:rPr>
          </w:rPrChange>
        </w:rPr>
      </w:pPr>
    </w:p>
    <w:p w14:paraId="0329B393" w14:textId="164A8126" w:rsidR="00A35B95" w:rsidRPr="00A879E9" w:rsidDel="00C80F91" w:rsidRDefault="00A35B9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724" w:author="Eduardo Gonzalez" w:date="2018-07-30T10:03:00Z"/>
          <w:rFonts w:asciiTheme="minorHAnsi" w:hAnsiTheme="minorHAnsi"/>
          <w:rPrChange w:id="3725" w:author="Heleen Devos" w:date="2018-07-22T17:42:00Z">
            <w:rPr>
              <w:del w:id="3726" w:author="Eduardo Gonzalez" w:date="2018-07-30T10:03:00Z"/>
            </w:rPr>
          </w:rPrChange>
        </w:rPr>
      </w:pPr>
    </w:p>
    <w:p w14:paraId="71DAD07D" w14:textId="4349467A" w:rsidR="00A35B95" w:rsidRPr="00A879E9" w:rsidDel="00C80F91" w:rsidRDefault="00A35B9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727" w:author="Eduardo Gonzalez" w:date="2018-07-30T10:03:00Z"/>
          <w:rFonts w:asciiTheme="minorHAnsi" w:hAnsiTheme="minorHAnsi"/>
          <w:rPrChange w:id="3728" w:author="Heleen Devos" w:date="2018-07-22T17:42:00Z">
            <w:rPr>
              <w:del w:id="3729" w:author="Eduardo Gonzalez" w:date="2018-07-30T10:03:00Z"/>
            </w:rPr>
          </w:rPrChange>
        </w:rPr>
      </w:pPr>
    </w:p>
    <w:p w14:paraId="727D2D31" w14:textId="6D218E95" w:rsidR="00A35B95" w:rsidRPr="00A879E9" w:rsidDel="00C80F91" w:rsidRDefault="00A35B9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730" w:author="Eduardo Gonzalez" w:date="2018-07-30T10:03:00Z"/>
          <w:rFonts w:asciiTheme="minorHAnsi" w:hAnsiTheme="minorHAnsi"/>
          <w:rPrChange w:id="3731" w:author="Heleen Devos" w:date="2018-07-22T17:42:00Z">
            <w:rPr>
              <w:del w:id="3732" w:author="Eduardo Gonzalez" w:date="2018-07-30T10:03:00Z"/>
            </w:rPr>
          </w:rPrChange>
        </w:rPr>
      </w:pPr>
    </w:p>
    <w:p w14:paraId="473BA337" w14:textId="3B67E948" w:rsidR="00A35B95" w:rsidRPr="00A879E9" w:rsidDel="00C80F91" w:rsidRDefault="00A35B9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733" w:author="Eduardo Gonzalez" w:date="2018-07-30T10:03:00Z"/>
          <w:rFonts w:asciiTheme="minorHAnsi" w:hAnsiTheme="minorHAnsi"/>
          <w:rPrChange w:id="3734" w:author="Heleen Devos" w:date="2018-07-22T17:42:00Z">
            <w:rPr>
              <w:del w:id="3735" w:author="Eduardo Gonzalez" w:date="2018-07-30T10:03:00Z"/>
            </w:rPr>
          </w:rPrChange>
        </w:rPr>
      </w:pPr>
    </w:p>
    <w:p w14:paraId="55F15CE8" w14:textId="1C6D5270" w:rsidR="00A35B95" w:rsidRPr="00A879E9" w:rsidDel="00C80F91" w:rsidRDefault="00A35B9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736" w:author="Eduardo Gonzalez" w:date="2018-07-30T10:03:00Z"/>
          <w:rFonts w:asciiTheme="minorHAnsi" w:hAnsiTheme="minorHAnsi"/>
          <w:rPrChange w:id="3737" w:author="Heleen Devos" w:date="2018-07-22T17:42:00Z">
            <w:rPr>
              <w:del w:id="3738" w:author="Eduardo Gonzalez" w:date="2018-07-30T10:03:00Z"/>
            </w:rPr>
          </w:rPrChange>
        </w:rPr>
      </w:pPr>
    </w:p>
    <w:p w14:paraId="278607A6" w14:textId="29006004" w:rsidR="00A35B95" w:rsidRPr="00A879E9" w:rsidDel="00C80F91" w:rsidRDefault="00A35B9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739" w:author="Eduardo Gonzalez" w:date="2018-07-30T10:03:00Z"/>
          <w:rFonts w:asciiTheme="minorHAnsi" w:hAnsiTheme="minorHAnsi"/>
          <w:rPrChange w:id="3740" w:author="Heleen Devos" w:date="2018-07-22T17:42:00Z">
            <w:rPr>
              <w:del w:id="3741" w:author="Eduardo Gonzalez" w:date="2018-07-30T10:03:00Z"/>
            </w:rPr>
          </w:rPrChange>
        </w:rPr>
      </w:pPr>
    </w:p>
    <w:p w14:paraId="5BE03D33" w14:textId="0E703E51" w:rsidR="00A35B95" w:rsidRPr="00A879E9" w:rsidDel="00C80F91" w:rsidRDefault="00A35B9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742" w:author="Eduardo Gonzalez" w:date="2018-07-30T10:03:00Z"/>
          <w:rFonts w:asciiTheme="minorHAnsi" w:hAnsiTheme="minorHAnsi"/>
          <w:rPrChange w:id="3743" w:author="Heleen Devos" w:date="2018-07-22T17:42:00Z">
            <w:rPr>
              <w:del w:id="3744" w:author="Eduardo Gonzalez" w:date="2018-07-30T10:03:00Z"/>
            </w:rPr>
          </w:rPrChange>
        </w:rPr>
      </w:pPr>
    </w:p>
    <w:p w14:paraId="4498BBD2" w14:textId="03135A22" w:rsidR="00A35B95" w:rsidRPr="00A879E9" w:rsidDel="00C80F91" w:rsidRDefault="00A35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745" w:author="Eduardo Gonzalez" w:date="2018-07-30T10:03:00Z"/>
          <w:rFonts w:asciiTheme="minorHAnsi" w:hAnsiTheme="minorHAnsi"/>
          <w:rPrChange w:id="3746" w:author="Heleen Devos" w:date="2018-07-22T17:42:00Z">
            <w:rPr>
              <w:del w:id="3747" w:author="Eduardo Gonzalez" w:date="2018-07-30T10:03:00Z"/>
            </w:rPr>
          </w:rPrChange>
        </w:rPr>
        <w:pPrChange w:id="3748" w:author="Heleen Devos" w:date="2018-07-22T19:02:00Z">
          <w:pPr>
            <w:spacing w:after="0" w:line="360" w:lineRule="auto"/>
          </w:pPr>
        </w:pPrChange>
      </w:pPr>
    </w:p>
    <w:p w14:paraId="326A4F84" w14:textId="18758061" w:rsidR="00A35B95" w:rsidRPr="00A879E9" w:rsidDel="00C80F91" w:rsidRDefault="00A35B9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749" w:author="Eduardo Gonzalez" w:date="2018-07-30T10:03:00Z"/>
          <w:rFonts w:asciiTheme="minorHAnsi" w:hAnsiTheme="minorHAnsi"/>
          <w:rPrChange w:id="3750" w:author="Heleen Devos" w:date="2018-07-22T17:42:00Z">
            <w:rPr>
              <w:del w:id="3751" w:author="Eduardo Gonzalez" w:date="2018-07-30T10:03:00Z"/>
            </w:rPr>
          </w:rPrChange>
        </w:rPr>
      </w:pPr>
    </w:p>
    <w:p w14:paraId="337947D5" w14:textId="6ECABB4A" w:rsidR="00A35B95" w:rsidRPr="00A879E9" w:rsidDel="00C80F91" w:rsidRDefault="00A35B9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752" w:author="Eduardo Gonzalez" w:date="2018-07-30T10:03:00Z"/>
          <w:rFonts w:asciiTheme="minorHAnsi" w:hAnsiTheme="minorHAnsi"/>
          <w:rPrChange w:id="3753" w:author="Heleen Devos" w:date="2018-07-22T17:42:00Z">
            <w:rPr>
              <w:del w:id="3754" w:author="Eduardo Gonzalez" w:date="2018-07-30T10:03:00Z"/>
            </w:rPr>
          </w:rPrChange>
        </w:rPr>
      </w:pPr>
    </w:p>
    <w:p w14:paraId="4EC577CA" w14:textId="7280039C" w:rsidR="00A35B95" w:rsidRPr="00A879E9" w:rsidDel="00C80F91" w:rsidRDefault="00A35B9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755" w:author="Eduardo Gonzalez" w:date="2018-07-30T10:03:00Z"/>
          <w:rFonts w:asciiTheme="minorHAnsi" w:hAnsiTheme="minorHAnsi"/>
          <w:rPrChange w:id="3756" w:author="Heleen Devos" w:date="2018-07-22T17:42:00Z">
            <w:rPr>
              <w:del w:id="3757" w:author="Eduardo Gonzalez" w:date="2018-07-30T10:03:00Z"/>
            </w:rPr>
          </w:rPrChange>
        </w:rPr>
      </w:pPr>
    </w:p>
    <w:p w14:paraId="0891702E" w14:textId="34177015" w:rsidR="00A35B95" w:rsidRPr="00A879E9" w:rsidDel="00C80F91" w:rsidRDefault="00A35B9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758" w:author="Eduardo Gonzalez" w:date="2018-07-30T10:03:00Z"/>
          <w:rFonts w:asciiTheme="minorHAnsi" w:hAnsiTheme="minorHAnsi"/>
          <w:rPrChange w:id="3759" w:author="Heleen Devos" w:date="2018-07-22T17:42:00Z">
            <w:rPr>
              <w:del w:id="3760" w:author="Eduardo Gonzalez" w:date="2018-07-30T10:03:00Z"/>
            </w:rPr>
          </w:rPrChange>
        </w:rPr>
      </w:pPr>
    </w:p>
    <w:p w14:paraId="4E89487C" w14:textId="0233AB93" w:rsidR="00A35B95" w:rsidRPr="00A879E9" w:rsidDel="00C80F91" w:rsidRDefault="00A35B9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761" w:author="Eduardo Gonzalez" w:date="2018-07-30T10:03:00Z"/>
          <w:rFonts w:asciiTheme="minorHAnsi" w:hAnsiTheme="minorHAnsi"/>
          <w:rPrChange w:id="3762" w:author="Heleen Devos" w:date="2018-07-22T17:42:00Z">
            <w:rPr>
              <w:del w:id="3763" w:author="Eduardo Gonzalez" w:date="2018-07-30T10:03:00Z"/>
            </w:rPr>
          </w:rPrChange>
        </w:rPr>
      </w:pPr>
    </w:p>
    <w:p w14:paraId="03AEAA99" w14:textId="1349E6FE" w:rsidR="00A35B95" w:rsidRPr="00A879E9" w:rsidDel="00C80F91" w:rsidRDefault="00A35B9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764" w:author="Eduardo Gonzalez" w:date="2018-07-30T10:03:00Z"/>
          <w:rFonts w:asciiTheme="minorHAnsi" w:hAnsiTheme="minorHAnsi"/>
          <w:rPrChange w:id="3765" w:author="Heleen Devos" w:date="2018-07-22T17:42:00Z">
            <w:rPr>
              <w:del w:id="3766" w:author="Eduardo Gonzalez" w:date="2018-07-30T10:03:00Z"/>
            </w:rPr>
          </w:rPrChange>
        </w:rPr>
      </w:pPr>
    </w:p>
    <w:p w14:paraId="5ED3521F" w14:textId="152F67C9" w:rsidR="00A35B95" w:rsidRPr="00A879E9" w:rsidDel="00C80F91" w:rsidRDefault="00A35B9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767" w:author="Eduardo Gonzalez" w:date="2018-07-30T10:03:00Z"/>
          <w:rFonts w:asciiTheme="minorHAnsi" w:hAnsiTheme="minorHAnsi"/>
          <w:rPrChange w:id="3768" w:author="Heleen Devos" w:date="2018-07-22T17:42:00Z">
            <w:rPr>
              <w:del w:id="3769" w:author="Eduardo Gonzalez" w:date="2018-07-30T10:03:00Z"/>
            </w:rPr>
          </w:rPrChange>
        </w:rPr>
      </w:pPr>
    </w:p>
    <w:p w14:paraId="6C026559" w14:textId="56AD3567" w:rsidR="00A35B95" w:rsidRPr="00A879E9" w:rsidDel="00C80F91" w:rsidRDefault="00A35B95"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770" w:author="Eduardo Gonzalez" w:date="2018-07-30T10:03:00Z"/>
          <w:rFonts w:asciiTheme="minorHAnsi" w:hAnsiTheme="minorHAnsi"/>
          <w:rPrChange w:id="3771" w:author="Heleen Devos" w:date="2018-07-22T17:42:00Z">
            <w:rPr>
              <w:del w:id="3772" w:author="Eduardo Gonzalez" w:date="2018-07-30T10:03:00Z"/>
            </w:rPr>
          </w:rPrChange>
        </w:rPr>
      </w:pPr>
    </w:p>
    <w:p w14:paraId="32F6EB5D" w14:textId="4DE690C6" w:rsidR="00F83CDC" w:rsidRPr="00A879E9" w:rsidDel="00C80F91" w:rsidRDefault="00F83CD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773" w:author="Eduardo Gonzalez" w:date="2018-07-30T10:03:00Z"/>
          <w:rFonts w:asciiTheme="minorHAnsi" w:hAnsiTheme="minorHAnsi"/>
          <w:rPrChange w:id="3774" w:author="Heleen Devos" w:date="2018-07-22T17:42:00Z">
            <w:rPr>
              <w:del w:id="3775" w:author="Eduardo Gonzalez" w:date="2018-07-30T10:03:00Z"/>
            </w:rPr>
          </w:rPrChange>
        </w:rPr>
      </w:pPr>
    </w:p>
    <w:p w14:paraId="45B01525" w14:textId="214CEC66" w:rsidR="00F83CDC" w:rsidRPr="00A879E9" w:rsidDel="00C80F91" w:rsidRDefault="00F83CDC"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776" w:author="Eduardo Gonzalez" w:date="2018-07-30T10:03:00Z"/>
          <w:rFonts w:asciiTheme="minorHAnsi" w:hAnsiTheme="minorHAnsi"/>
          <w:rPrChange w:id="3777" w:author="Heleen Devos" w:date="2018-07-22T17:42:00Z">
            <w:rPr>
              <w:del w:id="3778" w:author="Eduardo Gonzalez" w:date="2018-07-30T10:03:00Z"/>
            </w:rPr>
          </w:rPrChange>
        </w:rPr>
      </w:pPr>
    </w:p>
    <w:p w14:paraId="3D8B440A" w14:textId="2306C088" w:rsidR="001F16FB" w:rsidDel="00C80F91" w:rsidRDefault="001F16FB"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3779" w:author="Heleen Devos" w:date="2018-07-22T17:56:00Z"/>
          <w:del w:id="3780" w:author="Eduardo Gonzalez" w:date="2018-07-30T10:03:00Z"/>
          <w:rFonts w:asciiTheme="minorHAnsi" w:hAnsiTheme="minorHAnsi"/>
          <w:b/>
          <w:color w:val="000000"/>
          <w:u w:val="single"/>
        </w:rPr>
      </w:pPr>
      <w:ins w:id="3781" w:author="Heleen Devos" w:date="2018-07-22T17:56:00Z">
        <w:del w:id="3782" w:author="Eduardo Gonzalez" w:date="2018-07-30T10:03:00Z">
          <w:r w:rsidDel="00C80F91">
            <w:rPr>
              <w:rFonts w:asciiTheme="minorHAnsi" w:hAnsiTheme="minorHAnsi"/>
              <w:b/>
              <w:color w:val="000000"/>
              <w:u w:val="single"/>
            </w:rPr>
            <w:br w:type="page"/>
          </w:r>
        </w:del>
      </w:ins>
    </w:p>
    <w:p w14:paraId="0F27F56D" w14:textId="58037621"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783" w:author="Eduardo Gonzalez" w:date="2018-07-30T10:03:00Z"/>
          <w:rFonts w:asciiTheme="minorHAnsi" w:hAnsiTheme="minorHAnsi"/>
          <w:b/>
          <w:color w:val="000000"/>
          <w:u w:val="single"/>
          <w:rPrChange w:id="3784" w:author="Heleen Devos" w:date="2018-07-22T17:42:00Z">
            <w:rPr>
              <w:del w:id="3785" w:author="Eduardo Gonzalez" w:date="2018-07-30T10:03:00Z"/>
              <w:b/>
              <w:color w:val="000000"/>
              <w:sz w:val="24"/>
              <w:szCs w:val="24"/>
              <w:u w:val="single"/>
            </w:rPr>
          </w:rPrChange>
        </w:rPr>
      </w:pPr>
      <w:del w:id="3786" w:author="Eduardo Gonzalez" w:date="2018-07-30T10:03:00Z">
        <w:r w:rsidRPr="00A879E9" w:rsidDel="00C80F91">
          <w:rPr>
            <w:rFonts w:asciiTheme="minorHAnsi" w:hAnsiTheme="minorHAnsi"/>
            <w:b/>
            <w:color w:val="000000"/>
            <w:u w:val="single"/>
            <w:rPrChange w:id="3787" w:author="Heleen Devos" w:date="2018-07-22T17:42:00Z">
              <w:rPr>
                <w:b/>
                <w:color w:val="000000"/>
                <w:sz w:val="24"/>
                <w:szCs w:val="24"/>
                <w:u w:val="single"/>
              </w:rPr>
            </w:rPrChange>
          </w:rPr>
          <w:delText>ErgonLatam: Ecosistema Descentralizado (DAICO)</w:delText>
        </w:r>
      </w:del>
    </w:p>
    <w:p w14:paraId="0AFF06EE" w14:textId="47338058"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788" w:author="Eduardo Gonzalez" w:date="2018-07-30T10:03:00Z"/>
          <w:rFonts w:asciiTheme="minorHAnsi" w:hAnsiTheme="minorHAnsi"/>
          <w:rPrChange w:id="3789" w:author="Heleen Devos" w:date="2018-07-22T17:42:00Z">
            <w:rPr>
              <w:del w:id="3790" w:author="Eduardo Gonzalez" w:date="2018-07-30T10:03:00Z"/>
            </w:rPr>
          </w:rPrChange>
        </w:rPr>
      </w:pPr>
      <w:bookmarkStart w:id="3791" w:name="_gjdgxs" w:colFirst="0" w:colLast="0"/>
      <w:bookmarkEnd w:id="3791"/>
      <w:del w:id="3792" w:author="Eduardo Gonzalez" w:date="2018-07-30T10:03:00Z">
        <w:r w:rsidRPr="00A879E9" w:rsidDel="00C80F91">
          <w:rPr>
            <w:rFonts w:asciiTheme="minorHAnsi" w:hAnsiTheme="minorHAnsi"/>
            <w:rPrChange w:id="3793" w:author="Heleen Devos" w:date="2018-07-22T17:42:00Z">
              <w:rPr/>
            </w:rPrChange>
          </w:rPr>
          <w:delText xml:space="preserve">- </w:delText>
        </w:r>
        <w:r w:rsidRPr="00A879E9" w:rsidDel="00C80F91">
          <w:rPr>
            <w:rFonts w:asciiTheme="minorHAnsi" w:hAnsiTheme="minorHAnsi"/>
            <w:rPrChange w:id="3794" w:author="Heleen Devos" w:date="2018-07-22T17:42:00Z">
              <w:rPr/>
            </w:rPrChange>
          </w:rPr>
          <w:tab/>
          <w:delText>Fase I: ICO</w:delText>
        </w:r>
      </w:del>
    </w:p>
    <w:p w14:paraId="74B99201" w14:textId="3D11E571"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795" w:author="Eduardo Gonzalez" w:date="2018-07-30T10:03:00Z"/>
          <w:rFonts w:asciiTheme="minorHAnsi" w:hAnsiTheme="minorHAnsi"/>
          <w:rPrChange w:id="3796" w:author="Heleen Devos" w:date="2018-07-22T17:42:00Z">
            <w:rPr>
              <w:del w:id="3797" w:author="Eduardo Gonzalez" w:date="2018-07-30T10:03:00Z"/>
            </w:rPr>
          </w:rPrChange>
        </w:rPr>
      </w:pPr>
      <w:del w:id="3798" w:author="Eduardo Gonzalez" w:date="2018-07-30T10:03:00Z">
        <w:r w:rsidRPr="00A879E9" w:rsidDel="00C80F91">
          <w:rPr>
            <w:rFonts w:asciiTheme="minorHAnsi" w:hAnsiTheme="minorHAnsi"/>
            <w:rPrChange w:id="3799" w:author="Heleen Devos" w:date="2018-07-22T17:42:00Z">
              <w:rPr/>
            </w:rPrChange>
          </w:rPr>
          <w:delText>i. Detalles del Pre-sale</w:delText>
        </w:r>
      </w:del>
    </w:p>
    <w:p w14:paraId="0E231D63" w14:textId="647275A3"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800" w:author="Eduardo Gonzalez" w:date="2018-07-30T10:03:00Z"/>
          <w:rFonts w:asciiTheme="minorHAnsi" w:hAnsiTheme="minorHAnsi"/>
          <w:rPrChange w:id="3801" w:author="Heleen Devos" w:date="2018-07-22T17:42:00Z">
            <w:rPr>
              <w:del w:id="3802" w:author="Eduardo Gonzalez" w:date="2018-07-30T10:03:00Z"/>
            </w:rPr>
          </w:rPrChange>
        </w:rPr>
      </w:pPr>
      <w:del w:id="3803" w:author="Eduardo Gonzalez" w:date="2018-07-30T10:03:00Z">
        <w:r w:rsidRPr="00A879E9" w:rsidDel="00C80F91">
          <w:rPr>
            <w:rFonts w:asciiTheme="minorHAnsi" w:hAnsiTheme="minorHAnsi"/>
            <w:rPrChange w:id="3804" w:author="Heleen Devos" w:date="2018-07-22T17:42:00Z">
              <w:rPr/>
            </w:rPrChange>
          </w:rPr>
          <w:delText xml:space="preserve">ii. Distribución de los Token </w:delText>
        </w:r>
      </w:del>
    </w:p>
    <w:p w14:paraId="742B1D87" w14:textId="1617D88A" w:rsidR="00441D39" w:rsidRPr="00A879E9" w:rsidDel="00C80F91" w:rsidRDefault="00441D3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805" w:author="Eduardo Gonzalez" w:date="2018-07-30T10:03:00Z"/>
          <w:rFonts w:asciiTheme="minorHAnsi" w:hAnsiTheme="minorHAnsi"/>
          <w:rPrChange w:id="3806" w:author="Heleen Devos" w:date="2018-07-22T17:42:00Z">
            <w:rPr>
              <w:del w:id="3807" w:author="Eduardo Gonzalez" w:date="2018-07-30T10:03:00Z"/>
            </w:rPr>
          </w:rPrChange>
        </w:rPr>
      </w:pPr>
    </w:p>
    <w:p w14:paraId="3518B795" w14:textId="0A27F5D1"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808" w:author="Eduardo Gonzalez" w:date="2018-07-30T10:03:00Z"/>
          <w:rFonts w:asciiTheme="minorHAnsi" w:hAnsiTheme="minorHAnsi"/>
          <w:rPrChange w:id="3809" w:author="Heleen Devos" w:date="2018-07-22T17:42:00Z">
            <w:rPr>
              <w:del w:id="3810" w:author="Eduardo Gonzalez" w:date="2018-07-30T10:03:00Z"/>
            </w:rPr>
          </w:rPrChange>
        </w:rPr>
      </w:pPr>
      <w:del w:id="3811" w:author="Eduardo Gonzalez" w:date="2018-07-30T10:03:00Z">
        <w:r w:rsidRPr="00A879E9" w:rsidDel="00C80F91">
          <w:rPr>
            <w:rFonts w:asciiTheme="minorHAnsi" w:hAnsiTheme="minorHAnsi"/>
            <w:rPrChange w:id="3812" w:author="Heleen Devos" w:date="2018-07-22T17:42:00Z">
              <w:rPr/>
            </w:rPrChange>
          </w:rPr>
          <w:delText xml:space="preserve">- </w:delText>
        </w:r>
        <w:r w:rsidRPr="00A879E9" w:rsidDel="00C80F91">
          <w:rPr>
            <w:rFonts w:asciiTheme="minorHAnsi" w:hAnsiTheme="minorHAnsi"/>
            <w:rPrChange w:id="3813" w:author="Heleen Devos" w:date="2018-07-22T17:42:00Z">
              <w:rPr/>
            </w:rPrChange>
          </w:rPr>
          <w:tab/>
          <w:delText xml:space="preserve">Fase II: Plataforma Crowdfunding </w:delText>
        </w:r>
      </w:del>
    </w:p>
    <w:p w14:paraId="1047AC91" w14:textId="4635594E"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814" w:author="Eduardo Gonzalez" w:date="2018-07-30T10:03:00Z"/>
          <w:rFonts w:asciiTheme="minorHAnsi" w:hAnsiTheme="minorHAnsi"/>
          <w:rPrChange w:id="3815" w:author="Heleen Devos" w:date="2018-07-22T17:42:00Z">
            <w:rPr>
              <w:del w:id="3816" w:author="Eduardo Gonzalez" w:date="2018-07-30T10:03:00Z"/>
              <w:sz w:val="20"/>
              <w:szCs w:val="20"/>
            </w:rPr>
          </w:rPrChange>
        </w:rPr>
      </w:pPr>
      <w:del w:id="3817" w:author="Eduardo Gonzalez" w:date="2018-07-30T10:03:00Z">
        <w:r w:rsidRPr="00A879E9" w:rsidDel="00C80F91">
          <w:rPr>
            <w:rFonts w:asciiTheme="minorHAnsi" w:hAnsiTheme="minorHAnsi"/>
            <w:rPrChange w:id="3818" w:author="Heleen Devos" w:date="2018-07-22T17:42:00Z">
              <w:rPr/>
            </w:rPrChange>
          </w:rPr>
          <w:tab/>
        </w:r>
        <w:r w:rsidRPr="00A879E9" w:rsidDel="00C80F91">
          <w:rPr>
            <w:rFonts w:asciiTheme="minorHAnsi" w:hAnsiTheme="minorHAnsi"/>
            <w:rPrChange w:id="3819" w:author="Heleen Devos" w:date="2018-07-22T17:42:00Z">
              <w:rPr/>
            </w:rPrChange>
          </w:rPr>
          <w:tab/>
        </w:r>
        <w:r w:rsidRPr="00A879E9" w:rsidDel="00C80F91">
          <w:rPr>
            <w:rFonts w:asciiTheme="minorHAnsi" w:hAnsiTheme="minorHAnsi"/>
            <w:rPrChange w:id="3820" w:author="Heleen Devos" w:date="2018-07-22T17:42:00Z">
              <w:rPr/>
            </w:rPrChange>
          </w:rPr>
          <w:tab/>
          <w:delText xml:space="preserve">i. Descentralización del capital </w:delText>
        </w:r>
      </w:del>
    </w:p>
    <w:p w14:paraId="28B3FD8F" w14:textId="03CC1399"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821" w:author="Eduardo Gonzalez" w:date="2018-07-30T10:03:00Z"/>
          <w:rFonts w:asciiTheme="minorHAnsi" w:hAnsiTheme="minorHAnsi"/>
          <w:rPrChange w:id="3822" w:author="Heleen Devos" w:date="2018-07-22T17:42:00Z">
            <w:rPr>
              <w:del w:id="3823" w:author="Eduardo Gonzalez" w:date="2018-07-30T10:03:00Z"/>
              <w:sz w:val="20"/>
              <w:szCs w:val="20"/>
            </w:rPr>
          </w:rPrChange>
        </w:rPr>
      </w:pPr>
      <w:del w:id="3824" w:author="Eduardo Gonzalez" w:date="2018-07-30T10:03:00Z">
        <w:r w:rsidRPr="00A879E9" w:rsidDel="00C80F91">
          <w:rPr>
            <w:rFonts w:asciiTheme="minorHAnsi" w:hAnsiTheme="minorHAnsi"/>
            <w:rPrChange w:id="3825" w:author="Heleen Devos" w:date="2018-07-22T17:42:00Z">
              <w:rPr>
                <w:sz w:val="20"/>
                <w:szCs w:val="20"/>
              </w:rPr>
            </w:rPrChange>
          </w:rPr>
          <w:tab/>
        </w:r>
        <w:r w:rsidRPr="00A879E9" w:rsidDel="00C80F91">
          <w:rPr>
            <w:rFonts w:asciiTheme="minorHAnsi" w:hAnsiTheme="minorHAnsi"/>
            <w:rPrChange w:id="3826" w:author="Heleen Devos" w:date="2018-07-22T17:42:00Z">
              <w:rPr>
                <w:sz w:val="20"/>
                <w:szCs w:val="20"/>
              </w:rPr>
            </w:rPrChange>
          </w:rPr>
          <w:tab/>
        </w:r>
        <w:r w:rsidRPr="00A879E9" w:rsidDel="00C80F91">
          <w:rPr>
            <w:rFonts w:asciiTheme="minorHAnsi" w:hAnsiTheme="minorHAnsi"/>
            <w:rPrChange w:id="3827" w:author="Heleen Devos" w:date="2018-07-22T17:42:00Z">
              <w:rPr>
                <w:sz w:val="20"/>
                <w:szCs w:val="20"/>
              </w:rPr>
            </w:rPrChange>
          </w:rPr>
          <w:tab/>
          <w:delText>ii. Economía colaborativa</w:delText>
        </w:r>
      </w:del>
    </w:p>
    <w:p w14:paraId="1C132A59" w14:textId="471883A3" w:rsidR="00441D39" w:rsidRPr="00A879E9" w:rsidDel="00C80F91" w:rsidRDefault="00441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828" w:author="Eduardo Gonzalez" w:date="2018-07-30T10:03:00Z"/>
          <w:rFonts w:asciiTheme="minorHAnsi" w:hAnsiTheme="minorHAnsi"/>
          <w:rPrChange w:id="3829" w:author="Heleen Devos" w:date="2018-07-22T17:42:00Z">
            <w:rPr>
              <w:del w:id="3830" w:author="Eduardo Gonzalez" w:date="2018-07-30T10:03:00Z"/>
              <w:sz w:val="20"/>
              <w:szCs w:val="20"/>
            </w:rPr>
          </w:rPrChange>
        </w:rPr>
        <w:pPrChange w:id="3831" w:author="Heleen Devos" w:date="2018-07-22T19:03:00Z">
          <w:pPr>
            <w:spacing w:after="0" w:line="240" w:lineRule="auto"/>
            <w:ind w:firstLine="357"/>
          </w:pPr>
        </w:pPrChange>
      </w:pPr>
    </w:p>
    <w:p w14:paraId="264C522E" w14:textId="79BA1FED"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832" w:author="Eduardo Gonzalez" w:date="2018-07-30T10:03:00Z"/>
          <w:rFonts w:asciiTheme="minorHAnsi" w:hAnsiTheme="minorHAnsi"/>
          <w:b/>
          <w:u w:val="single"/>
          <w:rPrChange w:id="3833" w:author="Heleen Devos" w:date="2018-07-22T17:42:00Z">
            <w:rPr>
              <w:del w:id="3834" w:author="Eduardo Gonzalez" w:date="2018-07-30T10:03:00Z"/>
              <w:b/>
              <w:sz w:val="20"/>
              <w:szCs w:val="20"/>
              <w:u w:val="single"/>
            </w:rPr>
          </w:rPrChange>
        </w:rPr>
      </w:pPr>
      <w:del w:id="3835" w:author="Eduardo Gonzalez" w:date="2018-07-30T10:03:00Z">
        <w:r w:rsidRPr="00A879E9" w:rsidDel="00C80F91">
          <w:rPr>
            <w:rFonts w:asciiTheme="minorHAnsi" w:hAnsiTheme="minorHAnsi"/>
            <w:rPrChange w:id="3836" w:author="Heleen Devos" w:date="2018-07-22T17:42:00Z">
              <w:rPr>
                <w:sz w:val="20"/>
                <w:szCs w:val="20"/>
              </w:rPr>
            </w:rPrChange>
          </w:rPr>
          <w:tab/>
        </w:r>
        <w:r w:rsidRPr="00A879E9" w:rsidDel="00C80F91">
          <w:rPr>
            <w:rFonts w:asciiTheme="minorHAnsi" w:hAnsiTheme="minorHAnsi"/>
            <w:rPrChange w:id="3837" w:author="Heleen Devos" w:date="2018-07-22T17:42:00Z">
              <w:rPr>
                <w:sz w:val="20"/>
                <w:szCs w:val="20"/>
              </w:rPr>
            </w:rPrChange>
          </w:rPr>
          <w:tab/>
        </w:r>
        <w:r w:rsidRPr="00A879E9" w:rsidDel="00C80F91">
          <w:rPr>
            <w:rFonts w:asciiTheme="minorHAnsi" w:hAnsiTheme="minorHAnsi"/>
            <w:rPrChange w:id="3838" w:author="Heleen Devos" w:date="2018-07-22T17:42:00Z">
              <w:rPr>
                <w:sz w:val="20"/>
                <w:szCs w:val="20"/>
              </w:rPr>
            </w:rPrChange>
          </w:rPr>
          <w:tab/>
        </w:r>
        <w:r w:rsidRPr="00A879E9" w:rsidDel="00C80F91">
          <w:rPr>
            <w:rFonts w:asciiTheme="minorHAnsi" w:hAnsiTheme="minorHAnsi"/>
            <w:b/>
            <w:u w:val="single"/>
            <w:rPrChange w:id="3839" w:author="Heleen Devos" w:date="2018-07-22T17:42:00Z">
              <w:rPr>
                <w:b/>
                <w:sz w:val="20"/>
                <w:szCs w:val="20"/>
                <w:u w:val="single"/>
              </w:rPr>
            </w:rPrChange>
          </w:rPr>
          <w:delText xml:space="preserve">Modalidades </w:delText>
        </w:r>
      </w:del>
    </w:p>
    <w:p w14:paraId="58F96AE1" w14:textId="4C9D8369"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840" w:author="Eduardo Gonzalez" w:date="2018-07-30T10:03:00Z"/>
          <w:rFonts w:asciiTheme="minorHAnsi" w:hAnsiTheme="minorHAnsi"/>
          <w:rPrChange w:id="3841" w:author="Heleen Devos" w:date="2018-07-22T17:42:00Z">
            <w:rPr>
              <w:del w:id="3842" w:author="Eduardo Gonzalez" w:date="2018-07-30T10:03:00Z"/>
              <w:sz w:val="20"/>
              <w:szCs w:val="20"/>
            </w:rPr>
          </w:rPrChange>
        </w:rPr>
      </w:pPr>
      <w:del w:id="3843" w:author="Eduardo Gonzalez" w:date="2018-07-30T10:03:00Z">
        <w:r w:rsidRPr="00A879E9" w:rsidDel="00C80F91">
          <w:rPr>
            <w:rFonts w:asciiTheme="minorHAnsi" w:hAnsiTheme="minorHAnsi"/>
            <w:rPrChange w:id="3844" w:author="Heleen Devos" w:date="2018-07-22T17:42:00Z">
              <w:rPr>
                <w:sz w:val="20"/>
                <w:szCs w:val="20"/>
              </w:rPr>
            </w:rPrChange>
          </w:rPr>
          <w:tab/>
        </w:r>
        <w:r w:rsidRPr="00A879E9" w:rsidDel="00C80F91">
          <w:rPr>
            <w:rFonts w:asciiTheme="minorHAnsi" w:hAnsiTheme="minorHAnsi"/>
            <w:rPrChange w:id="3845" w:author="Heleen Devos" w:date="2018-07-22T17:42:00Z">
              <w:rPr>
                <w:sz w:val="20"/>
                <w:szCs w:val="20"/>
              </w:rPr>
            </w:rPrChange>
          </w:rPr>
          <w:tab/>
        </w:r>
        <w:r w:rsidRPr="00A879E9" w:rsidDel="00C80F91">
          <w:rPr>
            <w:rFonts w:asciiTheme="minorHAnsi" w:hAnsiTheme="minorHAnsi"/>
            <w:rPrChange w:id="3846" w:author="Heleen Devos" w:date="2018-07-22T17:42:00Z">
              <w:rPr>
                <w:sz w:val="20"/>
                <w:szCs w:val="20"/>
              </w:rPr>
            </w:rPrChange>
          </w:rPr>
          <w:tab/>
        </w:r>
      </w:del>
    </w:p>
    <w:p w14:paraId="73860E1B" w14:textId="62D5FD0B"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847" w:author="Eduardo Gonzalez" w:date="2018-07-30T10:03:00Z"/>
          <w:rFonts w:asciiTheme="minorHAnsi" w:hAnsiTheme="minorHAnsi"/>
          <w:rPrChange w:id="3848" w:author="Heleen Devos" w:date="2018-07-22T17:42:00Z">
            <w:rPr>
              <w:del w:id="3849" w:author="Eduardo Gonzalez" w:date="2018-07-30T10:03:00Z"/>
              <w:sz w:val="20"/>
              <w:szCs w:val="20"/>
            </w:rPr>
          </w:rPrChange>
        </w:rPr>
      </w:pPr>
      <w:del w:id="3850" w:author="Eduardo Gonzalez" w:date="2018-07-30T10:03:00Z">
        <w:r w:rsidRPr="00A879E9" w:rsidDel="00C80F91">
          <w:rPr>
            <w:rFonts w:asciiTheme="minorHAnsi" w:hAnsiTheme="minorHAnsi"/>
            <w:rPrChange w:id="3851" w:author="Heleen Devos" w:date="2018-07-22T17:42:00Z">
              <w:rPr>
                <w:sz w:val="20"/>
                <w:szCs w:val="20"/>
              </w:rPr>
            </w:rPrChange>
          </w:rPr>
          <w:tab/>
        </w:r>
        <w:r w:rsidRPr="00A879E9" w:rsidDel="00C80F91">
          <w:rPr>
            <w:rFonts w:asciiTheme="minorHAnsi" w:hAnsiTheme="minorHAnsi"/>
            <w:rPrChange w:id="3852" w:author="Heleen Devos" w:date="2018-07-22T17:42:00Z">
              <w:rPr>
                <w:sz w:val="20"/>
                <w:szCs w:val="20"/>
              </w:rPr>
            </w:rPrChange>
          </w:rPr>
          <w:tab/>
        </w:r>
        <w:r w:rsidRPr="00A879E9" w:rsidDel="00C80F91">
          <w:rPr>
            <w:rFonts w:asciiTheme="minorHAnsi" w:hAnsiTheme="minorHAnsi"/>
            <w:rPrChange w:id="3853" w:author="Heleen Devos" w:date="2018-07-22T17:42:00Z">
              <w:rPr>
                <w:sz w:val="20"/>
                <w:szCs w:val="20"/>
              </w:rPr>
            </w:rPrChange>
          </w:rPr>
          <w:tab/>
        </w:r>
      </w:del>
    </w:p>
    <w:p w14:paraId="78D80FE0" w14:textId="706ADC27"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854" w:author="Eduardo Gonzalez" w:date="2018-07-30T10:03:00Z"/>
          <w:rFonts w:asciiTheme="minorHAnsi" w:hAnsiTheme="minorHAnsi"/>
          <w:rPrChange w:id="3855" w:author="Heleen Devos" w:date="2018-07-22T17:42:00Z">
            <w:rPr>
              <w:del w:id="3856" w:author="Eduardo Gonzalez" w:date="2018-07-30T10:03:00Z"/>
              <w:sz w:val="20"/>
              <w:szCs w:val="20"/>
            </w:rPr>
          </w:rPrChange>
        </w:rPr>
      </w:pPr>
      <w:del w:id="3857" w:author="Eduardo Gonzalez" w:date="2018-07-30T10:03:00Z">
        <w:r w:rsidRPr="00A879E9" w:rsidDel="00C80F91">
          <w:rPr>
            <w:rFonts w:asciiTheme="minorHAnsi" w:hAnsiTheme="minorHAnsi"/>
            <w:rPrChange w:id="3858" w:author="Heleen Devos" w:date="2018-07-22T17:42:00Z">
              <w:rPr>
                <w:sz w:val="20"/>
                <w:szCs w:val="20"/>
              </w:rPr>
            </w:rPrChange>
          </w:rPr>
          <w:tab/>
        </w:r>
        <w:r w:rsidRPr="00A879E9" w:rsidDel="00C80F91">
          <w:rPr>
            <w:rFonts w:asciiTheme="minorHAnsi" w:hAnsiTheme="minorHAnsi"/>
            <w:rPrChange w:id="3859" w:author="Heleen Devos" w:date="2018-07-22T17:42:00Z">
              <w:rPr>
                <w:sz w:val="20"/>
                <w:szCs w:val="20"/>
              </w:rPr>
            </w:rPrChange>
          </w:rPr>
          <w:tab/>
        </w:r>
        <w:r w:rsidRPr="00A879E9" w:rsidDel="00C80F91">
          <w:rPr>
            <w:rFonts w:asciiTheme="minorHAnsi" w:hAnsiTheme="minorHAnsi"/>
            <w:rPrChange w:id="3860" w:author="Heleen Devos" w:date="2018-07-22T17:42:00Z">
              <w:rPr>
                <w:sz w:val="20"/>
                <w:szCs w:val="20"/>
              </w:rPr>
            </w:rPrChange>
          </w:rPr>
          <w:tab/>
        </w:r>
      </w:del>
    </w:p>
    <w:p w14:paraId="13E5FE23" w14:textId="4E8CA9FF" w:rsidR="00441D39" w:rsidRPr="00A879E9" w:rsidDel="00C80F91" w:rsidRDefault="00441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861" w:author="Eduardo Gonzalez" w:date="2018-07-30T10:03:00Z"/>
          <w:rFonts w:asciiTheme="minorHAnsi" w:hAnsiTheme="minorHAnsi"/>
          <w:rPrChange w:id="3862" w:author="Heleen Devos" w:date="2018-07-22T17:42:00Z">
            <w:rPr>
              <w:del w:id="3863" w:author="Eduardo Gonzalez" w:date="2018-07-30T10:03:00Z"/>
            </w:rPr>
          </w:rPrChange>
        </w:rPr>
        <w:pPrChange w:id="3864" w:author="Heleen Devos" w:date="2018-07-22T19:03:00Z">
          <w:pPr>
            <w:ind w:firstLine="360"/>
          </w:pPr>
        </w:pPrChange>
      </w:pPr>
    </w:p>
    <w:p w14:paraId="79533EA2" w14:textId="0BFC6BFA"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865" w:author="Eduardo Gonzalez" w:date="2018-07-30T10:03:00Z"/>
          <w:rFonts w:asciiTheme="minorHAnsi" w:hAnsiTheme="minorHAnsi"/>
          <w:rPrChange w:id="3866" w:author="Heleen Devos" w:date="2018-07-22T17:42:00Z">
            <w:rPr>
              <w:del w:id="3867" w:author="Eduardo Gonzalez" w:date="2018-07-30T10:03:00Z"/>
            </w:rPr>
          </w:rPrChange>
        </w:rPr>
      </w:pPr>
      <w:del w:id="3868" w:author="Eduardo Gonzalez" w:date="2018-07-30T10:03:00Z">
        <w:r w:rsidRPr="00A879E9" w:rsidDel="00C80F91">
          <w:rPr>
            <w:rFonts w:asciiTheme="minorHAnsi" w:hAnsiTheme="minorHAnsi"/>
            <w:rPrChange w:id="3869" w:author="Heleen Devos" w:date="2018-07-22T17:42:00Z">
              <w:rPr/>
            </w:rPrChange>
          </w:rPr>
          <w:delText xml:space="preserve">- </w:delText>
        </w:r>
        <w:r w:rsidRPr="00A879E9" w:rsidDel="00C80F91">
          <w:rPr>
            <w:rFonts w:asciiTheme="minorHAnsi" w:hAnsiTheme="minorHAnsi"/>
            <w:rPrChange w:id="3870" w:author="Heleen Devos" w:date="2018-07-22T17:42:00Z">
              <w:rPr/>
            </w:rPrChange>
          </w:rPr>
          <w:tab/>
          <w:delText xml:space="preserve">Fase III: Exchange Descentralizado </w:delText>
        </w:r>
      </w:del>
    </w:p>
    <w:p w14:paraId="0996B65B" w14:textId="077A5D42"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871" w:author="Eduardo Gonzalez" w:date="2018-07-30T10:03:00Z"/>
          <w:rFonts w:asciiTheme="minorHAnsi" w:hAnsiTheme="minorHAnsi"/>
          <w:rPrChange w:id="3872" w:author="Heleen Devos" w:date="2018-07-22T17:42:00Z">
            <w:rPr>
              <w:del w:id="3873" w:author="Eduardo Gonzalez" w:date="2018-07-30T10:03:00Z"/>
            </w:rPr>
          </w:rPrChange>
        </w:rPr>
      </w:pPr>
      <w:del w:id="3874" w:author="Eduardo Gonzalez" w:date="2018-07-30T10:03:00Z">
        <w:r w:rsidRPr="00A879E9" w:rsidDel="00C80F91">
          <w:rPr>
            <w:rFonts w:asciiTheme="minorHAnsi" w:hAnsiTheme="minorHAnsi"/>
            <w:rPrChange w:id="3875" w:author="Heleen Devos" w:date="2018-07-22T17:42:00Z">
              <w:rPr/>
            </w:rPrChange>
          </w:rPr>
          <w:delText>i. Exchange descentralizado: Plataforma funcional con altos estandares de seguridad</w:delText>
        </w:r>
      </w:del>
    </w:p>
    <w:p w14:paraId="75DE6AF1" w14:textId="681F754A"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876" w:author="Eduardo Gonzalez" w:date="2018-07-30T10:03:00Z"/>
          <w:rFonts w:asciiTheme="minorHAnsi" w:hAnsiTheme="minorHAnsi"/>
          <w:rPrChange w:id="3877" w:author="Heleen Devos" w:date="2018-07-22T17:42:00Z">
            <w:rPr>
              <w:del w:id="3878" w:author="Eduardo Gonzalez" w:date="2018-07-30T10:03:00Z"/>
              <w:sz w:val="20"/>
              <w:szCs w:val="20"/>
            </w:rPr>
          </w:rPrChange>
        </w:rPr>
      </w:pPr>
      <w:del w:id="3879" w:author="Eduardo Gonzalez" w:date="2018-07-30T10:03:00Z">
        <w:r w:rsidRPr="00A879E9" w:rsidDel="00C80F91">
          <w:rPr>
            <w:rFonts w:asciiTheme="minorHAnsi" w:hAnsiTheme="minorHAnsi"/>
            <w:rPrChange w:id="3880" w:author="Heleen Devos" w:date="2018-07-22T17:42:00Z">
              <w:rPr/>
            </w:rPrChange>
          </w:rPr>
          <w:delText>ii. Intercambio de tokens entre inversionistas de los proyectos tokenizados</w:delText>
        </w:r>
      </w:del>
    </w:p>
    <w:p w14:paraId="70B98DFE" w14:textId="549D1844"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881" w:author="Eduardo Gonzalez" w:date="2018-07-30T10:03:00Z"/>
          <w:rFonts w:asciiTheme="minorHAnsi" w:hAnsiTheme="minorHAnsi"/>
          <w:rPrChange w:id="3882" w:author="Heleen Devos" w:date="2018-07-22T17:42:00Z">
            <w:rPr>
              <w:del w:id="3883" w:author="Eduardo Gonzalez" w:date="2018-07-30T10:03:00Z"/>
              <w:sz w:val="20"/>
              <w:szCs w:val="20"/>
            </w:rPr>
          </w:rPrChange>
        </w:rPr>
      </w:pPr>
      <w:del w:id="3884" w:author="Eduardo Gonzalez" w:date="2018-07-30T10:03:00Z">
        <w:r w:rsidRPr="00A879E9" w:rsidDel="00C80F91">
          <w:rPr>
            <w:rFonts w:asciiTheme="minorHAnsi" w:hAnsiTheme="minorHAnsi"/>
            <w:rPrChange w:id="3885" w:author="Heleen Devos" w:date="2018-07-22T17:42:00Z">
              <w:rPr>
                <w:sz w:val="20"/>
                <w:szCs w:val="20"/>
              </w:rPr>
            </w:rPrChange>
          </w:rPr>
          <w:delText>iii. Inclusión de principales cripto-monedas para el intercambio libre</w:delText>
        </w:r>
      </w:del>
    </w:p>
    <w:p w14:paraId="19893F96" w14:textId="2F7986C4"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886" w:author="Eduardo Gonzalez" w:date="2018-07-30T10:03:00Z"/>
          <w:rFonts w:asciiTheme="minorHAnsi" w:hAnsiTheme="minorHAnsi"/>
          <w:rPrChange w:id="3887" w:author="Heleen Devos" w:date="2018-07-22T17:42:00Z">
            <w:rPr>
              <w:del w:id="3888" w:author="Eduardo Gonzalez" w:date="2018-07-30T10:03:00Z"/>
            </w:rPr>
          </w:rPrChange>
        </w:rPr>
      </w:pPr>
      <w:del w:id="3889" w:author="Eduardo Gonzalez" w:date="2018-07-30T10:03:00Z">
        <w:r w:rsidRPr="00A879E9" w:rsidDel="00C80F91">
          <w:rPr>
            <w:rFonts w:asciiTheme="minorHAnsi" w:hAnsiTheme="minorHAnsi"/>
            <w:rPrChange w:id="3890" w:author="Heleen Devos" w:date="2018-07-22T17:42:00Z">
              <w:rPr>
                <w:sz w:val="20"/>
                <w:szCs w:val="20"/>
              </w:rPr>
            </w:rPrChange>
          </w:rPr>
          <w:delText>iv. Bajas comisiones, dinamismo y retorno en la inversión.</w:delText>
        </w:r>
      </w:del>
    </w:p>
    <w:p w14:paraId="41593023" w14:textId="6433D296" w:rsidR="00441D39" w:rsidRPr="00A879E9" w:rsidDel="00C80F91" w:rsidRDefault="00441D3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891" w:author="Eduardo Gonzalez" w:date="2018-07-30T10:03:00Z"/>
          <w:rFonts w:asciiTheme="minorHAnsi" w:hAnsiTheme="minorHAnsi"/>
          <w:rPrChange w:id="3892" w:author="Heleen Devos" w:date="2018-07-22T17:42:00Z">
            <w:rPr>
              <w:del w:id="3893" w:author="Eduardo Gonzalez" w:date="2018-07-30T10:03:00Z"/>
            </w:rPr>
          </w:rPrChange>
        </w:rPr>
      </w:pPr>
    </w:p>
    <w:p w14:paraId="159895F8" w14:textId="5346275C"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894" w:author="Eduardo Gonzalez" w:date="2018-07-30T10:03:00Z"/>
          <w:rFonts w:asciiTheme="minorHAnsi" w:hAnsiTheme="minorHAnsi"/>
          <w:rPrChange w:id="3895" w:author="Heleen Devos" w:date="2018-07-22T17:42:00Z">
            <w:rPr>
              <w:del w:id="3896" w:author="Eduardo Gonzalez" w:date="2018-07-30T10:03:00Z"/>
            </w:rPr>
          </w:rPrChange>
        </w:rPr>
      </w:pPr>
      <w:del w:id="3897" w:author="Eduardo Gonzalez" w:date="2018-07-30T10:03:00Z">
        <w:r w:rsidRPr="00A879E9" w:rsidDel="00C80F91">
          <w:rPr>
            <w:rFonts w:asciiTheme="minorHAnsi" w:hAnsiTheme="minorHAnsi"/>
            <w:rPrChange w:id="3898" w:author="Heleen Devos" w:date="2018-07-22T17:42:00Z">
              <w:rPr/>
            </w:rPrChange>
          </w:rPr>
          <w:delText xml:space="preserve">- </w:delText>
        </w:r>
        <w:r w:rsidRPr="00A879E9" w:rsidDel="00C80F91">
          <w:rPr>
            <w:rFonts w:asciiTheme="minorHAnsi" w:hAnsiTheme="minorHAnsi"/>
            <w:rPrChange w:id="3899" w:author="Heleen Devos" w:date="2018-07-22T17:42:00Z">
              <w:rPr/>
            </w:rPrChange>
          </w:rPr>
          <w:tab/>
          <w:delText>Fase IV: Distribución Utilidad Exchange</w:delText>
        </w:r>
      </w:del>
    </w:p>
    <w:p w14:paraId="19BE0A1C" w14:textId="2E03AFF2"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900" w:author="Eduardo Gonzalez" w:date="2018-07-30T10:03:00Z"/>
          <w:rFonts w:asciiTheme="minorHAnsi" w:hAnsiTheme="minorHAnsi"/>
          <w:rPrChange w:id="3901" w:author="Heleen Devos" w:date="2018-07-22T17:42:00Z">
            <w:rPr>
              <w:del w:id="3902" w:author="Eduardo Gonzalez" w:date="2018-07-30T10:03:00Z"/>
            </w:rPr>
          </w:rPrChange>
        </w:rPr>
      </w:pPr>
      <w:del w:id="3903" w:author="Eduardo Gonzalez" w:date="2018-07-30T10:03:00Z">
        <w:r w:rsidRPr="00A879E9" w:rsidDel="00C80F91">
          <w:rPr>
            <w:rFonts w:asciiTheme="minorHAnsi" w:hAnsiTheme="minorHAnsi"/>
            <w:rPrChange w:id="3904" w:author="Heleen Devos" w:date="2018-07-22T17:42:00Z">
              <w:rPr/>
            </w:rPrChange>
          </w:rPr>
          <w:delText>i. Comunidad Ergon: DAO vs DAICO</w:delText>
        </w:r>
      </w:del>
    </w:p>
    <w:p w14:paraId="2A96A4CC" w14:textId="2C339E28"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905" w:author="Eduardo Gonzalez" w:date="2018-07-30T10:03:00Z"/>
          <w:rFonts w:asciiTheme="minorHAnsi" w:hAnsiTheme="minorHAnsi"/>
          <w:rPrChange w:id="3906" w:author="Heleen Devos" w:date="2018-07-22T17:42:00Z">
            <w:rPr>
              <w:del w:id="3907" w:author="Eduardo Gonzalez" w:date="2018-07-30T10:03:00Z"/>
              <w:sz w:val="20"/>
              <w:szCs w:val="20"/>
            </w:rPr>
          </w:rPrChange>
        </w:rPr>
      </w:pPr>
      <w:del w:id="3908" w:author="Eduardo Gonzalez" w:date="2018-07-30T10:03:00Z">
        <w:r w:rsidRPr="00A879E9" w:rsidDel="00C80F91">
          <w:rPr>
            <w:rFonts w:asciiTheme="minorHAnsi" w:hAnsiTheme="minorHAnsi"/>
            <w:rPrChange w:id="3909" w:author="Heleen Devos" w:date="2018-07-22T17:42:00Z">
              <w:rPr/>
            </w:rPrChange>
          </w:rPr>
          <w:delText>ii. Principal Activo: Comunidad</w:delText>
        </w:r>
      </w:del>
    </w:p>
    <w:p w14:paraId="703CEAAB" w14:textId="6A624B88"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910" w:author="Eduardo Gonzalez" w:date="2018-07-30T10:03:00Z"/>
          <w:rFonts w:asciiTheme="minorHAnsi" w:hAnsiTheme="minorHAnsi"/>
          <w:rPrChange w:id="3911" w:author="Heleen Devos" w:date="2018-07-22T17:42:00Z">
            <w:rPr>
              <w:del w:id="3912" w:author="Eduardo Gonzalez" w:date="2018-07-30T10:03:00Z"/>
              <w:sz w:val="20"/>
              <w:szCs w:val="20"/>
            </w:rPr>
          </w:rPrChange>
        </w:rPr>
      </w:pPr>
      <w:del w:id="3913" w:author="Eduardo Gonzalez" w:date="2018-07-30T10:03:00Z">
        <w:r w:rsidRPr="00A879E9" w:rsidDel="00C80F91">
          <w:rPr>
            <w:rFonts w:asciiTheme="minorHAnsi" w:hAnsiTheme="minorHAnsi"/>
            <w:rPrChange w:id="3914" w:author="Heleen Devos" w:date="2018-07-22T17:42:00Z">
              <w:rPr>
                <w:sz w:val="20"/>
                <w:szCs w:val="20"/>
              </w:rPr>
            </w:rPrChange>
          </w:rPr>
          <w:delText>iii. Condiciones de la distribución de la rentabilidad</w:delText>
        </w:r>
      </w:del>
    </w:p>
    <w:p w14:paraId="6C0383AD" w14:textId="160E6154"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915" w:author="Eduardo Gonzalez" w:date="2018-07-30T10:03:00Z"/>
          <w:rFonts w:asciiTheme="minorHAnsi" w:hAnsiTheme="minorHAnsi"/>
          <w:rPrChange w:id="3916" w:author="Heleen Devos" w:date="2018-07-22T17:42:00Z">
            <w:rPr>
              <w:del w:id="3917" w:author="Eduardo Gonzalez" w:date="2018-07-30T10:03:00Z"/>
              <w:sz w:val="20"/>
              <w:szCs w:val="20"/>
            </w:rPr>
          </w:rPrChange>
        </w:rPr>
      </w:pPr>
      <w:del w:id="3918" w:author="Eduardo Gonzalez" w:date="2018-07-30T10:03:00Z">
        <w:r w:rsidRPr="00A879E9" w:rsidDel="00C80F91">
          <w:rPr>
            <w:rFonts w:asciiTheme="minorHAnsi" w:hAnsiTheme="minorHAnsi"/>
            <w:rPrChange w:id="3919" w:author="Heleen Devos" w:date="2018-07-22T17:42:00Z">
              <w:rPr>
                <w:sz w:val="20"/>
                <w:szCs w:val="20"/>
              </w:rPr>
            </w:rPrChange>
          </w:rPr>
          <w:delText>iv. Fondo de inversión y seguro comunitario</w:delText>
        </w:r>
      </w:del>
    </w:p>
    <w:p w14:paraId="5DDF70DE" w14:textId="0521ED4A"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920" w:author="Eduardo Gonzalez" w:date="2018-07-30T10:03:00Z"/>
          <w:rFonts w:asciiTheme="minorHAnsi" w:hAnsiTheme="minorHAnsi"/>
          <w:rPrChange w:id="3921" w:author="Heleen Devos" w:date="2018-07-22T17:42:00Z">
            <w:rPr>
              <w:del w:id="3922" w:author="Eduardo Gonzalez" w:date="2018-07-30T10:03:00Z"/>
              <w:sz w:val="20"/>
              <w:szCs w:val="20"/>
            </w:rPr>
          </w:rPrChange>
        </w:rPr>
      </w:pPr>
      <w:del w:id="3923" w:author="Eduardo Gonzalez" w:date="2018-07-30T10:03:00Z">
        <w:r w:rsidRPr="00A879E9" w:rsidDel="00C80F91">
          <w:rPr>
            <w:rFonts w:asciiTheme="minorHAnsi" w:hAnsiTheme="minorHAnsi"/>
            <w:rPrChange w:id="3924" w:author="Heleen Devos" w:date="2018-07-22T17:42:00Z">
              <w:rPr>
                <w:sz w:val="20"/>
                <w:szCs w:val="20"/>
              </w:rPr>
            </w:rPrChange>
          </w:rPr>
          <w:delText xml:space="preserve">iii. Aspectos éticos </w:delText>
        </w:r>
      </w:del>
    </w:p>
    <w:p w14:paraId="5FF9D993" w14:textId="0198EB01" w:rsidR="00441D39" w:rsidRPr="00A879E9" w:rsidDel="00C80F91" w:rsidRDefault="00441D3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925" w:author="Eduardo Gonzalez" w:date="2018-07-30T10:03:00Z"/>
          <w:rFonts w:asciiTheme="minorHAnsi" w:hAnsiTheme="minorHAnsi"/>
          <w:rPrChange w:id="3926" w:author="Heleen Devos" w:date="2018-07-22T17:42:00Z">
            <w:rPr>
              <w:del w:id="3927" w:author="Eduardo Gonzalez" w:date="2018-07-30T10:03:00Z"/>
              <w:sz w:val="20"/>
              <w:szCs w:val="20"/>
            </w:rPr>
          </w:rPrChange>
        </w:rPr>
      </w:pPr>
    </w:p>
    <w:p w14:paraId="0F1CCFF2" w14:textId="546C2CF5"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928" w:author="Eduardo Gonzalez" w:date="2018-07-30T10:03:00Z"/>
          <w:rFonts w:asciiTheme="minorHAnsi" w:hAnsiTheme="minorHAnsi"/>
          <w:b/>
          <w:color w:val="000000"/>
          <w:u w:val="single"/>
          <w:rPrChange w:id="3929" w:author="Heleen Devos" w:date="2018-07-22T17:42:00Z">
            <w:rPr>
              <w:del w:id="3930" w:author="Eduardo Gonzalez" w:date="2018-07-30T10:03:00Z"/>
              <w:b/>
              <w:color w:val="000000"/>
              <w:sz w:val="24"/>
              <w:szCs w:val="24"/>
              <w:u w:val="single"/>
            </w:rPr>
          </w:rPrChange>
        </w:rPr>
      </w:pPr>
      <w:del w:id="3931" w:author="Eduardo Gonzalez" w:date="2018-07-30T10:03:00Z">
        <w:r w:rsidRPr="00A879E9" w:rsidDel="00C80F91">
          <w:rPr>
            <w:rFonts w:asciiTheme="minorHAnsi" w:hAnsiTheme="minorHAnsi"/>
            <w:b/>
            <w:color w:val="000000"/>
            <w:u w:val="single"/>
            <w:rPrChange w:id="3932" w:author="Heleen Devos" w:date="2018-07-22T17:42:00Z">
              <w:rPr>
                <w:b/>
                <w:color w:val="000000"/>
                <w:sz w:val="24"/>
                <w:szCs w:val="24"/>
                <w:u w:val="single"/>
              </w:rPr>
            </w:rPrChange>
          </w:rPr>
          <w:delText>Comentarios finales</w:delText>
        </w:r>
      </w:del>
    </w:p>
    <w:p w14:paraId="5F622DD6" w14:textId="50ED8CA8"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933" w:author="Eduardo Gonzalez" w:date="2018-07-30T10:03:00Z"/>
          <w:rFonts w:asciiTheme="minorHAnsi" w:hAnsiTheme="minorHAnsi"/>
          <w:rPrChange w:id="3934" w:author="Heleen Devos" w:date="2018-07-22T17:42:00Z">
            <w:rPr>
              <w:del w:id="3935" w:author="Eduardo Gonzalez" w:date="2018-07-30T10:03:00Z"/>
            </w:rPr>
          </w:rPrChange>
        </w:rPr>
      </w:pPr>
      <w:del w:id="3936" w:author="Eduardo Gonzalez" w:date="2018-07-30T10:03:00Z">
        <w:r w:rsidRPr="00A879E9" w:rsidDel="00C80F91">
          <w:rPr>
            <w:rFonts w:asciiTheme="minorHAnsi" w:hAnsiTheme="minorHAnsi"/>
            <w:rPrChange w:id="3937" w:author="Heleen Devos" w:date="2018-07-22T17:42:00Z">
              <w:rPr/>
            </w:rPrChange>
          </w:rPr>
          <w:delText xml:space="preserve">i. Equipo central </w:delText>
        </w:r>
      </w:del>
    </w:p>
    <w:p w14:paraId="54854A0D" w14:textId="7E287B01"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938" w:author="Eduardo Gonzalez" w:date="2018-07-30T10:03:00Z"/>
          <w:rFonts w:asciiTheme="minorHAnsi" w:hAnsiTheme="minorHAnsi"/>
          <w:rPrChange w:id="3939" w:author="Heleen Devos" w:date="2018-07-22T17:42:00Z">
            <w:rPr>
              <w:del w:id="3940" w:author="Eduardo Gonzalez" w:date="2018-07-30T10:03:00Z"/>
              <w:sz w:val="20"/>
              <w:szCs w:val="20"/>
            </w:rPr>
          </w:rPrChange>
        </w:rPr>
      </w:pPr>
      <w:del w:id="3941" w:author="Eduardo Gonzalez" w:date="2018-07-30T10:03:00Z">
        <w:r w:rsidRPr="00A879E9" w:rsidDel="00C80F91">
          <w:rPr>
            <w:rFonts w:asciiTheme="minorHAnsi" w:hAnsiTheme="minorHAnsi"/>
            <w:rPrChange w:id="3942" w:author="Heleen Devos" w:date="2018-07-22T17:42:00Z">
              <w:rPr/>
            </w:rPrChange>
          </w:rPr>
          <w:delText>ii. Colaboradores</w:delText>
        </w:r>
      </w:del>
    </w:p>
    <w:p w14:paraId="1876B05D" w14:textId="7203D590" w:rsidR="00441D39" w:rsidRPr="00A879E9" w:rsidDel="00C80F91" w:rsidRDefault="00441D3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943" w:author="Eduardo Gonzalez" w:date="2018-07-30T10:03:00Z"/>
          <w:rFonts w:asciiTheme="minorHAnsi" w:hAnsiTheme="minorHAnsi"/>
          <w:rPrChange w:id="3944" w:author="Heleen Devos" w:date="2018-07-22T17:42:00Z">
            <w:rPr>
              <w:del w:id="3945" w:author="Eduardo Gonzalez" w:date="2018-07-30T10:03:00Z"/>
            </w:rPr>
          </w:rPrChange>
        </w:rPr>
      </w:pPr>
    </w:p>
    <w:p w14:paraId="1C5898E2" w14:textId="1824ED6D" w:rsidR="00441D39" w:rsidRPr="00A879E9" w:rsidDel="00C80F91" w:rsidRDefault="00441D3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946" w:author="Eduardo Gonzalez" w:date="2018-07-30T10:03:00Z"/>
          <w:rFonts w:asciiTheme="minorHAnsi" w:hAnsiTheme="minorHAnsi"/>
          <w:rPrChange w:id="3947" w:author="Heleen Devos" w:date="2018-07-22T17:42:00Z">
            <w:rPr>
              <w:del w:id="3948" w:author="Eduardo Gonzalez" w:date="2018-07-30T10:03:00Z"/>
            </w:rPr>
          </w:rPrChange>
        </w:rPr>
      </w:pPr>
    </w:p>
    <w:p w14:paraId="0DEDD951" w14:textId="5BB528AA" w:rsidR="00441D39" w:rsidRPr="00A879E9" w:rsidDel="00C80F91" w:rsidRDefault="00441D3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949" w:author="Eduardo Gonzalez" w:date="2018-07-30T10:03:00Z"/>
          <w:rFonts w:asciiTheme="minorHAnsi" w:hAnsiTheme="minorHAnsi"/>
          <w:rPrChange w:id="3950" w:author="Heleen Devos" w:date="2018-07-22T17:42:00Z">
            <w:rPr>
              <w:del w:id="3951" w:author="Eduardo Gonzalez" w:date="2018-07-30T10:03:00Z"/>
            </w:rPr>
          </w:rPrChange>
        </w:rPr>
      </w:pPr>
    </w:p>
    <w:p w14:paraId="78B6A947" w14:textId="4FE5F931" w:rsidR="00441D39" w:rsidRPr="00A879E9" w:rsidDel="00C80F91" w:rsidRDefault="00441D3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952" w:author="Eduardo Gonzalez" w:date="2018-07-30T10:03:00Z"/>
          <w:rFonts w:asciiTheme="minorHAnsi" w:hAnsiTheme="minorHAnsi"/>
          <w:rPrChange w:id="3953" w:author="Heleen Devos" w:date="2018-07-22T17:42:00Z">
            <w:rPr>
              <w:del w:id="3954" w:author="Eduardo Gonzalez" w:date="2018-07-30T10:03:00Z"/>
            </w:rPr>
          </w:rPrChange>
        </w:rPr>
      </w:pPr>
    </w:p>
    <w:p w14:paraId="1288F31F" w14:textId="3B14CDAF"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955" w:author="Eduardo Gonzalez" w:date="2018-07-30T10:03:00Z"/>
          <w:rFonts w:asciiTheme="minorHAnsi" w:hAnsiTheme="minorHAnsi"/>
          <w:b/>
          <w:u w:val="single"/>
          <w:rPrChange w:id="3956" w:author="Heleen Devos" w:date="2018-07-22T17:42:00Z">
            <w:rPr>
              <w:del w:id="3957" w:author="Eduardo Gonzalez" w:date="2018-07-30T10:03:00Z"/>
              <w:b/>
              <w:sz w:val="24"/>
              <w:szCs w:val="24"/>
              <w:u w:val="single"/>
            </w:rPr>
          </w:rPrChange>
        </w:rPr>
      </w:pPr>
      <w:del w:id="3958" w:author="Eduardo Gonzalez" w:date="2018-07-30T10:03:00Z">
        <w:r w:rsidRPr="00A879E9" w:rsidDel="00C80F91">
          <w:rPr>
            <w:rFonts w:asciiTheme="minorHAnsi" w:hAnsiTheme="minorHAnsi"/>
            <w:b/>
            <w:rPrChange w:id="3959" w:author="Heleen Devos" w:date="2018-07-22T17:42:00Z">
              <w:rPr>
                <w:b/>
              </w:rPr>
            </w:rPrChange>
          </w:rPr>
          <w:delText xml:space="preserve">3. </w:delText>
        </w:r>
        <w:r w:rsidRPr="00A879E9" w:rsidDel="00C80F91">
          <w:rPr>
            <w:rFonts w:asciiTheme="minorHAnsi" w:hAnsiTheme="minorHAnsi"/>
            <w:b/>
            <w:u w:val="single"/>
            <w:rPrChange w:id="3960" w:author="Heleen Devos" w:date="2018-07-22T17:42:00Z">
              <w:rPr>
                <w:b/>
                <w:sz w:val="24"/>
                <w:szCs w:val="24"/>
                <w:u w:val="single"/>
              </w:rPr>
            </w:rPrChange>
          </w:rPr>
          <w:delText>ErgonLatam: Ecosistema Descentralizado (DAICO)</w:delText>
        </w:r>
      </w:del>
    </w:p>
    <w:p w14:paraId="2AE39626" w14:textId="7333D9B1"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961" w:author="Eduardo Gonzalez" w:date="2018-07-30T10:03:00Z"/>
          <w:rFonts w:asciiTheme="minorHAnsi" w:hAnsiTheme="minorHAnsi"/>
          <w:b/>
          <w:rPrChange w:id="3962" w:author="Heleen Devos" w:date="2018-07-22T17:42:00Z">
            <w:rPr>
              <w:del w:id="3963" w:author="Eduardo Gonzalez" w:date="2018-07-30T10:03:00Z"/>
              <w:b/>
            </w:rPr>
          </w:rPrChange>
        </w:rPr>
      </w:pPr>
      <w:del w:id="3964" w:author="Eduardo Gonzalez" w:date="2018-07-30T10:03:00Z">
        <w:r w:rsidRPr="00A879E9" w:rsidDel="00C80F91">
          <w:rPr>
            <w:rFonts w:asciiTheme="minorHAnsi" w:hAnsiTheme="minorHAnsi"/>
            <w:b/>
            <w:rPrChange w:id="3965" w:author="Heleen Devos" w:date="2018-07-22T17:42:00Z">
              <w:rPr>
                <w:b/>
              </w:rPr>
            </w:rPrChange>
          </w:rPr>
          <w:delText>Fase I : ICO</w:delText>
        </w:r>
      </w:del>
    </w:p>
    <w:p w14:paraId="7803F7E2" w14:textId="753F3894"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966" w:author="Eduardo Gonzalez" w:date="2018-07-30T10:03:00Z"/>
          <w:rFonts w:asciiTheme="minorHAnsi" w:hAnsiTheme="minorHAnsi"/>
          <w:b/>
          <w:rPrChange w:id="3967" w:author="Heleen Devos" w:date="2018-07-22T17:42:00Z">
            <w:rPr>
              <w:del w:id="3968" w:author="Eduardo Gonzalez" w:date="2018-07-30T10:03:00Z"/>
              <w:b/>
            </w:rPr>
          </w:rPrChange>
        </w:rPr>
      </w:pPr>
      <w:del w:id="3969" w:author="Eduardo Gonzalez" w:date="2018-07-30T10:03:00Z">
        <w:r w:rsidRPr="00A879E9" w:rsidDel="00C80F91">
          <w:rPr>
            <w:rFonts w:asciiTheme="minorHAnsi" w:hAnsiTheme="minorHAnsi"/>
            <w:b/>
            <w:rPrChange w:id="3970" w:author="Heleen Devos" w:date="2018-07-22T17:42:00Z">
              <w:rPr>
                <w:b/>
              </w:rPr>
            </w:rPrChange>
          </w:rPr>
          <w:delText>i. Detalles del Pre-Sale</w:delText>
        </w:r>
      </w:del>
    </w:p>
    <w:p w14:paraId="4B498F43" w14:textId="3334E652"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971" w:author="Eduardo Gonzalez" w:date="2018-07-30T10:03:00Z"/>
          <w:rFonts w:asciiTheme="minorHAnsi" w:hAnsiTheme="minorHAnsi"/>
          <w:rPrChange w:id="3972" w:author="Heleen Devos" w:date="2018-07-22T17:42:00Z">
            <w:rPr>
              <w:del w:id="3973" w:author="Eduardo Gonzalez" w:date="2018-07-30T10:03:00Z"/>
            </w:rPr>
          </w:rPrChange>
        </w:rPr>
      </w:pPr>
      <w:del w:id="3974" w:author="Eduardo Gonzalez" w:date="2018-07-30T10:03:00Z">
        <w:r w:rsidRPr="00A879E9" w:rsidDel="00C80F91">
          <w:rPr>
            <w:rFonts w:asciiTheme="minorHAnsi" w:hAnsiTheme="minorHAnsi"/>
            <w:rPrChange w:id="3975" w:author="Heleen Devos" w:date="2018-07-22T17:42:00Z">
              <w:rPr/>
            </w:rPrChange>
          </w:rPr>
          <w:delText xml:space="preserve">Esta etapa consiste en la recaudación de fondos para el desarrollo de infraestructura y preparación para el ICO principal. Entre los principales están: </w:delText>
        </w:r>
      </w:del>
    </w:p>
    <w:p w14:paraId="6009E869" w14:textId="0A146792"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976" w:author="Eduardo Gonzalez" w:date="2018-07-30T10:03:00Z"/>
          <w:rFonts w:asciiTheme="minorHAnsi" w:hAnsiTheme="minorHAnsi"/>
          <w:rPrChange w:id="3977" w:author="Heleen Devos" w:date="2018-07-22T17:42:00Z">
            <w:rPr>
              <w:del w:id="3978" w:author="Eduardo Gonzalez" w:date="2018-07-30T10:03:00Z"/>
            </w:rPr>
          </w:rPrChange>
        </w:rPr>
      </w:pPr>
      <w:del w:id="3979" w:author="Eduardo Gonzalez" w:date="2018-07-30T10:03:00Z">
        <w:r w:rsidRPr="00A879E9" w:rsidDel="00C80F91">
          <w:rPr>
            <w:rFonts w:asciiTheme="minorHAnsi" w:hAnsiTheme="minorHAnsi"/>
            <w:rPrChange w:id="3980" w:author="Heleen Devos" w:date="2018-07-22T17:42:00Z">
              <w:rPr/>
            </w:rPrChange>
          </w:rPr>
          <w:delText xml:space="preserve">- Financiación del trabajo del Equipo mínimo. </w:delText>
        </w:r>
      </w:del>
    </w:p>
    <w:p w14:paraId="7725F3A3" w14:textId="1FDA6B28"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981" w:author="Eduardo Gonzalez" w:date="2018-07-30T10:03:00Z"/>
          <w:rFonts w:asciiTheme="minorHAnsi" w:hAnsiTheme="minorHAnsi"/>
          <w:rPrChange w:id="3982" w:author="Heleen Devos" w:date="2018-07-22T17:42:00Z">
            <w:rPr>
              <w:del w:id="3983" w:author="Eduardo Gonzalez" w:date="2018-07-30T10:03:00Z"/>
            </w:rPr>
          </w:rPrChange>
        </w:rPr>
      </w:pPr>
      <w:del w:id="3984" w:author="Eduardo Gonzalez" w:date="2018-07-30T10:03:00Z">
        <w:r w:rsidRPr="00A879E9" w:rsidDel="00C80F91">
          <w:rPr>
            <w:rFonts w:asciiTheme="minorHAnsi" w:hAnsiTheme="minorHAnsi"/>
            <w:rPrChange w:id="3985" w:author="Heleen Devos" w:date="2018-07-22T17:42:00Z">
              <w:rPr/>
            </w:rPrChange>
          </w:rPr>
          <w:delText>- Desarrollo del sitio web actualizado, pruebas de seguridad, verificación de cuentas etc.</w:delText>
        </w:r>
      </w:del>
    </w:p>
    <w:p w14:paraId="060098D9" w14:textId="52F126AB"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986" w:author="Eduardo Gonzalez" w:date="2018-07-30T10:03:00Z"/>
          <w:rFonts w:asciiTheme="minorHAnsi" w:hAnsiTheme="minorHAnsi"/>
          <w:rPrChange w:id="3987" w:author="Heleen Devos" w:date="2018-07-22T17:42:00Z">
            <w:rPr>
              <w:del w:id="3988" w:author="Eduardo Gonzalez" w:date="2018-07-30T10:03:00Z"/>
            </w:rPr>
          </w:rPrChange>
        </w:rPr>
      </w:pPr>
      <w:del w:id="3989" w:author="Eduardo Gonzalez" w:date="2018-07-30T10:03:00Z">
        <w:r w:rsidRPr="00A879E9" w:rsidDel="00C80F91">
          <w:rPr>
            <w:rFonts w:asciiTheme="minorHAnsi" w:hAnsiTheme="minorHAnsi"/>
            <w:rPrChange w:id="3990" w:author="Heleen Devos" w:date="2018-07-22T17:42:00Z">
              <w:rPr/>
            </w:rPrChange>
          </w:rPr>
          <w:delText xml:space="preserve">- Desarrollo de un contrato inteligente para el ICO principal. </w:delText>
        </w:r>
      </w:del>
    </w:p>
    <w:p w14:paraId="5FF46E35" w14:textId="33499A3A"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991" w:author="Eduardo Gonzalez" w:date="2018-07-30T10:03:00Z"/>
          <w:rFonts w:asciiTheme="minorHAnsi" w:hAnsiTheme="minorHAnsi"/>
          <w:rPrChange w:id="3992" w:author="Heleen Devos" w:date="2018-07-22T17:42:00Z">
            <w:rPr>
              <w:del w:id="3993" w:author="Eduardo Gonzalez" w:date="2018-07-30T10:03:00Z"/>
            </w:rPr>
          </w:rPrChange>
        </w:rPr>
      </w:pPr>
      <w:del w:id="3994" w:author="Eduardo Gonzalez" w:date="2018-07-30T10:03:00Z">
        <w:r w:rsidRPr="00A879E9" w:rsidDel="00C80F91">
          <w:rPr>
            <w:rFonts w:asciiTheme="minorHAnsi" w:hAnsiTheme="minorHAnsi"/>
            <w:rPrChange w:id="3995" w:author="Heleen Devos" w:date="2018-07-22T17:42:00Z">
              <w:rPr/>
            </w:rPrChange>
          </w:rPr>
          <w:delText>- Auditorias externa para verificación de errores del Contrato Inteligente.</w:delText>
        </w:r>
      </w:del>
    </w:p>
    <w:p w14:paraId="3F34DBFE" w14:textId="29AE6C21" w:rsidR="00441D39" w:rsidRPr="00A879E9" w:rsidDel="00C80F91" w:rsidRDefault="00441D3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996" w:author="Eduardo Gonzalez" w:date="2018-07-30T10:03:00Z"/>
          <w:rFonts w:asciiTheme="minorHAnsi" w:hAnsiTheme="minorHAnsi"/>
          <w:b/>
          <w:rPrChange w:id="3997" w:author="Heleen Devos" w:date="2018-07-22T17:42:00Z">
            <w:rPr>
              <w:del w:id="3998" w:author="Eduardo Gonzalez" w:date="2018-07-30T10:03:00Z"/>
              <w:b/>
            </w:rPr>
          </w:rPrChange>
        </w:rPr>
      </w:pPr>
    </w:p>
    <w:p w14:paraId="69E878F6" w14:textId="2346FD4F"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3999" w:author="Eduardo Gonzalez" w:date="2018-07-30T10:03:00Z"/>
          <w:rFonts w:asciiTheme="minorHAnsi" w:hAnsiTheme="minorHAnsi"/>
          <w:rPrChange w:id="4000" w:author="Heleen Devos" w:date="2018-07-22T17:42:00Z">
            <w:rPr>
              <w:del w:id="4001" w:author="Eduardo Gonzalez" w:date="2018-07-30T10:03:00Z"/>
            </w:rPr>
          </w:rPrChange>
        </w:rPr>
      </w:pPr>
      <w:del w:id="4002" w:author="Eduardo Gonzalez" w:date="2018-07-30T10:03:00Z">
        <w:r w:rsidRPr="00A879E9" w:rsidDel="00C80F91">
          <w:rPr>
            <w:rFonts w:asciiTheme="minorHAnsi" w:hAnsiTheme="minorHAnsi"/>
            <w:b/>
            <w:rPrChange w:id="4003" w:author="Heleen Devos" w:date="2018-07-22T17:42:00Z">
              <w:rPr>
                <w:b/>
              </w:rPr>
            </w:rPrChange>
          </w:rPr>
          <w:delText>ii. Distribución de los Tokens</w:delText>
        </w:r>
      </w:del>
    </w:p>
    <w:p w14:paraId="16755F78" w14:textId="4D8429BE"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4004" w:author="Eduardo Gonzalez" w:date="2018-07-30T10:03:00Z"/>
          <w:rFonts w:asciiTheme="minorHAnsi" w:hAnsiTheme="minorHAnsi"/>
          <w:color w:val="222222"/>
          <w:rPrChange w:id="4005" w:author="Heleen Devos" w:date="2018-07-22T17:42:00Z">
            <w:rPr>
              <w:del w:id="4006" w:author="Eduardo Gonzalez" w:date="2018-07-30T10:03:00Z"/>
              <w:color w:val="222222"/>
            </w:rPr>
          </w:rPrChange>
        </w:rPr>
      </w:pPr>
      <w:del w:id="4007" w:author="Eduardo Gonzalez" w:date="2018-07-30T10:03:00Z">
        <w:r w:rsidRPr="00A879E9" w:rsidDel="00C80F91">
          <w:rPr>
            <w:rFonts w:asciiTheme="minorHAnsi" w:hAnsiTheme="minorHAnsi"/>
            <w:color w:val="222222"/>
            <w:rPrChange w:id="4008" w:author="Heleen Devos" w:date="2018-07-22T17:42:00Z">
              <w:rPr>
                <w:color w:val="222222"/>
              </w:rPr>
            </w:rPrChange>
          </w:rPr>
          <w:delText>ERgON generará un nuevo token de utilidad (ERC-20) de la red Ethereum, será llamado ERG. Queremos que los tokens de ERG sean el principal mecanismo de intercambio para prácticamente todas las transacciones dentro del ecosistema ERgON:</w:delText>
        </w:r>
      </w:del>
    </w:p>
    <w:p w14:paraId="2FDC39DD" w14:textId="62424858" w:rsidR="00441D39" w:rsidRPr="00A879E9" w:rsidDel="00C80F91" w:rsidRDefault="00441D3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4009" w:author="Eduardo Gonzalez" w:date="2018-07-30T10:03:00Z"/>
          <w:rFonts w:asciiTheme="minorHAnsi" w:hAnsiTheme="minorHAnsi"/>
          <w:color w:val="222222"/>
          <w:rPrChange w:id="4010" w:author="Heleen Devos" w:date="2018-07-22T17:42:00Z">
            <w:rPr>
              <w:del w:id="4011" w:author="Eduardo Gonzalez" w:date="2018-07-30T10:03:00Z"/>
              <w:color w:val="222222"/>
            </w:rPr>
          </w:rPrChange>
        </w:rPr>
      </w:pPr>
    </w:p>
    <w:p w14:paraId="2EA4A0C3" w14:textId="39D8E787"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4012" w:author="Eduardo Gonzalez" w:date="2018-07-30T10:03:00Z"/>
          <w:rFonts w:asciiTheme="minorHAnsi" w:hAnsiTheme="minorHAnsi"/>
          <w:color w:val="222222"/>
          <w:rPrChange w:id="4013" w:author="Heleen Devos" w:date="2018-07-22T17:42:00Z">
            <w:rPr>
              <w:del w:id="4014" w:author="Eduardo Gonzalez" w:date="2018-07-30T10:03:00Z"/>
              <w:color w:val="222222"/>
            </w:rPr>
          </w:rPrChange>
        </w:rPr>
      </w:pPr>
      <w:del w:id="4015" w:author="Eduardo Gonzalez" w:date="2018-07-30T10:03:00Z">
        <w:r w:rsidRPr="00A879E9" w:rsidDel="00C80F91">
          <w:rPr>
            <w:rFonts w:asciiTheme="minorHAnsi" w:hAnsiTheme="minorHAnsi"/>
            <w:color w:val="222222"/>
            <w:rPrChange w:id="4016" w:author="Heleen Devos" w:date="2018-07-22T17:42:00Z">
              <w:rPr>
                <w:color w:val="222222"/>
              </w:rPr>
            </w:rPrChange>
          </w:rPr>
          <w:delText>Respaldando un proyecto de crowdfunding para recompensas no monetarias.</w:delText>
        </w:r>
      </w:del>
    </w:p>
    <w:p w14:paraId="7CB82BA2" w14:textId="42C77805"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4017" w:author="Eduardo Gonzalez" w:date="2018-07-30T10:03:00Z"/>
          <w:rFonts w:asciiTheme="minorHAnsi" w:hAnsiTheme="minorHAnsi"/>
          <w:color w:val="222222"/>
          <w:rPrChange w:id="4018" w:author="Heleen Devos" w:date="2018-07-22T17:42:00Z">
            <w:rPr>
              <w:del w:id="4019" w:author="Eduardo Gonzalez" w:date="2018-07-30T10:03:00Z"/>
              <w:color w:val="222222"/>
            </w:rPr>
          </w:rPrChange>
        </w:rPr>
      </w:pPr>
      <w:del w:id="4020" w:author="Eduardo Gonzalez" w:date="2018-07-30T10:03:00Z">
        <w:r w:rsidRPr="00A879E9" w:rsidDel="00C80F91">
          <w:rPr>
            <w:rFonts w:asciiTheme="minorHAnsi" w:hAnsiTheme="minorHAnsi"/>
            <w:color w:val="222222"/>
            <w:rPrChange w:id="4021" w:author="Heleen Devos" w:date="2018-07-22T17:42:00Z">
              <w:rPr>
                <w:color w:val="222222"/>
              </w:rPr>
            </w:rPrChange>
          </w:rPr>
          <w:delText>Compras en el mercado por fundadores de bienes y servicios.</w:delText>
        </w:r>
      </w:del>
    </w:p>
    <w:p w14:paraId="406EDB0A" w14:textId="2D94909E"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4022" w:author="Eduardo Gonzalez" w:date="2018-07-30T10:03:00Z"/>
          <w:rFonts w:asciiTheme="minorHAnsi" w:hAnsiTheme="minorHAnsi"/>
          <w:color w:val="222222"/>
          <w:rPrChange w:id="4023" w:author="Heleen Devos" w:date="2018-07-22T17:42:00Z">
            <w:rPr>
              <w:del w:id="4024" w:author="Eduardo Gonzalez" w:date="2018-07-30T10:03:00Z"/>
              <w:color w:val="222222"/>
            </w:rPr>
          </w:rPrChange>
        </w:rPr>
      </w:pPr>
      <w:del w:id="4025" w:author="Eduardo Gonzalez" w:date="2018-07-30T10:03:00Z">
        <w:r w:rsidRPr="00A879E9" w:rsidDel="00C80F91">
          <w:rPr>
            <w:rFonts w:asciiTheme="minorHAnsi" w:hAnsiTheme="minorHAnsi"/>
            <w:color w:val="222222"/>
            <w:rPrChange w:id="4026" w:author="Heleen Devos" w:date="2018-07-22T17:42:00Z">
              <w:rPr>
                <w:color w:val="222222"/>
              </w:rPr>
            </w:rPrChange>
          </w:rPr>
          <w:delText>Compras de los consumidores en ERgON para productos financiados después del crowdfunding.</w:delText>
        </w:r>
      </w:del>
    </w:p>
    <w:p w14:paraId="77D5EBC4" w14:textId="4BC18C2D"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4027" w:author="Eduardo Gonzalez" w:date="2018-07-30T10:03:00Z"/>
          <w:rFonts w:asciiTheme="minorHAnsi" w:hAnsiTheme="minorHAnsi"/>
          <w:color w:val="222222"/>
          <w:rPrChange w:id="4028" w:author="Heleen Devos" w:date="2018-07-22T17:42:00Z">
            <w:rPr>
              <w:del w:id="4029" w:author="Eduardo Gonzalez" w:date="2018-07-30T10:03:00Z"/>
              <w:color w:val="222222"/>
            </w:rPr>
          </w:rPrChange>
        </w:rPr>
      </w:pPr>
      <w:del w:id="4030" w:author="Eduardo Gonzalez" w:date="2018-07-30T10:03:00Z">
        <w:r w:rsidRPr="00A879E9" w:rsidDel="00C80F91">
          <w:rPr>
            <w:rFonts w:asciiTheme="minorHAnsi" w:hAnsiTheme="minorHAnsi"/>
            <w:color w:val="222222"/>
            <w:rPrChange w:id="4031" w:author="Heleen Devos" w:date="2018-07-22T17:42:00Z">
              <w:rPr>
                <w:color w:val="222222"/>
              </w:rPr>
            </w:rPrChange>
          </w:rPr>
          <w:delText>Nuestra distribución de ERG</w:delText>
        </w:r>
      </w:del>
    </w:p>
    <w:p w14:paraId="64C2B5F0" w14:textId="5B2B78D5" w:rsidR="00441D39" w:rsidRPr="00A879E9" w:rsidDel="00C80F91" w:rsidRDefault="00441D3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4032" w:author="Eduardo Gonzalez" w:date="2018-07-30T10:03:00Z"/>
          <w:rFonts w:asciiTheme="minorHAnsi" w:hAnsiTheme="minorHAnsi"/>
          <w:color w:val="222222"/>
          <w:rPrChange w:id="4033" w:author="Heleen Devos" w:date="2018-07-22T17:42:00Z">
            <w:rPr>
              <w:del w:id="4034" w:author="Eduardo Gonzalez" w:date="2018-07-30T10:03:00Z"/>
              <w:color w:val="222222"/>
            </w:rPr>
          </w:rPrChange>
        </w:rPr>
      </w:pPr>
    </w:p>
    <w:p w14:paraId="1CCA9C38" w14:textId="60D76D1C"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4035" w:author="Eduardo Gonzalez" w:date="2018-07-30T10:03:00Z"/>
          <w:rFonts w:asciiTheme="minorHAnsi" w:hAnsiTheme="minorHAnsi"/>
          <w:color w:val="222222"/>
          <w:rPrChange w:id="4036" w:author="Heleen Devos" w:date="2018-07-22T17:42:00Z">
            <w:rPr>
              <w:del w:id="4037" w:author="Eduardo Gonzalez" w:date="2018-07-30T10:03:00Z"/>
              <w:color w:val="222222"/>
            </w:rPr>
          </w:rPrChange>
        </w:rPr>
      </w:pPr>
      <w:del w:id="4038" w:author="Eduardo Gonzalez" w:date="2018-07-30T10:03:00Z">
        <w:r w:rsidRPr="00A879E9" w:rsidDel="00C80F91">
          <w:rPr>
            <w:rFonts w:asciiTheme="minorHAnsi" w:hAnsiTheme="minorHAnsi"/>
            <w:color w:val="222222"/>
            <w:rPrChange w:id="4039" w:author="Heleen Devos" w:date="2018-07-22T17:42:00Z">
              <w:rPr>
                <w:color w:val="222222"/>
              </w:rPr>
            </w:rPrChange>
          </w:rPr>
          <w:delText>Los ERG se distribuirán a cambio de contribuciones en ETH durante dos fases de venta, la preventa y la ICO principal. El suministro total tiene un tope de 10.000.000 de tokens ERG.</w:delText>
        </w:r>
      </w:del>
    </w:p>
    <w:p w14:paraId="23D7D6A1" w14:textId="4381A2C3" w:rsidR="00441D39" w:rsidRPr="00A879E9" w:rsidDel="00C80F91" w:rsidRDefault="00441D3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4040" w:author="Eduardo Gonzalez" w:date="2018-07-30T10:03:00Z"/>
          <w:rFonts w:asciiTheme="minorHAnsi" w:hAnsiTheme="minorHAnsi"/>
          <w:color w:val="222222"/>
          <w:rPrChange w:id="4041" w:author="Heleen Devos" w:date="2018-07-22T17:42:00Z">
            <w:rPr>
              <w:del w:id="4042" w:author="Eduardo Gonzalez" w:date="2018-07-30T10:03:00Z"/>
              <w:color w:val="222222"/>
            </w:rPr>
          </w:rPrChange>
        </w:rPr>
      </w:pPr>
    </w:p>
    <w:p w14:paraId="2A51A080" w14:textId="4D6EEA82"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4043" w:author="Eduardo Gonzalez" w:date="2018-07-30T10:03:00Z"/>
          <w:rFonts w:asciiTheme="minorHAnsi" w:hAnsiTheme="minorHAnsi"/>
          <w:color w:val="222222"/>
          <w:rPrChange w:id="4044" w:author="Heleen Devos" w:date="2018-07-22T17:42:00Z">
            <w:rPr>
              <w:del w:id="4045" w:author="Eduardo Gonzalez" w:date="2018-07-30T10:03:00Z"/>
              <w:color w:val="222222"/>
            </w:rPr>
          </w:rPrChange>
        </w:rPr>
      </w:pPr>
      <w:del w:id="4046" w:author="Eduardo Gonzalez" w:date="2018-07-30T10:03:00Z">
        <w:r w:rsidRPr="00A879E9" w:rsidDel="00C80F91">
          <w:rPr>
            <w:rFonts w:asciiTheme="minorHAnsi" w:hAnsiTheme="minorHAnsi"/>
            <w:color w:val="222222"/>
            <w:rPrChange w:id="4047" w:author="Heleen Devos" w:date="2018-07-22T17:42:00Z">
              <w:rPr>
                <w:color w:val="222222"/>
              </w:rPr>
            </w:rPrChange>
          </w:rPr>
          <w:delText>Nuestra preventa pública tendrá lugar en los meses de Noviembre y Diciembre.</w:delText>
        </w:r>
      </w:del>
    </w:p>
    <w:p w14:paraId="18872951" w14:textId="009E1598"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4048" w:author="Eduardo Gonzalez" w:date="2018-07-30T10:03:00Z"/>
          <w:rFonts w:asciiTheme="minorHAnsi" w:hAnsiTheme="minorHAnsi"/>
          <w:color w:val="222222"/>
          <w:rPrChange w:id="4049" w:author="Heleen Devos" w:date="2018-07-22T17:42:00Z">
            <w:rPr>
              <w:del w:id="4050" w:author="Eduardo Gonzalez" w:date="2018-07-30T10:03:00Z"/>
              <w:color w:val="222222"/>
            </w:rPr>
          </w:rPrChange>
        </w:rPr>
      </w:pPr>
      <w:del w:id="4051" w:author="Eduardo Gonzalez" w:date="2018-07-30T10:03:00Z">
        <w:r w:rsidRPr="00A879E9" w:rsidDel="00C80F91">
          <w:rPr>
            <w:rFonts w:asciiTheme="minorHAnsi" w:hAnsiTheme="minorHAnsi"/>
            <w:color w:val="222222"/>
            <w:rPrChange w:id="4052" w:author="Heleen Devos" w:date="2018-07-22T17:42:00Z">
              <w:rPr>
                <w:color w:val="222222"/>
              </w:rPr>
            </w:rPrChange>
          </w:rPr>
          <w:delText>El precio durante la preventa será de aproximadamente 0.01 u$s por ERG.</w:delText>
        </w:r>
      </w:del>
    </w:p>
    <w:p w14:paraId="1448C199" w14:textId="4BAF10E8" w:rsidR="00441D39" w:rsidRPr="00A879E9" w:rsidDel="00C80F91" w:rsidRDefault="00441D3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4053" w:author="Eduardo Gonzalez" w:date="2018-07-30T10:03:00Z"/>
          <w:rFonts w:asciiTheme="minorHAnsi" w:hAnsiTheme="minorHAnsi"/>
          <w:color w:val="222222"/>
          <w:rPrChange w:id="4054" w:author="Heleen Devos" w:date="2018-07-22T17:42:00Z">
            <w:rPr>
              <w:del w:id="4055" w:author="Eduardo Gonzalez" w:date="2018-07-30T10:03:00Z"/>
              <w:color w:val="222222"/>
            </w:rPr>
          </w:rPrChange>
        </w:rPr>
      </w:pPr>
    </w:p>
    <w:p w14:paraId="4637D4C3" w14:textId="25F630D8"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4056" w:author="Eduardo Gonzalez" w:date="2018-07-30T10:03:00Z"/>
          <w:rFonts w:asciiTheme="minorHAnsi" w:hAnsiTheme="minorHAnsi"/>
          <w:color w:val="222222"/>
          <w:rPrChange w:id="4057" w:author="Heleen Devos" w:date="2018-07-22T17:42:00Z">
            <w:rPr>
              <w:del w:id="4058" w:author="Eduardo Gonzalez" w:date="2018-07-30T10:03:00Z"/>
              <w:color w:val="222222"/>
            </w:rPr>
          </w:rPrChange>
        </w:rPr>
      </w:pPr>
      <w:del w:id="4059" w:author="Eduardo Gonzalez" w:date="2018-07-30T10:03:00Z">
        <w:r w:rsidRPr="00A879E9" w:rsidDel="00C80F91">
          <w:rPr>
            <w:rFonts w:asciiTheme="minorHAnsi" w:hAnsiTheme="minorHAnsi"/>
            <w:color w:val="222222"/>
            <w:rPrChange w:id="4060" w:author="Heleen Devos" w:date="2018-07-22T17:42:00Z">
              <w:rPr>
                <w:color w:val="222222"/>
              </w:rPr>
            </w:rPrChange>
          </w:rPr>
          <w:delText xml:space="preserve">ERgON está obligado por ley a recoger la información Anti-Money-Laundering (AML) y Know-Your-Customer (KYC) sobre los participantes de ICO. </w:delText>
        </w:r>
      </w:del>
    </w:p>
    <w:p w14:paraId="66EA0FEF" w14:textId="4AE19D4A"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4061" w:author="Eduardo Gonzalez" w:date="2018-07-30T10:03:00Z"/>
          <w:rFonts w:asciiTheme="minorHAnsi" w:hAnsiTheme="minorHAnsi"/>
          <w:color w:val="222222"/>
          <w:rPrChange w:id="4062" w:author="Heleen Devos" w:date="2018-07-22T17:42:00Z">
            <w:rPr>
              <w:del w:id="4063" w:author="Eduardo Gonzalez" w:date="2018-07-30T10:03:00Z"/>
              <w:color w:val="222222"/>
            </w:rPr>
          </w:rPrChange>
        </w:rPr>
      </w:pPr>
      <w:del w:id="4064" w:author="Eduardo Gonzalez" w:date="2018-07-30T10:03:00Z">
        <w:r w:rsidRPr="00A879E9" w:rsidDel="00C80F91">
          <w:rPr>
            <w:rFonts w:asciiTheme="minorHAnsi" w:hAnsiTheme="minorHAnsi"/>
            <w:color w:val="222222"/>
            <w:rPrChange w:id="4065" w:author="Heleen Devos" w:date="2018-07-22T17:42:00Z">
              <w:rPr>
                <w:color w:val="222222"/>
              </w:rPr>
            </w:rPrChange>
          </w:rPr>
          <w:delText>Como parte de la aplicación del cumplimiento, todos los tokens ERG distribuidos durante la venta principal de la ICO, estarán inicialmente en un estado de bloqueo. Al completar el ICO, todos los participantes cuya información KYC y AML ha sido aprobada tendrá sus tokens desbloqueados durante un período de aproximadamente dos semanas.</w:delText>
        </w:r>
      </w:del>
    </w:p>
    <w:p w14:paraId="3C722E86" w14:textId="4C5BFDD8" w:rsidR="00441D39" w:rsidRPr="00A879E9" w:rsidDel="00C80F91" w:rsidRDefault="00441D3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4066" w:author="Eduardo Gonzalez" w:date="2018-07-30T10:03:00Z"/>
          <w:rFonts w:asciiTheme="minorHAnsi" w:hAnsiTheme="minorHAnsi"/>
          <w:rPrChange w:id="4067" w:author="Heleen Devos" w:date="2018-07-22T17:42:00Z">
            <w:rPr>
              <w:del w:id="4068" w:author="Eduardo Gonzalez" w:date="2018-07-30T10:03:00Z"/>
            </w:rPr>
          </w:rPrChange>
        </w:rPr>
      </w:pPr>
    </w:p>
    <w:p w14:paraId="036F9756" w14:textId="63F1DF5D"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4069" w:author="Eduardo Gonzalez" w:date="2018-07-30T10:03:00Z"/>
          <w:rFonts w:asciiTheme="minorHAnsi" w:hAnsiTheme="minorHAnsi"/>
          <w:b/>
          <w:rPrChange w:id="4070" w:author="Heleen Devos" w:date="2018-07-22T17:42:00Z">
            <w:rPr>
              <w:del w:id="4071" w:author="Eduardo Gonzalez" w:date="2018-07-30T10:03:00Z"/>
              <w:b/>
            </w:rPr>
          </w:rPrChange>
        </w:rPr>
      </w:pPr>
      <w:del w:id="4072" w:author="Eduardo Gonzalez" w:date="2018-07-30T10:03:00Z">
        <w:r w:rsidRPr="00A879E9" w:rsidDel="00C80F91">
          <w:rPr>
            <w:rFonts w:asciiTheme="minorHAnsi" w:hAnsiTheme="minorHAnsi"/>
            <w:b/>
            <w:rPrChange w:id="4073" w:author="Heleen Devos" w:date="2018-07-22T17:42:00Z">
              <w:rPr>
                <w:b/>
              </w:rPr>
            </w:rPrChange>
          </w:rPr>
          <w:delText>Fase II : Plataforma Crowdfounding</w:delText>
        </w:r>
      </w:del>
    </w:p>
    <w:p w14:paraId="6B0D6ABF" w14:textId="5112F16A" w:rsidR="00441D39" w:rsidRPr="00A879E9" w:rsidDel="00C80F91" w:rsidRDefault="00441D3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4074" w:author="Eduardo Gonzalez" w:date="2018-07-30T10:03:00Z"/>
          <w:rFonts w:asciiTheme="minorHAnsi" w:hAnsiTheme="minorHAnsi"/>
          <w:b/>
          <w:rPrChange w:id="4075" w:author="Heleen Devos" w:date="2018-07-22T17:42:00Z">
            <w:rPr>
              <w:del w:id="4076" w:author="Eduardo Gonzalez" w:date="2018-07-30T10:03:00Z"/>
              <w:b/>
            </w:rPr>
          </w:rPrChange>
        </w:rPr>
      </w:pPr>
    </w:p>
    <w:p w14:paraId="7CC51D8A" w14:textId="2B166ED1"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4077" w:author="Eduardo Gonzalez" w:date="2018-07-30T10:03:00Z"/>
          <w:rFonts w:asciiTheme="minorHAnsi" w:hAnsiTheme="minorHAnsi"/>
          <w:b/>
          <w:rPrChange w:id="4078" w:author="Heleen Devos" w:date="2018-07-22T17:42:00Z">
            <w:rPr>
              <w:del w:id="4079" w:author="Eduardo Gonzalez" w:date="2018-07-30T10:03:00Z"/>
              <w:b/>
              <w:sz w:val="20"/>
              <w:szCs w:val="20"/>
            </w:rPr>
          </w:rPrChange>
        </w:rPr>
      </w:pPr>
      <w:del w:id="4080" w:author="Eduardo Gonzalez" w:date="2018-07-30T10:03:00Z">
        <w:r w:rsidRPr="00A879E9" w:rsidDel="00C80F91">
          <w:rPr>
            <w:rFonts w:asciiTheme="minorHAnsi" w:hAnsiTheme="minorHAnsi"/>
            <w:b/>
            <w:rPrChange w:id="4081" w:author="Heleen Devos" w:date="2018-07-22T17:42:00Z">
              <w:rPr>
                <w:b/>
              </w:rPr>
            </w:rPrChange>
          </w:rPr>
          <w:delText>i. Descentralización del capital</w:delText>
        </w:r>
      </w:del>
    </w:p>
    <w:p w14:paraId="310B3696" w14:textId="4AEB3831"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4082" w:author="Eduardo Gonzalez" w:date="2018-07-30T10:03:00Z"/>
          <w:rFonts w:asciiTheme="minorHAnsi" w:hAnsiTheme="minorHAnsi"/>
          <w:color w:val="222222"/>
          <w:rPrChange w:id="4083" w:author="Heleen Devos" w:date="2018-07-22T17:42:00Z">
            <w:rPr>
              <w:del w:id="4084" w:author="Eduardo Gonzalez" w:date="2018-07-30T10:03:00Z"/>
              <w:color w:val="222222"/>
            </w:rPr>
          </w:rPrChange>
        </w:rPr>
      </w:pPr>
      <w:del w:id="4085" w:author="Eduardo Gonzalez" w:date="2018-07-30T10:03:00Z">
        <w:r w:rsidRPr="00A879E9" w:rsidDel="00C80F91">
          <w:rPr>
            <w:rFonts w:asciiTheme="minorHAnsi" w:hAnsiTheme="minorHAnsi"/>
            <w:color w:val="222222"/>
            <w:rPrChange w:id="4086" w:author="Heleen Devos" w:date="2018-07-22T17:42:00Z">
              <w:rPr>
                <w:color w:val="222222"/>
              </w:rPr>
            </w:rPrChange>
          </w:rPr>
          <w:delText>ErgON es una red de inversiones descentralizada construida sobre la Tecnología Ethereum. La red conecta inversionistas, instituciones financieras, empresas e individuos mediante la implementación de contratos inteligentes firmados por ERC-20. Los tokens de los diferentes proyectos son utilidades de intercambio dentro de nuestra red, es decir que el usuario de esas utilidades adquiridas, podrá canjear las mismas por otras de mayor o menor utilidad.</w:delText>
        </w:r>
      </w:del>
    </w:p>
    <w:p w14:paraId="1639F149" w14:textId="3CD78FC9" w:rsidR="00441D39" w:rsidRPr="00A879E9" w:rsidDel="00C80F91" w:rsidRDefault="00441D3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4087" w:author="Eduardo Gonzalez" w:date="2018-07-30T10:03:00Z"/>
          <w:rFonts w:asciiTheme="minorHAnsi" w:hAnsiTheme="minorHAnsi"/>
          <w:color w:val="222222"/>
          <w:rPrChange w:id="4088" w:author="Heleen Devos" w:date="2018-07-22T17:42:00Z">
            <w:rPr>
              <w:del w:id="4089" w:author="Eduardo Gonzalez" w:date="2018-07-30T10:03:00Z"/>
              <w:color w:val="222222"/>
            </w:rPr>
          </w:rPrChange>
        </w:rPr>
      </w:pPr>
    </w:p>
    <w:p w14:paraId="47EA3A5C" w14:textId="34B3DFA5" w:rsidR="00441D39" w:rsidRPr="00A879E9" w:rsidDel="00C80F91" w:rsidRDefault="00441D3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4090" w:author="Eduardo Gonzalez" w:date="2018-07-30T10:03:00Z"/>
          <w:rFonts w:asciiTheme="minorHAnsi" w:eastAsia="Courier New" w:hAnsiTheme="minorHAnsi" w:cs="Courier New"/>
          <w:color w:val="222222"/>
          <w:rPrChange w:id="4091" w:author="Heleen Devos" w:date="2018-07-22T17:42:00Z">
            <w:rPr>
              <w:del w:id="4092" w:author="Eduardo Gonzalez" w:date="2018-07-30T10:03:00Z"/>
              <w:rFonts w:ascii="Courier New" w:eastAsia="Courier New" w:hAnsi="Courier New" w:cs="Courier New"/>
              <w:color w:val="222222"/>
              <w:sz w:val="20"/>
              <w:szCs w:val="20"/>
            </w:rPr>
          </w:rPrChange>
        </w:rPr>
      </w:pPr>
    </w:p>
    <w:p w14:paraId="7FCDC824" w14:textId="0AB1A600"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4093" w:author="Eduardo Gonzalez" w:date="2018-07-30T10:03:00Z"/>
          <w:rFonts w:asciiTheme="minorHAnsi" w:hAnsiTheme="minorHAnsi"/>
          <w:b/>
          <w:rPrChange w:id="4094" w:author="Heleen Devos" w:date="2018-07-22T17:42:00Z">
            <w:rPr>
              <w:del w:id="4095" w:author="Eduardo Gonzalez" w:date="2018-07-30T10:03:00Z"/>
              <w:b/>
              <w:sz w:val="20"/>
              <w:szCs w:val="20"/>
            </w:rPr>
          </w:rPrChange>
        </w:rPr>
      </w:pPr>
      <w:del w:id="4096" w:author="Eduardo Gonzalez" w:date="2018-07-30T10:03:00Z">
        <w:r w:rsidRPr="00A879E9" w:rsidDel="00C80F91">
          <w:rPr>
            <w:rFonts w:asciiTheme="minorHAnsi" w:hAnsiTheme="minorHAnsi"/>
            <w:b/>
            <w:rPrChange w:id="4097" w:author="Heleen Devos" w:date="2018-07-22T17:42:00Z">
              <w:rPr>
                <w:b/>
                <w:sz w:val="20"/>
                <w:szCs w:val="20"/>
              </w:rPr>
            </w:rPrChange>
          </w:rPr>
          <w:delText>ii. Economía colaborativa</w:delText>
        </w:r>
      </w:del>
    </w:p>
    <w:p w14:paraId="1483FC6D" w14:textId="5C39FFE7" w:rsidR="00441D39" w:rsidRPr="00A879E9" w:rsidDel="00C80F91" w:rsidRDefault="00441D3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4098" w:author="Eduardo Gonzalez" w:date="2018-07-30T10:03:00Z"/>
          <w:rFonts w:asciiTheme="minorHAnsi" w:hAnsiTheme="minorHAnsi"/>
          <w:b/>
          <w:rPrChange w:id="4099" w:author="Heleen Devos" w:date="2018-07-22T17:42:00Z">
            <w:rPr>
              <w:del w:id="4100" w:author="Eduardo Gonzalez" w:date="2018-07-30T10:03:00Z"/>
              <w:b/>
              <w:sz w:val="20"/>
              <w:szCs w:val="20"/>
            </w:rPr>
          </w:rPrChange>
        </w:rPr>
      </w:pPr>
    </w:p>
    <w:p w14:paraId="26779214" w14:textId="1EC1FEBA"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4101" w:author="Eduardo Gonzalez" w:date="2018-07-30T10:03:00Z"/>
          <w:rFonts w:asciiTheme="minorHAnsi" w:hAnsiTheme="minorHAnsi"/>
          <w:color w:val="222222"/>
          <w:rPrChange w:id="4102" w:author="Heleen Devos" w:date="2018-07-22T17:42:00Z">
            <w:rPr>
              <w:del w:id="4103" w:author="Eduardo Gonzalez" w:date="2018-07-30T10:03:00Z"/>
              <w:color w:val="222222"/>
            </w:rPr>
          </w:rPrChange>
        </w:rPr>
      </w:pPr>
      <w:del w:id="4104" w:author="Eduardo Gonzalez" w:date="2018-07-30T10:03:00Z">
        <w:r w:rsidRPr="00A879E9" w:rsidDel="00C80F91">
          <w:rPr>
            <w:rFonts w:asciiTheme="minorHAnsi" w:hAnsiTheme="minorHAnsi"/>
            <w:color w:val="222222"/>
            <w:rPrChange w:id="4105" w:author="Heleen Devos" w:date="2018-07-22T17:42:00Z">
              <w:rPr>
                <w:color w:val="222222"/>
              </w:rPr>
            </w:rPrChange>
          </w:rPr>
          <w:delText xml:space="preserve">El concepto de recaudar muchas pequeñas contribuciones a través de una línea de financiación, apareció por primera vez a principios de la década de 2000, pero fue solo después del lanzamiento de Indiegogo en 2008 y Kickstarter en 2009 que el crowdfunding ganó considerable tracción (Freedman &amp; Nutting, 2015) </w:delText>
        </w:r>
      </w:del>
    </w:p>
    <w:p w14:paraId="542BD0BF" w14:textId="1355EE8E" w:rsidR="00441D39" w:rsidRPr="00A879E9" w:rsidDel="00C80F91" w:rsidRDefault="00441D3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4106" w:author="Eduardo Gonzalez" w:date="2018-07-30T10:03:00Z"/>
          <w:rFonts w:asciiTheme="minorHAnsi" w:hAnsiTheme="minorHAnsi"/>
          <w:color w:val="222222"/>
          <w:rPrChange w:id="4107" w:author="Heleen Devos" w:date="2018-07-22T17:42:00Z">
            <w:rPr>
              <w:del w:id="4108" w:author="Eduardo Gonzalez" w:date="2018-07-30T10:03:00Z"/>
              <w:color w:val="222222"/>
            </w:rPr>
          </w:rPrChange>
        </w:rPr>
      </w:pPr>
    </w:p>
    <w:p w14:paraId="2FF4142B" w14:textId="2E4EBF77"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4109" w:author="Eduardo Gonzalez" w:date="2018-07-30T10:03:00Z"/>
          <w:rFonts w:asciiTheme="minorHAnsi" w:hAnsiTheme="minorHAnsi"/>
          <w:color w:val="222222"/>
          <w:rPrChange w:id="4110" w:author="Heleen Devos" w:date="2018-07-22T17:42:00Z">
            <w:rPr>
              <w:del w:id="4111" w:author="Eduardo Gonzalez" w:date="2018-07-30T10:03:00Z"/>
              <w:color w:val="222222"/>
            </w:rPr>
          </w:rPrChange>
        </w:rPr>
      </w:pPr>
      <w:del w:id="4112" w:author="Eduardo Gonzalez" w:date="2018-07-30T10:03:00Z">
        <w:r w:rsidRPr="00A879E9" w:rsidDel="00C80F91">
          <w:rPr>
            <w:rFonts w:asciiTheme="minorHAnsi" w:hAnsiTheme="minorHAnsi"/>
            <w:color w:val="222222"/>
            <w:rPrChange w:id="4113" w:author="Heleen Devos" w:date="2018-07-22T17:42:00Z">
              <w:rPr>
                <w:color w:val="222222"/>
              </w:rPr>
            </w:rPrChange>
          </w:rPr>
          <w:delText>Desde su fundación hasta mayo de 2018, Kickstarter ha canalizado más de USD 3.6B de más de 14 millones de patrocinadores para financiar casi 140,000 proyectos. Además, Indiegogo ha recaudado más de USD 1 mil millones en fondos.</w:delText>
        </w:r>
      </w:del>
    </w:p>
    <w:p w14:paraId="41B674DC" w14:textId="7EE9FD8A"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4114" w:author="Eduardo Gonzalez" w:date="2018-07-30T10:03:00Z"/>
          <w:rFonts w:asciiTheme="minorHAnsi" w:hAnsiTheme="minorHAnsi"/>
          <w:color w:val="222222"/>
          <w:rPrChange w:id="4115" w:author="Heleen Devos" w:date="2018-07-22T17:42:00Z">
            <w:rPr>
              <w:del w:id="4116" w:author="Eduardo Gonzalez" w:date="2018-07-30T10:03:00Z"/>
              <w:color w:val="222222"/>
            </w:rPr>
          </w:rPrChange>
        </w:rPr>
      </w:pPr>
      <w:del w:id="4117" w:author="Eduardo Gonzalez" w:date="2018-07-30T10:03:00Z">
        <w:r w:rsidRPr="00A879E9" w:rsidDel="00C80F91">
          <w:rPr>
            <w:rFonts w:asciiTheme="minorHAnsi" w:hAnsiTheme="minorHAnsi"/>
            <w:color w:val="222222"/>
            <w:rPrChange w:id="4118" w:author="Heleen Devos" w:date="2018-07-22T17:42:00Z">
              <w:rPr>
                <w:color w:val="222222"/>
              </w:rPr>
            </w:rPrChange>
          </w:rPr>
          <w:delText xml:space="preserve">El impacto del crowdfunding en las finanzas globales y el emprendimiento es innegable. En 2015, el volumen de crowdfunding global total se estimó en USD 34B (Massolution, 2015) </w:delText>
        </w:r>
      </w:del>
    </w:p>
    <w:p w14:paraId="0FAE0174" w14:textId="71B0A305" w:rsidR="00441D39" w:rsidRPr="00A879E9" w:rsidDel="00C80F91" w:rsidRDefault="00441D3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4119" w:author="Eduardo Gonzalez" w:date="2018-07-30T10:03:00Z"/>
          <w:rFonts w:asciiTheme="minorHAnsi" w:hAnsiTheme="minorHAnsi"/>
          <w:color w:val="222222"/>
          <w:rPrChange w:id="4120" w:author="Heleen Devos" w:date="2018-07-22T17:42:00Z">
            <w:rPr>
              <w:del w:id="4121" w:author="Eduardo Gonzalez" w:date="2018-07-30T10:03:00Z"/>
              <w:color w:val="222222"/>
            </w:rPr>
          </w:rPrChange>
        </w:rPr>
      </w:pPr>
    </w:p>
    <w:p w14:paraId="217A7757" w14:textId="398789AC"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4122" w:author="Eduardo Gonzalez" w:date="2018-07-30T10:03:00Z"/>
          <w:rFonts w:asciiTheme="minorHAnsi" w:hAnsiTheme="minorHAnsi"/>
          <w:color w:val="222222"/>
          <w:rPrChange w:id="4123" w:author="Heleen Devos" w:date="2018-07-22T17:42:00Z">
            <w:rPr>
              <w:del w:id="4124" w:author="Eduardo Gonzalez" w:date="2018-07-30T10:03:00Z"/>
              <w:color w:val="222222"/>
            </w:rPr>
          </w:rPrChange>
        </w:rPr>
      </w:pPr>
      <w:del w:id="4125" w:author="Eduardo Gonzalez" w:date="2018-07-30T10:03:00Z">
        <w:r w:rsidRPr="00A879E9" w:rsidDel="00C80F91">
          <w:rPr>
            <w:rFonts w:asciiTheme="minorHAnsi" w:hAnsiTheme="minorHAnsi"/>
            <w:color w:val="222222"/>
            <w:rPrChange w:id="4126" w:author="Heleen Devos" w:date="2018-07-22T17:42:00Z">
              <w:rPr>
                <w:color w:val="222222"/>
              </w:rPr>
            </w:rPrChange>
          </w:rPr>
          <w:delText>En el año 2013 el Banco Mundial presentó un docuemtno titulado "El potencial del crowdfunding para el desarrollo mundial "predice que el crowdfunding llegará a USD 90-96B por año para 2025</w:delText>
        </w:r>
      </w:del>
    </w:p>
    <w:p w14:paraId="724100EC" w14:textId="3861E204" w:rsidR="00441D39" w:rsidRPr="00A879E9" w:rsidDel="00C80F91" w:rsidRDefault="00B209F9" w:rsidP="00C80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4127" w:author="Eduardo Gonzalez" w:date="2018-07-30T10:03:00Z"/>
          <w:rFonts w:asciiTheme="minorHAnsi" w:hAnsiTheme="minorHAnsi"/>
          <w:b/>
          <w:rPrChange w:id="4128" w:author="Heleen Devos" w:date="2018-07-22T17:42:00Z">
            <w:rPr>
              <w:del w:id="4129" w:author="Eduardo Gonzalez" w:date="2018-07-30T10:03:00Z"/>
              <w:b/>
            </w:rPr>
          </w:rPrChange>
        </w:rPr>
      </w:pPr>
      <w:del w:id="4130" w:author="Eduardo Gonzalez" w:date="2018-07-30T10:03:00Z">
        <w:r w:rsidRPr="00A879E9" w:rsidDel="00C80F91">
          <w:rPr>
            <w:rFonts w:asciiTheme="minorHAnsi" w:hAnsiTheme="minorHAnsi"/>
            <w:color w:val="222222"/>
            <w:rPrChange w:id="4131" w:author="Heleen Devos" w:date="2018-07-22T17:42:00Z">
              <w:rPr>
                <w:color w:val="222222"/>
              </w:rPr>
            </w:rPrChange>
          </w:rPr>
          <w:delText>En el año 2017 MyPrivateBanking presentó un informe donde afirma que el crowdfunding total podría llegar a un asombroso USD 1 billón por año.</w:delText>
        </w:r>
      </w:del>
    </w:p>
    <w:p w14:paraId="42CD400A" w14:textId="08437509" w:rsidR="00441D39" w:rsidRPr="00A879E9" w:rsidRDefault="00441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hAnsiTheme="minorHAnsi"/>
          <w:rPrChange w:id="4132" w:author="Heleen Devos" w:date="2018-07-22T17:42:00Z">
            <w:rPr/>
          </w:rPrChange>
        </w:rPr>
      </w:pPr>
    </w:p>
    <w:sectPr w:rsidR="00441D39" w:rsidRPr="00A879E9" w:rsidSect="00947B9F">
      <w:footerReference w:type="even" r:id="rId36"/>
      <w:footerReference w:type="default" r:id="rId37"/>
      <w:pgSz w:w="12240" w:h="15840"/>
      <w:pgMar w:top="1440" w:right="1440" w:bottom="1440" w:left="1440" w:header="708" w:footer="708" w:gutter="0"/>
      <w:pgNumType w:start="1"/>
      <w:cols w:space="720"/>
      <w:sectPrChange w:id="4140" w:author="Heleen Devos" w:date="2018-07-22T17:30:00Z">
        <w:sectPr w:rsidR="00441D39" w:rsidRPr="00A879E9" w:rsidSect="00947B9F">
          <w:pgMar w:top="284" w:right="900" w:bottom="1134" w:left="1134" w:header="708" w:footer="708" w:gutter="0"/>
        </w:sectPr>
      </w:sectPrChang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15" w:author="Heleen Devos" w:date="2018-08-03T00:33:00Z" w:initials="HD">
    <w:p w14:paraId="5116BEEC" w14:textId="5C8D0F94" w:rsidR="009E410C" w:rsidRDefault="009E410C">
      <w:pPr>
        <w:pStyle w:val="Textocomentario"/>
      </w:pPr>
      <w:r>
        <w:rPr>
          <w:rStyle w:val="Refdecomentario"/>
        </w:rPr>
        <w:annotationRef/>
      </w:r>
      <w:r>
        <w:t>No logro automatizar la tabla de los contenidos. Tal vez la agencia puede ayudar con eso?</w:t>
      </w:r>
    </w:p>
  </w:comment>
  <w:comment w:id="1779" w:author="Heleen Devos" w:date="2018-08-03T01:05:00Z" w:initials="HD">
    <w:p w14:paraId="7AEAFDB5" w14:textId="0BAB6B0A" w:rsidR="009E410C" w:rsidRDefault="009E410C">
      <w:pPr>
        <w:pStyle w:val="Textocomentario"/>
      </w:pPr>
      <w:r>
        <w:rPr>
          <w:rStyle w:val="Refdecomentario"/>
        </w:rPr>
        <w:annotationRef/>
      </w:r>
      <w:r>
        <w:t>Es un proyecto muy conocido? De no ser asi, no mencionar. Si es conocido, incluir link</w:t>
      </w:r>
    </w:p>
  </w:comment>
  <w:comment w:id="1790" w:author="Heleen Devos" w:date="2018-08-03T01:03:00Z" w:initials="HD">
    <w:p w14:paraId="3F6333AC" w14:textId="41CA7411" w:rsidR="009E410C" w:rsidRDefault="009E410C">
      <w:pPr>
        <w:pStyle w:val="Textocomentario"/>
      </w:pPr>
      <w:r>
        <w:rPr>
          <w:rStyle w:val="Refdecomentario"/>
        </w:rPr>
        <w:annotationRef/>
      </w:r>
      <w:r>
        <w:t xml:space="preserve">Hay que agregar LinkedIn o twitter. </w:t>
      </w:r>
    </w:p>
  </w:comment>
  <w:comment w:id="1866" w:author="Heleen Devos" w:date="2018-08-03T01:46:00Z" w:initials="HD">
    <w:p w14:paraId="54767E99" w14:textId="16BD8280" w:rsidR="009E410C" w:rsidRDefault="009E410C">
      <w:pPr>
        <w:pStyle w:val="Textocomentario"/>
      </w:pPr>
      <w:r>
        <w:rPr>
          <w:rStyle w:val="Refdecomentario"/>
        </w:rPr>
        <w:annotationRef/>
      </w:r>
      <w:r>
        <w:t>Tal vez mejor COO o CMO?</w:t>
      </w:r>
    </w:p>
  </w:comment>
  <w:comment w:id="1902" w:author="Heleen Devos" w:date="2018-08-03T01:21:00Z" w:initials="HD">
    <w:p w14:paraId="2DDD4FEB" w14:textId="708C924F" w:rsidR="009E410C" w:rsidRDefault="009E410C">
      <w:pPr>
        <w:pStyle w:val="Textocomentario"/>
      </w:pPr>
      <w:r>
        <w:rPr>
          <w:rStyle w:val="Refdecomentario"/>
        </w:rPr>
        <w:annotationRef/>
      </w:r>
      <w:r>
        <w:t>Hay que agregar LinkedIn o twitter</w:t>
      </w:r>
    </w:p>
  </w:comment>
  <w:comment w:id="1921" w:author="Heleen Devos" w:date="2018-08-03T01:53:00Z" w:initials="HD">
    <w:p w14:paraId="63AC12B1" w14:textId="29FD89E2" w:rsidR="009E410C" w:rsidRDefault="009E410C">
      <w:pPr>
        <w:pStyle w:val="Textocomentario"/>
      </w:pPr>
      <w:r>
        <w:rPr>
          <w:rStyle w:val="Refdecomentario"/>
        </w:rPr>
        <w:annotationRef/>
      </w:r>
      <w:r>
        <w:t>Hay que desarrollar más, por que su cargo es muy importante.</w:t>
      </w:r>
    </w:p>
  </w:comment>
  <w:comment w:id="1961" w:author="Heleen Devos" w:date="2018-08-03T01:25:00Z" w:initials="HD">
    <w:p w14:paraId="2CB03344" w14:textId="7C1ED443" w:rsidR="009E410C" w:rsidRDefault="009E410C">
      <w:pPr>
        <w:pStyle w:val="Textocomentario"/>
      </w:pPr>
      <w:r>
        <w:rPr>
          <w:rStyle w:val="Refdecomentario"/>
        </w:rPr>
        <w:annotationRef/>
      </w:r>
      <w:r>
        <w:t>Poner el apellido o omitir la inicial</w:t>
      </w:r>
    </w:p>
  </w:comment>
  <w:comment w:id="1966" w:author="Heleen Devos" w:date="2018-08-03T01:31:00Z" w:initials="HD">
    <w:p w14:paraId="359241F5" w14:textId="5E5E004A" w:rsidR="009E410C" w:rsidRDefault="009E410C">
      <w:pPr>
        <w:pStyle w:val="Textocomentario"/>
      </w:pPr>
      <w:r>
        <w:rPr>
          <w:rStyle w:val="Refdecomentario"/>
        </w:rPr>
        <w:annotationRef/>
      </w:r>
      <w:r>
        <w:t>No seria mejor que Eliseo sea CFO, y Andres CMO?</w:t>
      </w:r>
    </w:p>
  </w:comment>
  <w:comment w:id="1988" w:author="Heleen Devos" w:date="2018-08-03T01:29:00Z" w:initials="HD">
    <w:p w14:paraId="40333073" w14:textId="6F74A8B2" w:rsidR="009E410C" w:rsidRDefault="009E410C">
      <w:pPr>
        <w:pStyle w:val="Textocomentario"/>
      </w:pPr>
      <w:r>
        <w:rPr>
          <w:rStyle w:val="Refdecomentario"/>
        </w:rPr>
        <w:annotationRef/>
      </w:r>
      <w:r>
        <w:t>Te titulaste? Es un Master?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116BEEC" w15:done="0"/>
  <w15:commentEx w15:paraId="7AEAFDB5" w15:done="0"/>
  <w15:commentEx w15:paraId="3F6333AC" w15:done="0"/>
  <w15:commentEx w15:paraId="54767E99" w15:done="0"/>
  <w15:commentEx w15:paraId="2DDD4FEB" w15:done="0"/>
  <w15:commentEx w15:paraId="63AC12B1" w15:done="0"/>
  <w15:commentEx w15:paraId="2CB03344" w15:done="0"/>
  <w15:commentEx w15:paraId="359241F5" w15:done="0"/>
  <w15:commentEx w15:paraId="4033307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116BEEC" w16cid:durableId="1F128E24"/>
  <w16cid:commentId w16cid:paraId="204D50FB" w16cid:durableId="1F128E1B"/>
  <w16cid:commentId w16cid:paraId="7AEAFDB5" w16cid:durableId="1F128E1C"/>
  <w16cid:commentId w16cid:paraId="3F6333AC" w16cid:durableId="1F128E1D"/>
  <w16cid:commentId w16cid:paraId="54767E99" w16cid:durableId="1F128E1E"/>
  <w16cid:commentId w16cid:paraId="2DDD4FEB" w16cid:durableId="1F128E1F"/>
  <w16cid:commentId w16cid:paraId="63AC12B1" w16cid:durableId="1F128E20"/>
  <w16cid:commentId w16cid:paraId="2CB03344" w16cid:durableId="1F128E21"/>
  <w16cid:commentId w16cid:paraId="359241F5" w16cid:durableId="1F128E22"/>
  <w16cid:commentId w16cid:paraId="40333073" w16cid:durableId="1F128E23"/>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AB7FD7" w14:textId="77777777" w:rsidR="00962446" w:rsidRDefault="00962446" w:rsidP="00947B9F">
      <w:pPr>
        <w:spacing w:after="0" w:line="240" w:lineRule="auto"/>
      </w:pPr>
      <w:r>
        <w:separator/>
      </w:r>
    </w:p>
  </w:endnote>
  <w:endnote w:type="continuationSeparator" w:id="0">
    <w:p w14:paraId="7242EE42" w14:textId="77777777" w:rsidR="00962446" w:rsidRDefault="00962446" w:rsidP="00947B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Noto Sans Symbols">
    <w:charset w:val="00"/>
    <w:family w:val="auto"/>
    <w:pitch w:val="default"/>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Lucida Grande">
    <w:altName w:val="Arial"/>
    <w:charset w:val="00"/>
    <w:family w:val="auto"/>
    <w:pitch w:val="variable"/>
    <w:sig w:usb0="00000000"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9F04F8" w14:textId="77777777" w:rsidR="009E410C" w:rsidRDefault="009E410C" w:rsidP="00A879E9">
    <w:pPr>
      <w:pStyle w:val="Piedepgina"/>
      <w:framePr w:wrap="around" w:vAnchor="text" w:hAnchor="margin" w:xAlign="right" w:y="1"/>
      <w:rPr>
        <w:ins w:id="4133" w:author="Heleen Devos" w:date="2018-07-22T17:30:00Z"/>
        <w:rStyle w:val="Nmerodepgina"/>
      </w:rPr>
    </w:pPr>
    <w:ins w:id="4134" w:author="Heleen Devos" w:date="2018-07-22T17:30:00Z">
      <w:r>
        <w:rPr>
          <w:rStyle w:val="Nmerodepgina"/>
        </w:rPr>
        <w:fldChar w:fldCharType="begin"/>
      </w:r>
      <w:r>
        <w:rPr>
          <w:rStyle w:val="Nmerodepgina"/>
        </w:rPr>
        <w:instrText xml:space="preserve">PAGE  </w:instrText>
      </w:r>
      <w:r>
        <w:rPr>
          <w:rStyle w:val="Nmerodepgina"/>
        </w:rPr>
        <w:fldChar w:fldCharType="end"/>
      </w:r>
    </w:ins>
  </w:p>
  <w:p w14:paraId="028E6368" w14:textId="77777777" w:rsidR="009E410C" w:rsidRDefault="009E410C">
    <w:pPr>
      <w:pStyle w:val="Piedepgina"/>
      <w:ind w:right="360"/>
      <w:pPrChange w:id="4135" w:author="Heleen Devos" w:date="2018-07-22T17:30:00Z">
        <w:pPr>
          <w:pStyle w:val="Piedepgina"/>
        </w:pPr>
      </w:pPrChan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2FD47D" w14:textId="7474D5E7" w:rsidR="009E410C" w:rsidRDefault="009E410C" w:rsidP="00A879E9">
    <w:pPr>
      <w:pStyle w:val="Piedepgina"/>
      <w:framePr w:wrap="around" w:vAnchor="text" w:hAnchor="margin" w:xAlign="right" w:y="1"/>
      <w:rPr>
        <w:ins w:id="4136" w:author="Heleen Devos" w:date="2018-07-22T17:30:00Z"/>
        <w:rStyle w:val="Nmerodepgina"/>
      </w:rPr>
    </w:pPr>
    <w:ins w:id="4137" w:author="Heleen Devos" w:date="2018-07-22T17:30:00Z">
      <w:r>
        <w:rPr>
          <w:rStyle w:val="Nmerodepgina"/>
        </w:rPr>
        <w:fldChar w:fldCharType="begin"/>
      </w:r>
      <w:r>
        <w:rPr>
          <w:rStyle w:val="Nmerodepgina"/>
        </w:rPr>
        <w:instrText xml:space="preserve">PAGE  </w:instrText>
      </w:r>
    </w:ins>
    <w:r>
      <w:rPr>
        <w:rStyle w:val="Nmerodepgina"/>
      </w:rPr>
      <w:fldChar w:fldCharType="separate"/>
    </w:r>
    <w:r w:rsidR="000208BB">
      <w:rPr>
        <w:rStyle w:val="Nmerodepgina"/>
        <w:noProof/>
      </w:rPr>
      <w:t>7</w:t>
    </w:r>
    <w:ins w:id="4138" w:author="Heleen Devos" w:date="2018-07-22T17:30:00Z">
      <w:r>
        <w:rPr>
          <w:rStyle w:val="Nmerodepgina"/>
        </w:rPr>
        <w:fldChar w:fldCharType="end"/>
      </w:r>
    </w:ins>
  </w:p>
  <w:p w14:paraId="36F78AB7" w14:textId="77777777" w:rsidR="009E410C" w:rsidRDefault="009E410C">
    <w:pPr>
      <w:pStyle w:val="Piedepgina"/>
      <w:ind w:right="360"/>
      <w:pPrChange w:id="4139" w:author="Heleen Devos" w:date="2018-07-22T17:30:00Z">
        <w:pPr>
          <w:pStyle w:val="Piedepgina"/>
        </w:pPr>
      </w:pPrChan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B02A59" w14:textId="77777777" w:rsidR="00962446" w:rsidRDefault="00962446" w:rsidP="00947B9F">
      <w:pPr>
        <w:spacing w:after="0" w:line="240" w:lineRule="auto"/>
      </w:pPr>
      <w:r>
        <w:separator/>
      </w:r>
    </w:p>
  </w:footnote>
  <w:footnote w:type="continuationSeparator" w:id="0">
    <w:p w14:paraId="73374F0E" w14:textId="77777777" w:rsidR="00962446" w:rsidRDefault="00962446" w:rsidP="00947B9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0.5pt;height:9.7pt;visibility:visible;mso-wrap-style:square" o:bullet="t">
        <v:imagedata r:id="rId1" o:title=""/>
      </v:shape>
    </w:pict>
  </w:numPicBullet>
  <w:numPicBullet w:numPicBulletId="1">
    <w:pict>
      <v:shape id="_x0000_i1031" type="#_x0000_t75" style="width:11.35pt;height:8.9pt;visibility:visible;mso-wrap-style:square" o:bullet="t">
        <v:imagedata r:id="rId2" o:title=""/>
      </v:shape>
    </w:pict>
  </w:numPicBullet>
  <w:numPicBullet w:numPicBulletId="2">
    <w:pict>
      <v:shape id="_x0000_i1032" type="#_x0000_t75" style="width:11.35pt;height:10.5pt;visibility:visible;mso-wrap-style:square" o:bullet="t">
        <v:imagedata r:id="rId3" o:title=""/>
      </v:shape>
    </w:pict>
  </w:numPicBullet>
  <w:numPicBullet w:numPicBulletId="3">
    <w:pict>
      <v:shape id="_x0000_i1033" type="#_x0000_t75" style="width:9.7pt;height:8.1pt;visibility:visible;mso-wrap-style:square" o:bullet="t">
        <v:imagedata r:id="rId4" o:title=""/>
      </v:shape>
    </w:pict>
  </w:numPicBullet>
  <w:abstractNum w:abstractNumId="0">
    <w:nsid w:val="0FD05FE7"/>
    <w:multiLevelType w:val="hybridMultilevel"/>
    <w:tmpl w:val="E8B02A66"/>
    <w:lvl w:ilvl="0" w:tplc="EDB27718">
      <w:start w:val="1"/>
      <w:numFmt w:val="bullet"/>
      <w:lvlText w:val=""/>
      <w:lvlPicBulletId w:val="0"/>
      <w:lvlJc w:val="left"/>
      <w:pPr>
        <w:tabs>
          <w:tab w:val="num" w:pos="720"/>
        </w:tabs>
        <w:ind w:left="720" w:hanging="360"/>
      </w:pPr>
      <w:rPr>
        <w:rFonts w:ascii="Symbol" w:hAnsi="Symbol" w:hint="default"/>
      </w:rPr>
    </w:lvl>
    <w:lvl w:ilvl="1" w:tplc="51DE38BA" w:tentative="1">
      <w:start w:val="1"/>
      <w:numFmt w:val="bullet"/>
      <w:lvlText w:val=""/>
      <w:lvlJc w:val="left"/>
      <w:pPr>
        <w:tabs>
          <w:tab w:val="num" w:pos="1440"/>
        </w:tabs>
        <w:ind w:left="1440" w:hanging="360"/>
      </w:pPr>
      <w:rPr>
        <w:rFonts w:ascii="Symbol" w:hAnsi="Symbol" w:hint="default"/>
      </w:rPr>
    </w:lvl>
    <w:lvl w:ilvl="2" w:tplc="C6D8BF34" w:tentative="1">
      <w:start w:val="1"/>
      <w:numFmt w:val="bullet"/>
      <w:lvlText w:val=""/>
      <w:lvlJc w:val="left"/>
      <w:pPr>
        <w:tabs>
          <w:tab w:val="num" w:pos="2160"/>
        </w:tabs>
        <w:ind w:left="2160" w:hanging="360"/>
      </w:pPr>
      <w:rPr>
        <w:rFonts w:ascii="Symbol" w:hAnsi="Symbol" w:hint="default"/>
      </w:rPr>
    </w:lvl>
    <w:lvl w:ilvl="3" w:tplc="AFCE0E2E" w:tentative="1">
      <w:start w:val="1"/>
      <w:numFmt w:val="bullet"/>
      <w:lvlText w:val=""/>
      <w:lvlJc w:val="left"/>
      <w:pPr>
        <w:tabs>
          <w:tab w:val="num" w:pos="2880"/>
        </w:tabs>
        <w:ind w:left="2880" w:hanging="360"/>
      </w:pPr>
      <w:rPr>
        <w:rFonts w:ascii="Symbol" w:hAnsi="Symbol" w:hint="default"/>
      </w:rPr>
    </w:lvl>
    <w:lvl w:ilvl="4" w:tplc="44526974" w:tentative="1">
      <w:start w:val="1"/>
      <w:numFmt w:val="bullet"/>
      <w:lvlText w:val=""/>
      <w:lvlJc w:val="left"/>
      <w:pPr>
        <w:tabs>
          <w:tab w:val="num" w:pos="3600"/>
        </w:tabs>
        <w:ind w:left="3600" w:hanging="360"/>
      </w:pPr>
      <w:rPr>
        <w:rFonts w:ascii="Symbol" w:hAnsi="Symbol" w:hint="default"/>
      </w:rPr>
    </w:lvl>
    <w:lvl w:ilvl="5" w:tplc="24A05682" w:tentative="1">
      <w:start w:val="1"/>
      <w:numFmt w:val="bullet"/>
      <w:lvlText w:val=""/>
      <w:lvlJc w:val="left"/>
      <w:pPr>
        <w:tabs>
          <w:tab w:val="num" w:pos="4320"/>
        </w:tabs>
        <w:ind w:left="4320" w:hanging="360"/>
      </w:pPr>
      <w:rPr>
        <w:rFonts w:ascii="Symbol" w:hAnsi="Symbol" w:hint="default"/>
      </w:rPr>
    </w:lvl>
    <w:lvl w:ilvl="6" w:tplc="1DC8FA04" w:tentative="1">
      <w:start w:val="1"/>
      <w:numFmt w:val="bullet"/>
      <w:lvlText w:val=""/>
      <w:lvlJc w:val="left"/>
      <w:pPr>
        <w:tabs>
          <w:tab w:val="num" w:pos="5040"/>
        </w:tabs>
        <w:ind w:left="5040" w:hanging="360"/>
      </w:pPr>
      <w:rPr>
        <w:rFonts w:ascii="Symbol" w:hAnsi="Symbol" w:hint="default"/>
      </w:rPr>
    </w:lvl>
    <w:lvl w:ilvl="7" w:tplc="1C9E39F0" w:tentative="1">
      <w:start w:val="1"/>
      <w:numFmt w:val="bullet"/>
      <w:lvlText w:val=""/>
      <w:lvlJc w:val="left"/>
      <w:pPr>
        <w:tabs>
          <w:tab w:val="num" w:pos="5760"/>
        </w:tabs>
        <w:ind w:left="5760" w:hanging="360"/>
      </w:pPr>
      <w:rPr>
        <w:rFonts w:ascii="Symbol" w:hAnsi="Symbol" w:hint="default"/>
      </w:rPr>
    </w:lvl>
    <w:lvl w:ilvl="8" w:tplc="1E26DA28" w:tentative="1">
      <w:start w:val="1"/>
      <w:numFmt w:val="bullet"/>
      <w:lvlText w:val=""/>
      <w:lvlJc w:val="left"/>
      <w:pPr>
        <w:tabs>
          <w:tab w:val="num" w:pos="6480"/>
        </w:tabs>
        <w:ind w:left="6480" w:hanging="360"/>
      </w:pPr>
      <w:rPr>
        <w:rFonts w:ascii="Symbol" w:hAnsi="Symbol" w:hint="default"/>
      </w:rPr>
    </w:lvl>
  </w:abstractNum>
  <w:abstractNum w:abstractNumId="1">
    <w:nsid w:val="106E0179"/>
    <w:multiLevelType w:val="hybridMultilevel"/>
    <w:tmpl w:val="72D24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B65CF8"/>
    <w:multiLevelType w:val="hybridMultilevel"/>
    <w:tmpl w:val="7E109784"/>
    <w:lvl w:ilvl="0" w:tplc="050631A8">
      <w:start w:val="1"/>
      <w:numFmt w:val="upperRoman"/>
      <w:lvlText w:val="%1."/>
      <w:lvlJc w:val="left"/>
      <w:pPr>
        <w:ind w:left="1080" w:hanging="720"/>
      </w:pPr>
      <w:rPr>
        <w:rFonts w:hint="default"/>
        <w:color w:val="auto"/>
        <w:sz w:val="2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1ADC2E70"/>
    <w:multiLevelType w:val="hybridMultilevel"/>
    <w:tmpl w:val="56F434A6"/>
    <w:lvl w:ilvl="0" w:tplc="2D7423F8">
      <w:start w:val="1"/>
      <w:numFmt w:val="bullet"/>
      <w:lvlText w:val=""/>
      <w:lvlPicBulletId w:val="2"/>
      <w:lvlJc w:val="left"/>
      <w:pPr>
        <w:tabs>
          <w:tab w:val="num" w:pos="720"/>
        </w:tabs>
        <w:ind w:left="720" w:hanging="360"/>
      </w:pPr>
      <w:rPr>
        <w:rFonts w:ascii="Symbol" w:hAnsi="Symbol" w:hint="default"/>
      </w:rPr>
    </w:lvl>
    <w:lvl w:ilvl="1" w:tplc="3934EC78" w:tentative="1">
      <w:start w:val="1"/>
      <w:numFmt w:val="bullet"/>
      <w:lvlText w:val=""/>
      <w:lvlJc w:val="left"/>
      <w:pPr>
        <w:tabs>
          <w:tab w:val="num" w:pos="1440"/>
        </w:tabs>
        <w:ind w:left="1440" w:hanging="360"/>
      </w:pPr>
      <w:rPr>
        <w:rFonts w:ascii="Symbol" w:hAnsi="Symbol" w:hint="default"/>
      </w:rPr>
    </w:lvl>
    <w:lvl w:ilvl="2" w:tplc="61209702" w:tentative="1">
      <w:start w:val="1"/>
      <w:numFmt w:val="bullet"/>
      <w:lvlText w:val=""/>
      <w:lvlJc w:val="left"/>
      <w:pPr>
        <w:tabs>
          <w:tab w:val="num" w:pos="2160"/>
        </w:tabs>
        <w:ind w:left="2160" w:hanging="360"/>
      </w:pPr>
      <w:rPr>
        <w:rFonts w:ascii="Symbol" w:hAnsi="Symbol" w:hint="default"/>
      </w:rPr>
    </w:lvl>
    <w:lvl w:ilvl="3" w:tplc="B7B637F2" w:tentative="1">
      <w:start w:val="1"/>
      <w:numFmt w:val="bullet"/>
      <w:lvlText w:val=""/>
      <w:lvlJc w:val="left"/>
      <w:pPr>
        <w:tabs>
          <w:tab w:val="num" w:pos="2880"/>
        </w:tabs>
        <w:ind w:left="2880" w:hanging="360"/>
      </w:pPr>
      <w:rPr>
        <w:rFonts w:ascii="Symbol" w:hAnsi="Symbol" w:hint="default"/>
      </w:rPr>
    </w:lvl>
    <w:lvl w:ilvl="4" w:tplc="D180BDDA" w:tentative="1">
      <w:start w:val="1"/>
      <w:numFmt w:val="bullet"/>
      <w:lvlText w:val=""/>
      <w:lvlJc w:val="left"/>
      <w:pPr>
        <w:tabs>
          <w:tab w:val="num" w:pos="3600"/>
        </w:tabs>
        <w:ind w:left="3600" w:hanging="360"/>
      </w:pPr>
      <w:rPr>
        <w:rFonts w:ascii="Symbol" w:hAnsi="Symbol" w:hint="default"/>
      </w:rPr>
    </w:lvl>
    <w:lvl w:ilvl="5" w:tplc="E7E4C7EA" w:tentative="1">
      <w:start w:val="1"/>
      <w:numFmt w:val="bullet"/>
      <w:lvlText w:val=""/>
      <w:lvlJc w:val="left"/>
      <w:pPr>
        <w:tabs>
          <w:tab w:val="num" w:pos="4320"/>
        </w:tabs>
        <w:ind w:left="4320" w:hanging="360"/>
      </w:pPr>
      <w:rPr>
        <w:rFonts w:ascii="Symbol" w:hAnsi="Symbol" w:hint="default"/>
      </w:rPr>
    </w:lvl>
    <w:lvl w:ilvl="6" w:tplc="071641B8" w:tentative="1">
      <w:start w:val="1"/>
      <w:numFmt w:val="bullet"/>
      <w:lvlText w:val=""/>
      <w:lvlJc w:val="left"/>
      <w:pPr>
        <w:tabs>
          <w:tab w:val="num" w:pos="5040"/>
        </w:tabs>
        <w:ind w:left="5040" w:hanging="360"/>
      </w:pPr>
      <w:rPr>
        <w:rFonts w:ascii="Symbol" w:hAnsi="Symbol" w:hint="default"/>
      </w:rPr>
    </w:lvl>
    <w:lvl w:ilvl="7" w:tplc="A73C3C14" w:tentative="1">
      <w:start w:val="1"/>
      <w:numFmt w:val="bullet"/>
      <w:lvlText w:val=""/>
      <w:lvlJc w:val="left"/>
      <w:pPr>
        <w:tabs>
          <w:tab w:val="num" w:pos="5760"/>
        </w:tabs>
        <w:ind w:left="5760" w:hanging="360"/>
      </w:pPr>
      <w:rPr>
        <w:rFonts w:ascii="Symbol" w:hAnsi="Symbol" w:hint="default"/>
      </w:rPr>
    </w:lvl>
    <w:lvl w:ilvl="8" w:tplc="446895A4" w:tentative="1">
      <w:start w:val="1"/>
      <w:numFmt w:val="bullet"/>
      <w:lvlText w:val=""/>
      <w:lvlJc w:val="left"/>
      <w:pPr>
        <w:tabs>
          <w:tab w:val="num" w:pos="6480"/>
        </w:tabs>
        <w:ind w:left="6480" w:hanging="360"/>
      </w:pPr>
      <w:rPr>
        <w:rFonts w:ascii="Symbol" w:hAnsi="Symbol" w:hint="default"/>
      </w:rPr>
    </w:lvl>
  </w:abstractNum>
  <w:abstractNum w:abstractNumId="4">
    <w:nsid w:val="1DCD0066"/>
    <w:multiLevelType w:val="multilevel"/>
    <w:tmpl w:val="B714FEA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202727C0"/>
    <w:multiLevelType w:val="multilevel"/>
    <w:tmpl w:val="B6DED2A8"/>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3"/>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346FC5"/>
    <w:multiLevelType w:val="hybridMultilevel"/>
    <w:tmpl w:val="08564AD6"/>
    <w:lvl w:ilvl="0" w:tplc="A6823176">
      <w:start w:val="1"/>
      <w:numFmt w:val="low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nsid w:val="2275273E"/>
    <w:multiLevelType w:val="multilevel"/>
    <w:tmpl w:val="49ACBB7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3716DB6"/>
    <w:multiLevelType w:val="hybridMultilevel"/>
    <w:tmpl w:val="7E109784"/>
    <w:lvl w:ilvl="0" w:tplc="050631A8">
      <w:start w:val="1"/>
      <w:numFmt w:val="upperRoman"/>
      <w:lvlText w:val="%1."/>
      <w:lvlJc w:val="left"/>
      <w:pPr>
        <w:ind w:left="1080" w:hanging="720"/>
      </w:pPr>
      <w:rPr>
        <w:rFonts w:hint="default"/>
        <w:color w:val="auto"/>
        <w:sz w:val="2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nsid w:val="26A70936"/>
    <w:multiLevelType w:val="hybridMultilevel"/>
    <w:tmpl w:val="8DD8F8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2E1490"/>
    <w:multiLevelType w:val="multilevel"/>
    <w:tmpl w:val="12243C28"/>
    <w:lvl w:ilvl="0">
      <w:start w:val="2"/>
      <w:numFmt w:val="bullet"/>
      <w:lvlText w:val="-"/>
      <w:lvlJc w:val="left"/>
      <w:pPr>
        <w:ind w:left="825" w:hanging="360"/>
      </w:pPr>
      <w:rPr>
        <w:rFonts w:ascii="Calibri" w:eastAsia="Calibri" w:hAnsi="Calibri" w:cs="Calibri"/>
      </w:rPr>
    </w:lvl>
    <w:lvl w:ilvl="1">
      <w:start w:val="1"/>
      <w:numFmt w:val="bullet"/>
      <w:lvlText w:val="o"/>
      <w:lvlJc w:val="left"/>
      <w:pPr>
        <w:ind w:left="1545" w:hanging="360"/>
      </w:pPr>
      <w:rPr>
        <w:rFonts w:ascii="Courier New" w:eastAsia="Courier New" w:hAnsi="Courier New" w:cs="Courier New"/>
      </w:rPr>
    </w:lvl>
    <w:lvl w:ilvl="2">
      <w:start w:val="1"/>
      <w:numFmt w:val="bullet"/>
      <w:lvlText w:val="▪"/>
      <w:lvlJc w:val="left"/>
      <w:pPr>
        <w:ind w:left="2265" w:hanging="360"/>
      </w:pPr>
      <w:rPr>
        <w:rFonts w:ascii="Noto Sans Symbols" w:eastAsia="Noto Sans Symbols" w:hAnsi="Noto Sans Symbols" w:cs="Noto Sans Symbols"/>
      </w:rPr>
    </w:lvl>
    <w:lvl w:ilvl="3">
      <w:start w:val="1"/>
      <w:numFmt w:val="bullet"/>
      <w:lvlText w:val="●"/>
      <w:lvlJc w:val="left"/>
      <w:pPr>
        <w:ind w:left="2985" w:hanging="360"/>
      </w:pPr>
      <w:rPr>
        <w:rFonts w:ascii="Noto Sans Symbols" w:eastAsia="Noto Sans Symbols" w:hAnsi="Noto Sans Symbols" w:cs="Noto Sans Symbols"/>
      </w:rPr>
    </w:lvl>
    <w:lvl w:ilvl="4">
      <w:start w:val="1"/>
      <w:numFmt w:val="bullet"/>
      <w:lvlText w:val="o"/>
      <w:lvlJc w:val="left"/>
      <w:pPr>
        <w:ind w:left="3705" w:hanging="360"/>
      </w:pPr>
      <w:rPr>
        <w:rFonts w:ascii="Courier New" w:eastAsia="Courier New" w:hAnsi="Courier New" w:cs="Courier New"/>
      </w:rPr>
    </w:lvl>
    <w:lvl w:ilvl="5">
      <w:start w:val="1"/>
      <w:numFmt w:val="bullet"/>
      <w:lvlText w:val="▪"/>
      <w:lvlJc w:val="left"/>
      <w:pPr>
        <w:ind w:left="4425" w:hanging="360"/>
      </w:pPr>
      <w:rPr>
        <w:rFonts w:ascii="Noto Sans Symbols" w:eastAsia="Noto Sans Symbols" w:hAnsi="Noto Sans Symbols" w:cs="Noto Sans Symbols"/>
      </w:rPr>
    </w:lvl>
    <w:lvl w:ilvl="6">
      <w:start w:val="1"/>
      <w:numFmt w:val="bullet"/>
      <w:lvlText w:val="●"/>
      <w:lvlJc w:val="left"/>
      <w:pPr>
        <w:ind w:left="5145" w:hanging="360"/>
      </w:pPr>
      <w:rPr>
        <w:rFonts w:ascii="Noto Sans Symbols" w:eastAsia="Noto Sans Symbols" w:hAnsi="Noto Sans Symbols" w:cs="Noto Sans Symbols"/>
      </w:rPr>
    </w:lvl>
    <w:lvl w:ilvl="7">
      <w:start w:val="1"/>
      <w:numFmt w:val="bullet"/>
      <w:lvlText w:val="o"/>
      <w:lvlJc w:val="left"/>
      <w:pPr>
        <w:ind w:left="5865" w:hanging="360"/>
      </w:pPr>
      <w:rPr>
        <w:rFonts w:ascii="Courier New" w:eastAsia="Courier New" w:hAnsi="Courier New" w:cs="Courier New"/>
      </w:rPr>
    </w:lvl>
    <w:lvl w:ilvl="8">
      <w:start w:val="1"/>
      <w:numFmt w:val="bullet"/>
      <w:lvlText w:val="▪"/>
      <w:lvlJc w:val="left"/>
      <w:pPr>
        <w:ind w:left="6585" w:hanging="360"/>
      </w:pPr>
      <w:rPr>
        <w:rFonts w:ascii="Noto Sans Symbols" w:eastAsia="Noto Sans Symbols" w:hAnsi="Noto Sans Symbols" w:cs="Noto Sans Symbols"/>
      </w:rPr>
    </w:lvl>
  </w:abstractNum>
  <w:abstractNum w:abstractNumId="11">
    <w:nsid w:val="2A2B6D5D"/>
    <w:multiLevelType w:val="hybridMultilevel"/>
    <w:tmpl w:val="7E109784"/>
    <w:lvl w:ilvl="0" w:tplc="050631A8">
      <w:start w:val="1"/>
      <w:numFmt w:val="upperRoman"/>
      <w:lvlText w:val="%1."/>
      <w:lvlJc w:val="left"/>
      <w:pPr>
        <w:ind w:left="1080" w:hanging="720"/>
      </w:pPr>
      <w:rPr>
        <w:rFonts w:hint="default"/>
        <w:color w:val="auto"/>
        <w:sz w:val="2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nsid w:val="2B150770"/>
    <w:multiLevelType w:val="multilevel"/>
    <w:tmpl w:val="17322CBA"/>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DA963D5"/>
    <w:multiLevelType w:val="multilevel"/>
    <w:tmpl w:val="D8140F6C"/>
    <w:lvl w:ilvl="0">
      <w:start w:val="1"/>
      <w:numFmt w:val="decimal"/>
      <w:lvlText w:val="%1."/>
      <w:lvlJc w:val="left"/>
      <w:pPr>
        <w:ind w:left="720" w:hanging="360"/>
      </w:pPr>
      <w:rPr>
        <w:rFonts w:hint="default"/>
      </w:rPr>
    </w:lvl>
    <w:lvl w:ilvl="1">
      <w:start w:val="2"/>
      <w:numFmt w:val="decimal"/>
      <w:isLgl/>
      <w:lvlText w:val="%1.%2"/>
      <w:lvlJc w:val="left"/>
      <w:pPr>
        <w:ind w:left="906"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30AF7543"/>
    <w:multiLevelType w:val="hybridMultilevel"/>
    <w:tmpl w:val="8DD8F8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2B5106D"/>
    <w:multiLevelType w:val="hybridMultilevel"/>
    <w:tmpl w:val="496AEDD8"/>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nsid w:val="35C74F6D"/>
    <w:multiLevelType w:val="multilevel"/>
    <w:tmpl w:val="A14EA7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389E466A"/>
    <w:multiLevelType w:val="hybridMultilevel"/>
    <w:tmpl w:val="DDC2DAA4"/>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nsid w:val="3B4464C3"/>
    <w:multiLevelType w:val="multilevel"/>
    <w:tmpl w:val="E6ACFCF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upperRoman"/>
      <w:lvlText w:val="%3)"/>
      <w:lvlJc w:val="left"/>
      <w:pPr>
        <w:ind w:left="2520" w:hanging="720"/>
      </w:pPr>
      <w:rPr>
        <w:rFonts w:hint="default"/>
      </w:rPr>
    </w:lvl>
    <w:lvl w:ilvl="3">
      <w:start w:val="2"/>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29D317C"/>
    <w:multiLevelType w:val="hybridMultilevel"/>
    <w:tmpl w:val="0B9CDCEA"/>
    <w:lvl w:ilvl="0" w:tplc="B24CAFA6">
      <w:start w:val="1"/>
      <w:numFmt w:val="low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nsid w:val="47A12493"/>
    <w:multiLevelType w:val="hybridMultilevel"/>
    <w:tmpl w:val="E3523F2A"/>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1">
    <w:nsid w:val="4C33163E"/>
    <w:multiLevelType w:val="hybridMultilevel"/>
    <w:tmpl w:val="15D4AD02"/>
    <w:lvl w:ilvl="0" w:tplc="BA7EF714">
      <w:start w:val="1"/>
      <w:numFmt w:val="bullet"/>
      <w:lvlText w:val=""/>
      <w:lvlPicBulletId w:val="1"/>
      <w:lvlJc w:val="left"/>
      <w:pPr>
        <w:tabs>
          <w:tab w:val="num" w:pos="720"/>
        </w:tabs>
        <w:ind w:left="720" w:hanging="360"/>
      </w:pPr>
      <w:rPr>
        <w:rFonts w:ascii="Symbol" w:hAnsi="Symbol" w:hint="default"/>
      </w:rPr>
    </w:lvl>
    <w:lvl w:ilvl="1" w:tplc="4F8E8210" w:tentative="1">
      <w:start w:val="1"/>
      <w:numFmt w:val="bullet"/>
      <w:lvlText w:val=""/>
      <w:lvlJc w:val="left"/>
      <w:pPr>
        <w:tabs>
          <w:tab w:val="num" w:pos="1440"/>
        </w:tabs>
        <w:ind w:left="1440" w:hanging="360"/>
      </w:pPr>
      <w:rPr>
        <w:rFonts w:ascii="Symbol" w:hAnsi="Symbol" w:hint="default"/>
      </w:rPr>
    </w:lvl>
    <w:lvl w:ilvl="2" w:tplc="363C1CFE" w:tentative="1">
      <w:start w:val="1"/>
      <w:numFmt w:val="bullet"/>
      <w:lvlText w:val=""/>
      <w:lvlJc w:val="left"/>
      <w:pPr>
        <w:tabs>
          <w:tab w:val="num" w:pos="2160"/>
        </w:tabs>
        <w:ind w:left="2160" w:hanging="360"/>
      </w:pPr>
      <w:rPr>
        <w:rFonts w:ascii="Symbol" w:hAnsi="Symbol" w:hint="default"/>
      </w:rPr>
    </w:lvl>
    <w:lvl w:ilvl="3" w:tplc="85BABFB2" w:tentative="1">
      <w:start w:val="1"/>
      <w:numFmt w:val="bullet"/>
      <w:lvlText w:val=""/>
      <w:lvlJc w:val="left"/>
      <w:pPr>
        <w:tabs>
          <w:tab w:val="num" w:pos="2880"/>
        </w:tabs>
        <w:ind w:left="2880" w:hanging="360"/>
      </w:pPr>
      <w:rPr>
        <w:rFonts w:ascii="Symbol" w:hAnsi="Symbol" w:hint="default"/>
      </w:rPr>
    </w:lvl>
    <w:lvl w:ilvl="4" w:tplc="A16C2258" w:tentative="1">
      <w:start w:val="1"/>
      <w:numFmt w:val="bullet"/>
      <w:lvlText w:val=""/>
      <w:lvlJc w:val="left"/>
      <w:pPr>
        <w:tabs>
          <w:tab w:val="num" w:pos="3600"/>
        </w:tabs>
        <w:ind w:left="3600" w:hanging="360"/>
      </w:pPr>
      <w:rPr>
        <w:rFonts w:ascii="Symbol" w:hAnsi="Symbol" w:hint="default"/>
      </w:rPr>
    </w:lvl>
    <w:lvl w:ilvl="5" w:tplc="E05A8A3C" w:tentative="1">
      <w:start w:val="1"/>
      <w:numFmt w:val="bullet"/>
      <w:lvlText w:val=""/>
      <w:lvlJc w:val="left"/>
      <w:pPr>
        <w:tabs>
          <w:tab w:val="num" w:pos="4320"/>
        </w:tabs>
        <w:ind w:left="4320" w:hanging="360"/>
      </w:pPr>
      <w:rPr>
        <w:rFonts w:ascii="Symbol" w:hAnsi="Symbol" w:hint="default"/>
      </w:rPr>
    </w:lvl>
    <w:lvl w:ilvl="6" w:tplc="C81205E4" w:tentative="1">
      <w:start w:val="1"/>
      <w:numFmt w:val="bullet"/>
      <w:lvlText w:val=""/>
      <w:lvlJc w:val="left"/>
      <w:pPr>
        <w:tabs>
          <w:tab w:val="num" w:pos="5040"/>
        </w:tabs>
        <w:ind w:left="5040" w:hanging="360"/>
      </w:pPr>
      <w:rPr>
        <w:rFonts w:ascii="Symbol" w:hAnsi="Symbol" w:hint="default"/>
      </w:rPr>
    </w:lvl>
    <w:lvl w:ilvl="7" w:tplc="4762FEC2" w:tentative="1">
      <w:start w:val="1"/>
      <w:numFmt w:val="bullet"/>
      <w:lvlText w:val=""/>
      <w:lvlJc w:val="left"/>
      <w:pPr>
        <w:tabs>
          <w:tab w:val="num" w:pos="5760"/>
        </w:tabs>
        <w:ind w:left="5760" w:hanging="360"/>
      </w:pPr>
      <w:rPr>
        <w:rFonts w:ascii="Symbol" w:hAnsi="Symbol" w:hint="default"/>
      </w:rPr>
    </w:lvl>
    <w:lvl w:ilvl="8" w:tplc="DD1E4268" w:tentative="1">
      <w:start w:val="1"/>
      <w:numFmt w:val="bullet"/>
      <w:lvlText w:val=""/>
      <w:lvlJc w:val="left"/>
      <w:pPr>
        <w:tabs>
          <w:tab w:val="num" w:pos="6480"/>
        </w:tabs>
        <w:ind w:left="6480" w:hanging="360"/>
      </w:pPr>
      <w:rPr>
        <w:rFonts w:ascii="Symbol" w:hAnsi="Symbol" w:hint="default"/>
      </w:rPr>
    </w:lvl>
  </w:abstractNum>
  <w:abstractNum w:abstractNumId="22">
    <w:nsid w:val="4EBF31EF"/>
    <w:multiLevelType w:val="hybridMultilevel"/>
    <w:tmpl w:val="8C807E0C"/>
    <w:lvl w:ilvl="0" w:tplc="751C42AE">
      <w:start w:val="1"/>
      <w:numFmt w:val="low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nsid w:val="526E1338"/>
    <w:multiLevelType w:val="hybridMultilevel"/>
    <w:tmpl w:val="E8EC6C9A"/>
    <w:lvl w:ilvl="0" w:tplc="E98C4D5A">
      <w:start w:val="1"/>
      <w:numFmt w:val="bullet"/>
      <w:lvlText w:val=""/>
      <w:lvlPicBulletId w:val="3"/>
      <w:lvlJc w:val="left"/>
      <w:pPr>
        <w:tabs>
          <w:tab w:val="num" w:pos="720"/>
        </w:tabs>
        <w:ind w:left="720" w:hanging="360"/>
      </w:pPr>
      <w:rPr>
        <w:rFonts w:ascii="Symbol" w:hAnsi="Symbol" w:hint="default"/>
      </w:rPr>
    </w:lvl>
    <w:lvl w:ilvl="1" w:tplc="DDB634DA" w:tentative="1">
      <w:start w:val="1"/>
      <w:numFmt w:val="bullet"/>
      <w:lvlText w:val=""/>
      <w:lvlJc w:val="left"/>
      <w:pPr>
        <w:tabs>
          <w:tab w:val="num" w:pos="1440"/>
        </w:tabs>
        <w:ind w:left="1440" w:hanging="360"/>
      </w:pPr>
      <w:rPr>
        <w:rFonts w:ascii="Symbol" w:hAnsi="Symbol" w:hint="default"/>
      </w:rPr>
    </w:lvl>
    <w:lvl w:ilvl="2" w:tplc="D5FA89E6" w:tentative="1">
      <w:start w:val="1"/>
      <w:numFmt w:val="bullet"/>
      <w:lvlText w:val=""/>
      <w:lvlJc w:val="left"/>
      <w:pPr>
        <w:tabs>
          <w:tab w:val="num" w:pos="2160"/>
        </w:tabs>
        <w:ind w:left="2160" w:hanging="360"/>
      </w:pPr>
      <w:rPr>
        <w:rFonts w:ascii="Symbol" w:hAnsi="Symbol" w:hint="default"/>
      </w:rPr>
    </w:lvl>
    <w:lvl w:ilvl="3" w:tplc="B1DCC780" w:tentative="1">
      <w:start w:val="1"/>
      <w:numFmt w:val="bullet"/>
      <w:lvlText w:val=""/>
      <w:lvlJc w:val="left"/>
      <w:pPr>
        <w:tabs>
          <w:tab w:val="num" w:pos="2880"/>
        </w:tabs>
        <w:ind w:left="2880" w:hanging="360"/>
      </w:pPr>
      <w:rPr>
        <w:rFonts w:ascii="Symbol" w:hAnsi="Symbol" w:hint="default"/>
      </w:rPr>
    </w:lvl>
    <w:lvl w:ilvl="4" w:tplc="0340EB18" w:tentative="1">
      <w:start w:val="1"/>
      <w:numFmt w:val="bullet"/>
      <w:lvlText w:val=""/>
      <w:lvlJc w:val="left"/>
      <w:pPr>
        <w:tabs>
          <w:tab w:val="num" w:pos="3600"/>
        </w:tabs>
        <w:ind w:left="3600" w:hanging="360"/>
      </w:pPr>
      <w:rPr>
        <w:rFonts w:ascii="Symbol" w:hAnsi="Symbol" w:hint="default"/>
      </w:rPr>
    </w:lvl>
    <w:lvl w:ilvl="5" w:tplc="9F4CC832" w:tentative="1">
      <w:start w:val="1"/>
      <w:numFmt w:val="bullet"/>
      <w:lvlText w:val=""/>
      <w:lvlJc w:val="left"/>
      <w:pPr>
        <w:tabs>
          <w:tab w:val="num" w:pos="4320"/>
        </w:tabs>
        <w:ind w:left="4320" w:hanging="360"/>
      </w:pPr>
      <w:rPr>
        <w:rFonts w:ascii="Symbol" w:hAnsi="Symbol" w:hint="default"/>
      </w:rPr>
    </w:lvl>
    <w:lvl w:ilvl="6" w:tplc="B51EF24E" w:tentative="1">
      <w:start w:val="1"/>
      <w:numFmt w:val="bullet"/>
      <w:lvlText w:val=""/>
      <w:lvlJc w:val="left"/>
      <w:pPr>
        <w:tabs>
          <w:tab w:val="num" w:pos="5040"/>
        </w:tabs>
        <w:ind w:left="5040" w:hanging="360"/>
      </w:pPr>
      <w:rPr>
        <w:rFonts w:ascii="Symbol" w:hAnsi="Symbol" w:hint="default"/>
      </w:rPr>
    </w:lvl>
    <w:lvl w:ilvl="7" w:tplc="65C82802" w:tentative="1">
      <w:start w:val="1"/>
      <w:numFmt w:val="bullet"/>
      <w:lvlText w:val=""/>
      <w:lvlJc w:val="left"/>
      <w:pPr>
        <w:tabs>
          <w:tab w:val="num" w:pos="5760"/>
        </w:tabs>
        <w:ind w:left="5760" w:hanging="360"/>
      </w:pPr>
      <w:rPr>
        <w:rFonts w:ascii="Symbol" w:hAnsi="Symbol" w:hint="default"/>
      </w:rPr>
    </w:lvl>
    <w:lvl w:ilvl="8" w:tplc="302A05F0" w:tentative="1">
      <w:start w:val="1"/>
      <w:numFmt w:val="bullet"/>
      <w:lvlText w:val=""/>
      <w:lvlJc w:val="left"/>
      <w:pPr>
        <w:tabs>
          <w:tab w:val="num" w:pos="6480"/>
        </w:tabs>
        <w:ind w:left="6480" w:hanging="360"/>
      </w:pPr>
      <w:rPr>
        <w:rFonts w:ascii="Symbol" w:hAnsi="Symbol" w:hint="default"/>
      </w:rPr>
    </w:lvl>
  </w:abstractNum>
  <w:abstractNum w:abstractNumId="24">
    <w:nsid w:val="52FE23CB"/>
    <w:multiLevelType w:val="hybridMultilevel"/>
    <w:tmpl w:val="D6D4F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0747DF"/>
    <w:multiLevelType w:val="hybridMultilevel"/>
    <w:tmpl w:val="03AAC872"/>
    <w:lvl w:ilvl="0" w:tplc="C8FAB4AE">
      <w:start w:val="2"/>
      <w:numFmt w:val="lowerRoman"/>
      <w:lvlText w:val="%1)"/>
      <w:lvlJc w:val="left"/>
      <w:pPr>
        <w:ind w:left="1440" w:hanging="72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26">
    <w:nsid w:val="660401CD"/>
    <w:multiLevelType w:val="hybridMultilevel"/>
    <w:tmpl w:val="7E109784"/>
    <w:lvl w:ilvl="0" w:tplc="050631A8">
      <w:start w:val="1"/>
      <w:numFmt w:val="upperRoman"/>
      <w:lvlText w:val="%1."/>
      <w:lvlJc w:val="left"/>
      <w:pPr>
        <w:ind w:left="1080" w:hanging="720"/>
      </w:pPr>
      <w:rPr>
        <w:rFonts w:hint="default"/>
        <w:color w:val="auto"/>
        <w:sz w:val="2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nsid w:val="661B5997"/>
    <w:multiLevelType w:val="hybridMultilevel"/>
    <w:tmpl w:val="CAC0C768"/>
    <w:lvl w:ilvl="0" w:tplc="48C40916">
      <w:start w:val="1"/>
      <w:numFmt w:val="bullet"/>
      <w:lvlText w:val="-"/>
      <w:lvlJc w:val="left"/>
      <w:pPr>
        <w:ind w:left="720" w:hanging="360"/>
      </w:pPr>
      <w:rPr>
        <w:rFonts w:ascii="Cambria" w:eastAsia="Times New Roman" w:hAnsi="Cambria"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69B762F9"/>
    <w:multiLevelType w:val="hybridMultilevel"/>
    <w:tmpl w:val="08564AD6"/>
    <w:lvl w:ilvl="0" w:tplc="A6823176">
      <w:start w:val="1"/>
      <w:numFmt w:val="low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nsid w:val="718D7BE0"/>
    <w:multiLevelType w:val="hybridMultilevel"/>
    <w:tmpl w:val="E5603066"/>
    <w:lvl w:ilvl="0" w:tplc="95C2B57C">
      <w:start w:val="2"/>
      <w:numFmt w:val="low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729353DC"/>
    <w:multiLevelType w:val="hybridMultilevel"/>
    <w:tmpl w:val="159A25B2"/>
    <w:lvl w:ilvl="0" w:tplc="86085FA8">
      <w:start w:val="1"/>
      <w:numFmt w:val="low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nsid w:val="762669EE"/>
    <w:multiLevelType w:val="hybridMultilevel"/>
    <w:tmpl w:val="99782F88"/>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nsid w:val="79D40D03"/>
    <w:multiLevelType w:val="multilevel"/>
    <w:tmpl w:val="A18E32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7A47365A"/>
    <w:multiLevelType w:val="multilevel"/>
    <w:tmpl w:val="8D72B56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7BC507AD"/>
    <w:multiLevelType w:val="hybridMultilevel"/>
    <w:tmpl w:val="1FF67A6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7D3E783E"/>
    <w:multiLevelType w:val="multilevel"/>
    <w:tmpl w:val="4EDCA3A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12"/>
  </w:num>
  <w:num w:numId="3">
    <w:abstractNumId w:val="16"/>
  </w:num>
  <w:num w:numId="4">
    <w:abstractNumId w:val="32"/>
  </w:num>
  <w:num w:numId="5">
    <w:abstractNumId w:val="22"/>
  </w:num>
  <w:num w:numId="6">
    <w:abstractNumId w:val="5"/>
  </w:num>
  <w:num w:numId="7">
    <w:abstractNumId w:val="18"/>
  </w:num>
  <w:num w:numId="8">
    <w:abstractNumId w:val="11"/>
  </w:num>
  <w:num w:numId="9">
    <w:abstractNumId w:val="19"/>
  </w:num>
  <w:num w:numId="10">
    <w:abstractNumId w:val="34"/>
  </w:num>
  <w:num w:numId="11">
    <w:abstractNumId w:val="15"/>
  </w:num>
  <w:num w:numId="12">
    <w:abstractNumId w:val="17"/>
  </w:num>
  <w:num w:numId="13">
    <w:abstractNumId w:val="6"/>
  </w:num>
  <w:num w:numId="14">
    <w:abstractNumId w:val="28"/>
  </w:num>
  <w:num w:numId="15">
    <w:abstractNumId w:val="13"/>
  </w:num>
  <w:num w:numId="16">
    <w:abstractNumId w:val="8"/>
  </w:num>
  <w:num w:numId="17">
    <w:abstractNumId w:val="26"/>
  </w:num>
  <w:num w:numId="18">
    <w:abstractNumId w:val="2"/>
  </w:num>
  <w:num w:numId="19">
    <w:abstractNumId w:val="29"/>
  </w:num>
  <w:num w:numId="20">
    <w:abstractNumId w:val="25"/>
  </w:num>
  <w:num w:numId="21">
    <w:abstractNumId w:val="24"/>
  </w:num>
  <w:num w:numId="22">
    <w:abstractNumId w:val="4"/>
  </w:num>
  <w:num w:numId="23">
    <w:abstractNumId w:val="14"/>
  </w:num>
  <w:num w:numId="24">
    <w:abstractNumId w:val="7"/>
  </w:num>
  <w:num w:numId="25">
    <w:abstractNumId w:val="31"/>
  </w:num>
  <w:num w:numId="26">
    <w:abstractNumId w:val="30"/>
  </w:num>
  <w:num w:numId="27">
    <w:abstractNumId w:val="35"/>
  </w:num>
  <w:num w:numId="28">
    <w:abstractNumId w:val="20"/>
  </w:num>
  <w:num w:numId="29">
    <w:abstractNumId w:val="27"/>
  </w:num>
  <w:num w:numId="30">
    <w:abstractNumId w:val="33"/>
  </w:num>
  <w:num w:numId="31">
    <w:abstractNumId w:val="9"/>
  </w:num>
  <w:num w:numId="32">
    <w:abstractNumId w:val="1"/>
  </w:num>
  <w:num w:numId="33">
    <w:abstractNumId w:val="0"/>
  </w:num>
  <w:num w:numId="34">
    <w:abstractNumId w:val="21"/>
  </w:num>
  <w:num w:numId="35">
    <w:abstractNumId w:val="3"/>
  </w:num>
  <w:num w:numId="36">
    <w:abstractNumId w:val="2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duardo Gonzalez">
    <w15:presenceInfo w15:providerId="None" w15:userId="Eduardo Gonzalez"/>
  </w15:person>
  <w15:person w15:author="Bruno Presenti">
    <w15:presenceInfo w15:providerId="None" w15:userId="Bruno Presenti"/>
  </w15:person>
  <w15:person w15:author="Marianela Bacigalupo">
    <w15:presenceInfo w15:providerId="Windows Live" w15:userId="f827bcb7b7defbc0"/>
  </w15:person>
  <w15:person w15:author="Bruno Presenti [2]">
    <w15:presenceInfo w15:providerId="AD" w15:userId="S-1-5-21-632532318-2666670698-1580278117-5595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D39"/>
    <w:rsid w:val="00001290"/>
    <w:rsid w:val="0000314D"/>
    <w:rsid w:val="000208BB"/>
    <w:rsid w:val="0002130C"/>
    <w:rsid w:val="00027F8A"/>
    <w:rsid w:val="00072156"/>
    <w:rsid w:val="0007379D"/>
    <w:rsid w:val="00087534"/>
    <w:rsid w:val="00092521"/>
    <w:rsid w:val="0009583E"/>
    <w:rsid w:val="000E5A7F"/>
    <w:rsid w:val="000E7A8F"/>
    <w:rsid w:val="000F4200"/>
    <w:rsid w:val="00130E23"/>
    <w:rsid w:val="00144954"/>
    <w:rsid w:val="001450E0"/>
    <w:rsid w:val="001706AE"/>
    <w:rsid w:val="001815BA"/>
    <w:rsid w:val="0019070F"/>
    <w:rsid w:val="0019647D"/>
    <w:rsid w:val="001A65AB"/>
    <w:rsid w:val="001D4985"/>
    <w:rsid w:val="001E5D33"/>
    <w:rsid w:val="001F16FB"/>
    <w:rsid w:val="00201CFA"/>
    <w:rsid w:val="0022749F"/>
    <w:rsid w:val="00227548"/>
    <w:rsid w:val="00265892"/>
    <w:rsid w:val="002726E1"/>
    <w:rsid w:val="002760BD"/>
    <w:rsid w:val="00277EAA"/>
    <w:rsid w:val="002B0FAB"/>
    <w:rsid w:val="002B414C"/>
    <w:rsid w:val="002C2616"/>
    <w:rsid w:val="002C3F4B"/>
    <w:rsid w:val="002E1196"/>
    <w:rsid w:val="00302B4D"/>
    <w:rsid w:val="0034087A"/>
    <w:rsid w:val="00346C6C"/>
    <w:rsid w:val="00381E2D"/>
    <w:rsid w:val="003879B3"/>
    <w:rsid w:val="003C6ADD"/>
    <w:rsid w:val="003D7F86"/>
    <w:rsid w:val="003E5443"/>
    <w:rsid w:val="003F4394"/>
    <w:rsid w:val="003F7FBA"/>
    <w:rsid w:val="00436261"/>
    <w:rsid w:val="0044012E"/>
    <w:rsid w:val="00441D39"/>
    <w:rsid w:val="00450DA6"/>
    <w:rsid w:val="004A0125"/>
    <w:rsid w:val="004B254B"/>
    <w:rsid w:val="00506384"/>
    <w:rsid w:val="00562D6D"/>
    <w:rsid w:val="005D5640"/>
    <w:rsid w:val="005D681F"/>
    <w:rsid w:val="0060489A"/>
    <w:rsid w:val="0060656A"/>
    <w:rsid w:val="00623F51"/>
    <w:rsid w:val="00626065"/>
    <w:rsid w:val="006379DC"/>
    <w:rsid w:val="006452DB"/>
    <w:rsid w:val="00652A56"/>
    <w:rsid w:val="00665950"/>
    <w:rsid w:val="00681669"/>
    <w:rsid w:val="006A51E3"/>
    <w:rsid w:val="006A790B"/>
    <w:rsid w:val="006B1AA1"/>
    <w:rsid w:val="006F319F"/>
    <w:rsid w:val="0070131F"/>
    <w:rsid w:val="0071085E"/>
    <w:rsid w:val="00761830"/>
    <w:rsid w:val="00761E6A"/>
    <w:rsid w:val="0076402D"/>
    <w:rsid w:val="00786FB9"/>
    <w:rsid w:val="007F11B2"/>
    <w:rsid w:val="008118AB"/>
    <w:rsid w:val="00845477"/>
    <w:rsid w:val="0085666A"/>
    <w:rsid w:val="00861CE3"/>
    <w:rsid w:val="00861D94"/>
    <w:rsid w:val="00866ED6"/>
    <w:rsid w:val="00892515"/>
    <w:rsid w:val="008D59C5"/>
    <w:rsid w:val="008E319D"/>
    <w:rsid w:val="00904D03"/>
    <w:rsid w:val="009200FD"/>
    <w:rsid w:val="009233D4"/>
    <w:rsid w:val="009317C0"/>
    <w:rsid w:val="00936A81"/>
    <w:rsid w:val="00947B9F"/>
    <w:rsid w:val="00960B91"/>
    <w:rsid w:val="00962446"/>
    <w:rsid w:val="009916DC"/>
    <w:rsid w:val="009A2BE7"/>
    <w:rsid w:val="009C5D09"/>
    <w:rsid w:val="009E410C"/>
    <w:rsid w:val="009E6DBE"/>
    <w:rsid w:val="009E736B"/>
    <w:rsid w:val="00A13FB4"/>
    <w:rsid w:val="00A35B95"/>
    <w:rsid w:val="00A40C1B"/>
    <w:rsid w:val="00A879E9"/>
    <w:rsid w:val="00AA562F"/>
    <w:rsid w:val="00AB1515"/>
    <w:rsid w:val="00AD46CF"/>
    <w:rsid w:val="00AD498A"/>
    <w:rsid w:val="00B01633"/>
    <w:rsid w:val="00B209F9"/>
    <w:rsid w:val="00B306F9"/>
    <w:rsid w:val="00B44284"/>
    <w:rsid w:val="00B54BBE"/>
    <w:rsid w:val="00BB249C"/>
    <w:rsid w:val="00BD7AC9"/>
    <w:rsid w:val="00BE43F8"/>
    <w:rsid w:val="00BE70EC"/>
    <w:rsid w:val="00C02FC0"/>
    <w:rsid w:val="00C24259"/>
    <w:rsid w:val="00C30748"/>
    <w:rsid w:val="00C32121"/>
    <w:rsid w:val="00C464DE"/>
    <w:rsid w:val="00C65C55"/>
    <w:rsid w:val="00C80F91"/>
    <w:rsid w:val="00CA2640"/>
    <w:rsid w:val="00CC578D"/>
    <w:rsid w:val="00CD385B"/>
    <w:rsid w:val="00CD3C15"/>
    <w:rsid w:val="00CD60F4"/>
    <w:rsid w:val="00CE4A4C"/>
    <w:rsid w:val="00D063E4"/>
    <w:rsid w:val="00D40843"/>
    <w:rsid w:val="00D51FD4"/>
    <w:rsid w:val="00D5374F"/>
    <w:rsid w:val="00D54552"/>
    <w:rsid w:val="00D72FC1"/>
    <w:rsid w:val="00D80FA6"/>
    <w:rsid w:val="00DB0394"/>
    <w:rsid w:val="00DB1B00"/>
    <w:rsid w:val="00DF6A45"/>
    <w:rsid w:val="00E0728D"/>
    <w:rsid w:val="00E1326A"/>
    <w:rsid w:val="00E50919"/>
    <w:rsid w:val="00E87441"/>
    <w:rsid w:val="00EC1EAB"/>
    <w:rsid w:val="00EC2716"/>
    <w:rsid w:val="00ED6F83"/>
    <w:rsid w:val="00F170FF"/>
    <w:rsid w:val="00F82B58"/>
    <w:rsid w:val="00F83CDC"/>
    <w:rsid w:val="00F91ABB"/>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3DF65C"/>
  <w15:docId w15:val="{65D36B24-3712-4790-87AD-87E8ED495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D54552"/>
    <w:pPr>
      <w:ind w:left="720"/>
      <w:contextualSpacing/>
    </w:pPr>
  </w:style>
  <w:style w:type="character" w:styleId="Textoennegrita">
    <w:name w:val="Strong"/>
    <w:basedOn w:val="Fuentedeprrafopredeter"/>
    <w:uiPriority w:val="22"/>
    <w:qFormat/>
    <w:rsid w:val="001D4985"/>
    <w:rPr>
      <w:b/>
      <w:bCs/>
    </w:rPr>
  </w:style>
  <w:style w:type="paragraph" w:styleId="HTMLconformatoprevio">
    <w:name w:val="HTML Preformatted"/>
    <w:basedOn w:val="Normal"/>
    <w:link w:val="HTMLconformatoprevioCar"/>
    <w:uiPriority w:val="99"/>
    <w:unhideWhenUsed/>
    <w:rsid w:val="00A35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A35B95"/>
    <w:rPr>
      <w:rFonts w:ascii="Courier New" w:eastAsia="Times New Roman" w:hAnsi="Courier New" w:cs="Courier New"/>
      <w:sz w:val="20"/>
      <w:szCs w:val="20"/>
      <w:lang w:val="es-ES" w:eastAsia="es-ES"/>
    </w:rPr>
  </w:style>
  <w:style w:type="paragraph" w:styleId="Piedepgina">
    <w:name w:val="footer"/>
    <w:basedOn w:val="Normal"/>
    <w:link w:val="PiedepginaCar"/>
    <w:uiPriority w:val="99"/>
    <w:unhideWhenUsed/>
    <w:rsid w:val="00947B9F"/>
    <w:pPr>
      <w:tabs>
        <w:tab w:val="center" w:pos="4320"/>
        <w:tab w:val="right" w:pos="8640"/>
      </w:tabs>
      <w:spacing w:after="0" w:line="240" w:lineRule="auto"/>
    </w:pPr>
  </w:style>
  <w:style w:type="character" w:customStyle="1" w:styleId="PiedepginaCar">
    <w:name w:val="Pie de página Car"/>
    <w:basedOn w:val="Fuentedeprrafopredeter"/>
    <w:link w:val="Piedepgina"/>
    <w:uiPriority w:val="99"/>
    <w:rsid w:val="00947B9F"/>
  </w:style>
  <w:style w:type="character" w:styleId="Nmerodepgina">
    <w:name w:val="page number"/>
    <w:basedOn w:val="Fuentedeprrafopredeter"/>
    <w:uiPriority w:val="99"/>
    <w:semiHidden/>
    <w:unhideWhenUsed/>
    <w:rsid w:val="00947B9F"/>
  </w:style>
  <w:style w:type="paragraph" w:styleId="Textodeglobo">
    <w:name w:val="Balloon Text"/>
    <w:basedOn w:val="Normal"/>
    <w:link w:val="TextodegloboCar"/>
    <w:uiPriority w:val="99"/>
    <w:semiHidden/>
    <w:unhideWhenUsed/>
    <w:rsid w:val="00947B9F"/>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947B9F"/>
    <w:rPr>
      <w:rFonts w:ascii="Lucida Grande" w:hAnsi="Lucida Grande" w:cs="Lucida Grande"/>
      <w:sz w:val="18"/>
      <w:szCs w:val="18"/>
    </w:rPr>
  </w:style>
  <w:style w:type="paragraph" w:styleId="Sinespaciado">
    <w:name w:val="No Spacing"/>
    <w:uiPriority w:val="1"/>
    <w:qFormat/>
    <w:rsid w:val="00947B9F"/>
    <w:pPr>
      <w:spacing w:after="0" w:line="240" w:lineRule="auto"/>
    </w:pPr>
  </w:style>
  <w:style w:type="paragraph" w:styleId="TDC1">
    <w:name w:val="toc 1"/>
    <w:basedOn w:val="Normal"/>
    <w:next w:val="Normal"/>
    <w:autoRedefine/>
    <w:uiPriority w:val="39"/>
    <w:unhideWhenUsed/>
    <w:rsid w:val="001F16FB"/>
    <w:pPr>
      <w:spacing w:before="240" w:after="120"/>
    </w:pPr>
    <w:rPr>
      <w:rFonts w:asciiTheme="minorHAnsi" w:hAnsiTheme="minorHAnsi"/>
      <w:b/>
      <w:caps/>
      <w:u w:val="single"/>
    </w:rPr>
  </w:style>
  <w:style w:type="paragraph" w:styleId="TDC2">
    <w:name w:val="toc 2"/>
    <w:basedOn w:val="Normal"/>
    <w:next w:val="Normal"/>
    <w:autoRedefine/>
    <w:uiPriority w:val="39"/>
    <w:unhideWhenUsed/>
    <w:rsid w:val="001F16FB"/>
    <w:pPr>
      <w:spacing w:after="0"/>
    </w:pPr>
    <w:rPr>
      <w:rFonts w:asciiTheme="minorHAnsi" w:hAnsiTheme="minorHAnsi"/>
      <w:b/>
      <w:smallCaps/>
    </w:rPr>
  </w:style>
  <w:style w:type="paragraph" w:styleId="TDC3">
    <w:name w:val="toc 3"/>
    <w:basedOn w:val="Normal"/>
    <w:next w:val="Normal"/>
    <w:autoRedefine/>
    <w:uiPriority w:val="39"/>
    <w:unhideWhenUsed/>
    <w:rsid w:val="001F16FB"/>
    <w:pPr>
      <w:spacing w:after="0"/>
    </w:pPr>
    <w:rPr>
      <w:rFonts w:asciiTheme="minorHAnsi" w:hAnsiTheme="minorHAnsi"/>
      <w:smallCaps/>
    </w:rPr>
  </w:style>
  <w:style w:type="paragraph" w:styleId="TDC4">
    <w:name w:val="toc 4"/>
    <w:basedOn w:val="Normal"/>
    <w:next w:val="Normal"/>
    <w:autoRedefine/>
    <w:uiPriority w:val="39"/>
    <w:unhideWhenUsed/>
    <w:rsid w:val="001F16FB"/>
    <w:pPr>
      <w:spacing w:after="0"/>
    </w:pPr>
    <w:rPr>
      <w:rFonts w:asciiTheme="minorHAnsi" w:hAnsiTheme="minorHAnsi"/>
    </w:rPr>
  </w:style>
  <w:style w:type="paragraph" w:styleId="TDC5">
    <w:name w:val="toc 5"/>
    <w:basedOn w:val="Normal"/>
    <w:next w:val="Normal"/>
    <w:autoRedefine/>
    <w:uiPriority w:val="39"/>
    <w:unhideWhenUsed/>
    <w:rsid w:val="001F16FB"/>
    <w:pPr>
      <w:spacing w:after="0"/>
    </w:pPr>
    <w:rPr>
      <w:rFonts w:asciiTheme="minorHAnsi" w:hAnsiTheme="minorHAnsi"/>
    </w:rPr>
  </w:style>
  <w:style w:type="paragraph" w:styleId="TDC6">
    <w:name w:val="toc 6"/>
    <w:basedOn w:val="Normal"/>
    <w:next w:val="Normal"/>
    <w:autoRedefine/>
    <w:uiPriority w:val="39"/>
    <w:unhideWhenUsed/>
    <w:rsid w:val="001F16FB"/>
    <w:pPr>
      <w:spacing w:after="0"/>
    </w:pPr>
    <w:rPr>
      <w:rFonts w:asciiTheme="minorHAnsi" w:hAnsiTheme="minorHAnsi"/>
    </w:rPr>
  </w:style>
  <w:style w:type="paragraph" w:styleId="TDC7">
    <w:name w:val="toc 7"/>
    <w:basedOn w:val="Normal"/>
    <w:next w:val="Normal"/>
    <w:autoRedefine/>
    <w:uiPriority w:val="39"/>
    <w:unhideWhenUsed/>
    <w:rsid w:val="001F16FB"/>
    <w:pPr>
      <w:spacing w:after="0"/>
    </w:pPr>
    <w:rPr>
      <w:rFonts w:asciiTheme="minorHAnsi" w:hAnsiTheme="minorHAnsi"/>
    </w:rPr>
  </w:style>
  <w:style w:type="paragraph" w:styleId="TDC8">
    <w:name w:val="toc 8"/>
    <w:basedOn w:val="Normal"/>
    <w:next w:val="Normal"/>
    <w:autoRedefine/>
    <w:uiPriority w:val="39"/>
    <w:unhideWhenUsed/>
    <w:rsid w:val="001F16FB"/>
    <w:pPr>
      <w:spacing w:after="0"/>
    </w:pPr>
    <w:rPr>
      <w:rFonts w:asciiTheme="minorHAnsi" w:hAnsiTheme="minorHAnsi"/>
    </w:rPr>
  </w:style>
  <w:style w:type="paragraph" w:styleId="TDC9">
    <w:name w:val="toc 9"/>
    <w:basedOn w:val="Normal"/>
    <w:next w:val="Normal"/>
    <w:autoRedefine/>
    <w:uiPriority w:val="39"/>
    <w:unhideWhenUsed/>
    <w:rsid w:val="001F16FB"/>
    <w:pPr>
      <w:spacing w:after="0"/>
    </w:pPr>
    <w:rPr>
      <w:rFonts w:asciiTheme="minorHAnsi" w:hAnsiTheme="minorHAnsi"/>
    </w:rPr>
  </w:style>
  <w:style w:type="paragraph" w:customStyle="1" w:styleId="graf">
    <w:name w:val="graf"/>
    <w:basedOn w:val="Normal"/>
    <w:rsid w:val="00C30748"/>
    <w:pPr>
      <w:spacing w:before="100" w:beforeAutospacing="1" w:after="100" w:afterAutospacing="1" w:line="240" w:lineRule="auto"/>
    </w:pPr>
    <w:rPr>
      <w:rFonts w:ascii="Times" w:hAnsi="Times"/>
      <w:sz w:val="20"/>
      <w:szCs w:val="20"/>
      <w:lang w:val="en-US" w:eastAsia="en-US"/>
    </w:rPr>
  </w:style>
  <w:style w:type="character" w:styleId="Refdecomentario">
    <w:name w:val="annotation reference"/>
    <w:basedOn w:val="Fuentedeprrafopredeter"/>
    <w:uiPriority w:val="99"/>
    <w:semiHidden/>
    <w:unhideWhenUsed/>
    <w:rsid w:val="00D40843"/>
    <w:rPr>
      <w:sz w:val="18"/>
      <w:szCs w:val="18"/>
    </w:rPr>
  </w:style>
  <w:style w:type="paragraph" w:styleId="Textocomentario">
    <w:name w:val="annotation text"/>
    <w:basedOn w:val="Normal"/>
    <w:link w:val="TextocomentarioCar"/>
    <w:uiPriority w:val="99"/>
    <w:unhideWhenUsed/>
    <w:rsid w:val="00D40843"/>
    <w:pPr>
      <w:spacing w:line="240" w:lineRule="auto"/>
    </w:pPr>
    <w:rPr>
      <w:sz w:val="24"/>
      <w:szCs w:val="24"/>
    </w:rPr>
  </w:style>
  <w:style w:type="character" w:customStyle="1" w:styleId="TextocomentarioCar">
    <w:name w:val="Texto comentario Car"/>
    <w:basedOn w:val="Fuentedeprrafopredeter"/>
    <w:link w:val="Textocomentario"/>
    <w:uiPriority w:val="99"/>
    <w:rsid w:val="00D40843"/>
    <w:rPr>
      <w:sz w:val="24"/>
      <w:szCs w:val="24"/>
    </w:rPr>
  </w:style>
  <w:style w:type="paragraph" w:styleId="Asuntodelcomentario">
    <w:name w:val="annotation subject"/>
    <w:basedOn w:val="Textocomentario"/>
    <w:next w:val="Textocomentario"/>
    <w:link w:val="AsuntodelcomentarioCar"/>
    <w:uiPriority w:val="99"/>
    <w:semiHidden/>
    <w:unhideWhenUsed/>
    <w:rsid w:val="00D40843"/>
    <w:rPr>
      <w:b/>
      <w:bCs/>
      <w:sz w:val="20"/>
      <w:szCs w:val="20"/>
    </w:rPr>
  </w:style>
  <w:style w:type="character" w:customStyle="1" w:styleId="AsuntodelcomentarioCar">
    <w:name w:val="Asunto del comentario Car"/>
    <w:basedOn w:val="TextocomentarioCar"/>
    <w:link w:val="Asuntodelcomentario"/>
    <w:uiPriority w:val="99"/>
    <w:semiHidden/>
    <w:rsid w:val="00D40843"/>
    <w:rPr>
      <w:b/>
      <w:bCs/>
      <w:sz w:val="20"/>
      <w:szCs w:val="20"/>
    </w:rPr>
  </w:style>
  <w:style w:type="paragraph" w:styleId="TtulodeTDC">
    <w:name w:val="TOC Heading"/>
    <w:basedOn w:val="Ttulo1"/>
    <w:next w:val="Normal"/>
    <w:uiPriority w:val="39"/>
    <w:unhideWhenUsed/>
    <w:qFormat/>
    <w:rsid w:val="003E5443"/>
    <w:pPr>
      <w:spacing w:after="0" w:line="276" w:lineRule="auto"/>
      <w:outlineLvl w:val="9"/>
    </w:pPr>
    <w:rPr>
      <w:rFonts w:asciiTheme="majorHAnsi" w:eastAsiaTheme="majorEastAsia" w:hAnsiTheme="majorHAnsi" w:cstheme="majorBidi"/>
      <w:bCs/>
      <w:color w:val="365F91" w:themeColor="accent1" w:themeShade="BF"/>
      <w:sz w:val="28"/>
      <w:szCs w:val="28"/>
      <w:lang w:val="en-US" w:eastAsia="en-US"/>
    </w:rPr>
  </w:style>
  <w:style w:type="character" w:styleId="Hipervnculo">
    <w:name w:val="Hyperlink"/>
    <w:basedOn w:val="Fuentedeprrafopredeter"/>
    <w:uiPriority w:val="99"/>
    <w:unhideWhenUsed/>
    <w:rsid w:val="00626065"/>
    <w:rPr>
      <w:color w:val="0000FF" w:themeColor="hyperlink"/>
      <w:u w:val="single"/>
    </w:rPr>
  </w:style>
  <w:style w:type="paragraph" w:customStyle="1" w:styleId="paragraph">
    <w:name w:val="paragraph"/>
    <w:basedOn w:val="Normal"/>
    <w:rsid w:val="008925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Fuentedeprrafopredeter"/>
    <w:rsid w:val="00892515"/>
  </w:style>
  <w:style w:type="character" w:customStyle="1" w:styleId="eop">
    <w:name w:val="eop"/>
    <w:basedOn w:val="Fuentedeprrafopredeter"/>
    <w:rsid w:val="00892515"/>
  </w:style>
  <w:style w:type="character" w:customStyle="1" w:styleId="vanity-name">
    <w:name w:val="vanity-name"/>
    <w:basedOn w:val="Fuentedeprrafopredeter"/>
    <w:rsid w:val="009E6DBE"/>
  </w:style>
  <w:style w:type="character" w:styleId="Hipervnculovisitado">
    <w:name w:val="FollowedHyperlink"/>
    <w:basedOn w:val="Fuentedeprrafopredeter"/>
    <w:uiPriority w:val="99"/>
    <w:semiHidden/>
    <w:unhideWhenUsed/>
    <w:rsid w:val="008E319D"/>
    <w:rPr>
      <w:color w:val="800080" w:themeColor="followedHyperlink"/>
      <w:u w:val="single"/>
    </w:rPr>
  </w:style>
  <w:style w:type="paragraph" w:customStyle="1" w:styleId="element">
    <w:name w:val="element"/>
    <w:basedOn w:val="Normal"/>
    <w:rsid w:val="00072156"/>
    <w:pPr>
      <w:spacing w:before="100" w:beforeAutospacing="1" w:after="100" w:afterAutospacing="1" w:line="240" w:lineRule="auto"/>
    </w:pPr>
    <w:rPr>
      <w:rFonts w:ascii="Times New Roman" w:eastAsia="Times New Roman" w:hAnsi="Times New Roman" w:cs="Times New Roman"/>
      <w:sz w:val="24"/>
      <w:szCs w:val="24"/>
      <w:lang w:val="es-AR"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428137">
      <w:bodyDiv w:val="1"/>
      <w:marLeft w:val="0"/>
      <w:marRight w:val="0"/>
      <w:marTop w:val="0"/>
      <w:marBottom w:val="0"/>
      <w:divBdr>
        <w:top w:val="none" w:sz="0" w:space="0" w:color="auto"/>
        <w:left w:val="none" w:sz="0" w:space="0" w:color="auto"/>
        <w:bottom w:val="none" w:sz="0" w:space="0" w:color="auto"/>
        <w:right w:val="none" w:sz="0" w:space="0" w:color="auto"/>
      </w:divBdr>
    </w:div>
    <w:div w:id="917714280">
      <w:bodyDiv w:val="1"/>
      <w:marLeft w:val="0"/>
      <w:marRight w:val="0"/>
      <w:marTop w:val="0"/>
      <w:marBottom w:val="0"/>
      <w:divBdr>
        <w:top w:val="none" w:sz="0" w:space="0" w:color="auto"/>
        <w:left w:val="none" w:sz="0" w:space="0" w:color="auto"/>
        <w:bottom w:val="none" w:sz="0" w:space="0" w:color="auto"/>
        <w:right w:val="none" w:sz="0" w:space="0" w:color="auto"/>
      </w:divBdr>
    </w:div>
    <w:div w:id="967128914">
      <w:bodyDiv w:val="1"/>
      <w:marLeft w:val="0"/>
      <w:marRight w:val="0"/>
      <w:marTop w:val="0"/>
      <w:marBottom w:val="0"/>
      <w:divBdr>
        <w:top w:val="none" w:sz="0" w:space="0" w:color="auto"/>
        <w:left w:val="none" w:sz="0" w:space="0" w:color="auto"/>
        <w:bottom w:val="none" w:sz="0" w:space="0" w:color="auto"/>
        <w:right w:val="none" w:sz="0" w:space="0" w:color="auto"/>
      </w:divBdr>
      <w:divsChild>
        <w:div w:id="837581175">
          <w:marLeft w:val="-225"/>
          <w:marRight w:val="-225"/>
          <w:marTop w:val="0"/>
          <w:marBottom w:val="0"/>
          <w:divBdr>
            <w:top w:val="none" w:sz="0" w:space="0" w:color="auto"/>
            <w:left w:val="none" w:sz="0" w:space="0" w:color="auto"/>
            <w:bottom w:val="none" w:sz="0" w:space="0" w:color="auto"/>
            <w:right w:val="none" w:sz="0" w:space="0" w:color="auto"/>
          </w:divBdr>
          <w:divsChild>
            <w:div w:id="1282690842">
              <w:marLeft w:val="0"/>
              <w:marRight w:val="0"/>
              <w:marTop w:val="0"/>
              <w:marBottom w:val="0"/>
              <w:divBdr>
                <w:top w:val="none" w:sz="0" w:space="0" w:color="auto"/>
                <w:left w:val="none" w:sz="0" w:space="0" w:color="auto"/>
                <w:bottom w:val="none" w:sz="0" w:space="0" w:color="auto"/>
                <w:right w:val="none" w:sz="0" w:space="0" w:color="auto"/>
              </w:divBdr>
            </w:div>
          </w:divsChild>
        </w:div>
        <w:div w:id="1235433195">
          <w:marLeft w:val="-225"/>
          <w:marRight w:val="-225"/>
          <w:marTop w:val="0"/>
          <w:marBottom w:val="0"/>
          <w:divBdr>
            <w:top w:val="none" w:sz="0" w:space="0" w:color="auto"/>
            <w:left w:val="none" w:sz="0" w:space="0" w:color="auto"/>
            <w:bottom w:val="none" w:sz="0" w:space="0" w:color="auto"/>
            <w:right w:val="none" w:sz="0" w:space="0" w:color="auto"/>
          </w:divBdr>
          <w:divsChild>
            <w:div w:id="1772433069">
              <w:marLeft w:val="0"/>
              <w:marRight w:val="0"/>
              <w:marTop w:val="0"/>
              <w:marBottom w:val="0"/>
              <w:divBdr>
                <w:top w:val="none" w:sz="0" w:space="0" w:color="auto"/>
                <w:left w:val="none" w:sz="0" w:space="0" w:color="auto"/>
                <w:bottom w:val="none" w:sz="0" w:space="0" w:color="auto"/>
                <w:right w:val="none" w:sz="0" w:space="0" w:color="auto"/>
              </w:divBdr>
            </w:div>
          </w:divsChild>
        </w:div>
        <w:div w:id="889074882">
          <w:marLeft w:val="-225"/>
          <w:marRight w:val="-225"/>
          <w:marTop w:val="0"/>
          <w:marBottom w:val="0"/>
          <w:divBdr>
            <w:top w:val="none" w:sz="0" w:space="0" w:color="auto"/>
            <w:left w:val="none" w:sz="0" w:space="0" w:color="auto"/>
            <w:bottom w:val="none" w:sz="0" w:space="0" w:color="auto"/>
            <w:right w:val="none" w:sz="0" w:space="0" w:color="auto"/>
          </w:divBdr>
          <w:divsChild>
            <w:div w:id="2045666946">
              <w:marLeft w:val="0"/>
              <w:marRight w:val="0"/>
              <w:marTop w:val="0"/>
              <w:marBottom w:val="0"/>
              <w:divBdr>
                <w:top w:val="none" w:sz="0" w:space="0" w:color="auto"/>
                <w:left w:val="none" w:sz="0" w:space="0" w:color="auto"/>
                <w:bottom w:val="none" w:sz="0" w:space="0" w:color="auto"/>
                <w:right w:val="none" w:sz="0" w:space="0" w:color="auto"/>
              </w:divBdr>
            </w:div>
          </w:divsChild>
        </w:div>
        <w:div w:id="1466040461">
          <w:marLeft w:val="-225"/>
          <w:marRight w:val="-225"/>
          <w:marTop w:val="0"/>
          <w:marBottom w:val="0"/>
          <w:divBdr>
            <w:top w:val="none" w:sz="0" w:space="0" w:color="auto"/>
            <w:left w:val="none" w:sz="0" w:space="0" w:color="auto"/>
            <w:bottom w:val="none" w:sz="0" w:space="0" w:color="auto"/>
            <w:right w:val="none" w:sz="0" w:space="0" w:color="auto"/>
          </w:divBdr>
          <w:divsChild>
            <w:div w:id="226306703">
              <w:marLeft w:val="0"/>
              <w:marRight w:val="0"/>
              <w:marTop w:val="0"/>
              <w:marBottom w:val="0"/>
              <w:divBdr>
                <w:top w:val="none" w:sz="0" w:space="0" w:color="auto"/>
                <w:left w:val="none" w:sz="0" w:space="0" w:color="auto"/>
                <w:bottom w:val="none" w:sz="0" w:space="0" w:color="auto"/>
                <w:right w:val="none" w:sz="0" w:space="0" w:color="auto"/>
              </w:divBdr>
            </w:div>
          </w:divsChild>
        </w:div>
        <w:div w:id="119541999">
          <w:marLeft w:val="-225"/>
          <w:marRight w:val="-225"/>
          <w:marTop w:val="0"/>
          <w:marBottom w:val="0"/>
          <w:divBdr>
            <w:top w:val="none" w:sz="0" w:space="0" w:color="auto"/>
            <w:left w:val="none" w:sz="0" w:space="0" w:color="auto"/>
            <w:bottom w:val="none" w:sz="0" w:space="0" w:color="auto"/>
            <w:right w:val="none" w:sz="0" w:space="0" w:color="auto"/>
          </w:divBdr>
          <w:divsChild>
            <w:div w:id="1009601852">
              <w:marLeft w:val="0"/>
              <w:marRight w:val="0"/>
              <w:marTop w:val="0"/>
              <w:marBottom w:val="0"/>
              <w:divBdr>
                <w:top w:val="none" w:sz="0" w:space="0" w:color="auto"/>
                <w:left w:val="none" w:sz="0" w:space="0" w:color="auto"/>
                <w:bottom w:val="none" w:sz="0" w:space="0" w:color="auto"/>
                <w:right w:val="none" w:sz="0" w:space="0" w:color="auto"/>
              </w:divBdr>
            </w:div>
          </w:divsChild>
        </w:div>
        <w:div w:id="164899269">
          <w:marLeft w:val="-225"/>
          <w:marRight w:val="-225"/>
          <w:marTop w:val="0"/>
          <w:marBottom w:val="0"/>
          <w:divBdr>
            <w:top w:val="none" w:sz="0" w:space="0" w:color="auto"/>
            <w:left w:val="none" w:sz="0" w:space="0" w:color="auto"/>
            <w:bottom w:val="none" w:sz="0" w:space="0" w:color="auto"/>
            <w:right w:val="none" w:sz="0" w:space="0" w:color="auto"/>
          </w:divBdr>
          <w:divsChild>
            <w:div w:id="643314331">
              <w:marLeft w:val="0"/>
              <w:marRight w:val="0"/>
              <w:marTop w:val="0"/>
              <w:marBottom w:val="0"/>
              <w:divBdr>
                <w:top w:val="none" w:sz="0" w:space="0" w:color="auto"/>
                <w:left w:val="none" w:sz="0" w:space="0" w:color="auto"/>
                <w:bottom w:val="none" w:sz="0" w:space="0" w:color="auto"/>
                <w:right w:val="none" w:sz="0" w:space="0" w:color="auto"/>
              </w:divBdr>
            </w:div>
          </w:divsChild>
        </w:div>
        <w:div w:id="1521778626">
          <w:marLeft w:val="-225"/>
          <w:marRight w:val="-225"/>
          <w:marTop w:val="0"/>
          <w:marBottom w:val="0"/>
          <w:divBdr>
            <w:top w:val="none" w:sz="0" w:space="0" w:color="auto"/>
            <w:left w:val="none" w:sz="0" w:space="0" w:color="auto"/>
            <w:bottom w:val="none" w:sz="0" w:space="0" w:color="auto"/>
            <w:right w:val="none" w:sz="0" w:space="0" w:color="auto"/>
          </w:divBdr>
          <w:divsChild>
            <w:div w:id="1989936988">
              <w:marLeft w:val="0"/>
              <w:marRight w:val="0"/>
              <w:marTop w:val="0"/>
              <w:marBottom w:val="0"/>
              <w:divBdr>
                <w:top w:val="none" w:sz="0" w:space="0" w:color="auto"/>
                <w:left w:val="none" w:sz="0" w:space="0" w:color="auto"/>
                <w:bottom w:val="none" w:sz="0" w:space="0" w:color="auto"/>
                <w:right w:val="none" w:sz="0" w:space="0" w:color="auto"/>
              </w:divBdr>
            </w:div>
          </w:divsChild>
        </w:div>
        <w:div w:id="1520504095">
          <w:marLeft w:val="-225"/>
          <w:marRight w:val="-225"/>
          <w:marTop w:val="0"/>
          <w:marBottom w:val="0"/>
          <w:divBdr>
            <w:top w:val="none" w:sz="0" w:space="0" w:color="auto"/>
            <w:left w:val="none" w:sz="0" w:space="0" w:color="auto"/>
            <w:bottom w:val="none" w:sz="0" w:space="0" w:color="auto"/>
            <w:right w:val="none" w:sz="0" w:space="0" w:color="auto"/>
          </w:divBdr>
          <w:divsChild>
            <w:div w:id="1609195425">
              <w:marLeft w:val="0"/>
              <w:marRight w:val="0"/>
              <w:marTop w:val="0"/>
              <w:marBottom w:val="0"/>
              <w:divBdr>
                <w:top w:val="none" w:sz="0" w:space="0" w:color="auto"/>
                <w:left w:val="none" w:sz="0" w:space="0" w:color="auto"/>
                <w:bottom w:val="none" w:sz="0" w:space="0" w:color="auto"/>
                <w:right w:val="none" w:sz="0" w:space="0" w:color="auto"/>
              </w:divBdr>
            </w:div>
          </w:divsChild>
        </w:div>
        <w:div w:id="1406027809">
          <w:marLeft w:val="-225"/>
          <w:marRight w:val="-225"/>
          <w:marTop w:val="0"/>
          <w:marBottom w:val="0"/>
          <w:divBdr>
            <w:top w:val="none" w:sz="0" w:space="0" w:color="auto"/>
            <w:left w:val="none" w:sz="0" w:space="0" w:color="auto"/>
            <w:bottom w:val="none" w:sz="0" w:space="0" w:color="auto"/>
            <w:right w:val="none" w:sz="0" w:space="0" w:color="auto"/>
          </w:divBdr>
          <w:divsChild>
            <w:div w:id="183225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555242">
      <w:bodyDiv w:val="1"/>
      <w:marLeft w:val="0"/>
      <w:marRight w:val="0"/>
      <w:marTop w:val="0"/>
      <w:marBottom w:val="0"/>
      <w:divBdr>
        <w:top w:val="none" w:sz="0" w:space="0" w:color="auto"/>
        <w:left w:val="none" w:sz="0" w:space="0" w:color="auto"/>
        <w:bottom w:val="none" w:sz="0" w:space="0" w:color="auto"/>
        <w:right w:val="none" w:sz="0" w:space="0" w:color="auto"/>
      </w:divBdr>
    </w:div>
    <w:div w:id="1371959134">
      <w:bodyDiv w:val="1"/>
      <w:marLeft w:val="0"/>
      <w:marRight w:val="0"/>
      <w:marTop w:val="0"/>
      <w:marBottom w:val="0"/>
      <w:divBdr>
        <w:top w:val="none" w:sz="0" w:space="0" w:color="auto"/>
        <w:left w:val="none" w:sz="0" w:space="0" w:color="auto"/>
        <w:bottom w:val="none" w:sz="0" w:space="0" w:color="auto"/>
        <w:right w:val="none" w:sz="0" w:space="0" w:color="auto"/>
      </w:divBdr>
    </w:div>
    <w:div w:id="17832636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oter" Target="footer1.xml"/><Relationship Id="rId10" Type="http://schemas.openxmlformats.org/officeDocument/2006/relationships/image" Target="media/image5.gif"/><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127134-A12B-46A9-9846-F7EC0CA96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24</Pages>
  <Words>9618</Words>
  <Characters>52903</Characters>
  <Application>Microsoft Office Word</Application>
  <DocSecurity>0</DocSecurity>
  <Lines>440</Lines>
  <Paragraphs>124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Bruno Presenti</dc:creator>
  <cp:lastModifiedBy>Eduardo Gonzalez</cp:lastModifiedBy>
  <cp:revision>12</cp:revision>
  <cp:lastPrinted>2018-08-07T22:02:00Z</cp:lastPrinted>
  <dcterms:created xsi:type="dcterms:W3CDTF">2018-08-05T14:23:00Z</dcterms:created>
  <dcterms:modified xsi:type="dcterms:W3CDTF">2018-08-07T22:03:00Z</dcterms:modified>
</cp:coreProperties>
</file>